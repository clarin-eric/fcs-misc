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E9BD99" w14:textId="77777777" w:rsidR="003B6863" w:rsidRPr="003B6863" w:rsidRDefault="003B6863" w:rsidP="003B6863">
      <w:pPr>
        <w:pStyle w:val="Remark"/>
        <w:jc w:val="center"/>
        <w:rPr>
          <w:i w:val="0"/>
          <w:sz w:val="32"/>
          <w:szCs w:val="32"/>
          <w:lang w:val="en-GB"/>
        </w:rPr>
      </w:pPr>
      <w:r w:rsidRPr="003B6863">
        <w:rPr>
          <w:i w:val="0"/>
          <w:sz w:val="32"/>
          <w:szCs w:val="32"/>
          <w:lang w:val="en-GB"/>
        </w:rPr>
        <w:t>Note: this document is deprecated!</w:t>
      </w:r>
    </w:p>
    <w:p w14:paraId="5D1B8E77" w14:textId="77777777" w:rsidR="003B6863" w:rsidRPr="003B6863" w:rsidRDefault="003B6863" w:rsidP="003B6863">
      <w:pPr>
        <w:rPr>
          <w:lang w:val="en-US"/>
        </w:rPr>
      </w:pPr>
    </w:p>
    <w:p w14:paraId="05355D0D" w14:textId="77777777" w:rsidR="00DF0DA5" w:rsidRDefault="00C644AF" w:rsidP="00DF0DA5">
      <w:pPr>
        <w:pStyle w:val="Titel"/>
        <w:rPr>
          <w:lang w:val="en-US"/>
        </w:rPr>
      </w:pPr>
      <w:r>
        <w:rPr>
          <w:lang w:val="en-US"/>
        </w:rPr>
        <w:t>CLARI</w:t>
      </w:r>
      <w:bookmarkStart w:id="0" w:name="_GoBack"/>
      <w:bookmarkEnd w:id="0"/>
      <w:r>
        <w:rPr>
          <w:lang w:val="en-US"/>
        </w:rPr>
        <w:t xml:space="preserve">N </w:t>
      </w:r>
      <w:r w:rsidR="00DF0DA5" w:rsidRPr="00DF0DA5">
        <w:rPr>
          <w:lang w:val="en-US"/>
        </w:rPr>
        <w:t>Federated Search</w:t>
      </w:r>
    </w:p>
    <w:p w14:paraId="6B3F6BD3" w14:textId="77777777" w:rsidR="001E0323" w:rsidRDefault="001E0323" w:rsidP="001E0323">
      <w:pPr>
        <w:rPr>
          <w:lang w:val="en-US"/>
        </w:rPr>
      </w:pPr>
      <w:r>
        <w:rPr>
          <w:lang w:val="en-US"/>
        </w:rPr>
        <w:t xml:space="preserve">This discussion paper proposes the use of SRU/CQL as common protocol for </w:t>
      </w:r>
      <w:r w:rsidR="00006EB3">
        <w:rPr>
          <w:lang w:val="en-US"/>
        </w:rPr>
        <w:t xml:space="preserve">a Federated </w:t>
      </w:r>
      <w:r>
        <w:rPr>
          <w:lang w:val="en-US"/>
        </w:rPr>
        <w:t xml:space="preserve">Search </w:t>
      </w:r>
      <w:r w:rsidR="00A75511">
        <w:rPr>
          <w:lang w:val="en-US"/>
        </w:rPr>
        <w:t xml:space="preserve">together with </w:t>
      </w:r>
      <w:r>
        <w:rPr>
          <w:lang w:val="en-US"/>
        </w:rPr>
        <w:t xml:space="preserve">potential necessary </w:t>
      </w:r>
      <w:r w:rsidR="00A75511">
        <w:rPr>
          <w:lang w:val="en-US"/>
        </w:rPr>
        <w:t>adaptations/</w:t>
      </w:r>
      <w:r>
        <w:rPr>
          <w:lang w:val="en-US"/>
        </w:rPr>
        <w:t>extensions.</w:t>
      </w:r>
    </w:p>
    <w:p w14:paraId="7B186F04" w14:textId="77777777" w:rsidR="00500318" w:rsidRDefault="00500318" w:rsidP="00500318">
      <w:pPr>
        <w:pStyle w:val="Inhaltsverzeichnisberschrift"/>
      </w:pPr>
      <w:r>
        <w:t>Changes</w:t>
      </w:r>
    </w:p>
    <w:tbl>
      <w:tblPr>
        <w:tblStyle w:val="Tabellenraster"/>
        <w:tblW w:w="0" w:type="auto"/>
        <w:tblLook w:val="04A0" w:firstRow="1" w:lastRow="0" w:firstColumn="1" w:lastColumn="0" w:noHBand="0" w:noVBand="1"/>
      </w:tblPr>
      <w:tblGrid>
        <w:gridCol w:w="2093"/>
        <w:gridCol w:w="7087"/>
      </w:tblGrid>
      <w:tr w:rsidR="00500318" w14:paraId="40BF0A91" w14:textId="77777777" w:rsidTr="00BA3AA7">
        <w:tc>
          <w:tcPr>
            <w:tcW w:w="2093" w:type="dxa"/>
          </w:tcPr>
          <w:p w14:paraId="7367E5E9" w14:textId="77777777" w:rsidR="00500318" w:rsidRPr="00500318" w:rsidRDefault="00500318" w:rsidP="00500318">
            <w:pPr>
              <w:rPr>
                <w:i/>
                <w:sz w:val="20"/>
                <w:szCs w:val="20"/>
                <w:lang w:val="de-DE"/>
              </w:rPr>
            </w:pPr>
            <w:r w:rsidRPr="00500318">
              <w:rPr>
                <w:i/>
                <w:sz w:val="20"/>
                <w:szCs w:val="20"/>
                <w:lang w:val="de-DE"/>
              </w:rPr>
              <w:t>Date, Author</w:t>
            </w:r>
          </w:p>
        </w:tc>
        <w:tc>
          <w:tcPr>
            <w:tcW w:w="7087" w:type="dxa"/>
          </w:tcPr>
          <w:p w14:paraId="73EC066A" w14:textId="77777777" w:rsidR="00500318" w:rsidRPr="00500318" w:rsidRDefault="00500318" w:rsidP="00500318">
            <w:pPr>
              <w:rPr>
                <w:i/>
                <w:sz w:val="20"/>
                <w:szCs w:val="20"/>
                <w:lang w:val="de-DE"/>
              </w:rPr>
            </w:pPr>
            <w:r w:rsidRPr="00500318">
              <w:rPr>
                <w:i/>
                <w:sz w:val="20"/>
                <w:szCs w:val="20"/>
                <w:lang w:val="de-DE"/>
              </w:rPr>
              <w:t>Changes</w:t>
            </w:r>
          </w:p>
        </w:tc>
      </w:tr>
      <w:tr w:rsidR="00500318" w:rsidRPr="003B6863" w14:paraId="0CCD786C" w14:textId="77777777" w:rsidTr="00BA3AA7">
        <w:tc>
          <w:tcPr>
            <w:tcW w:w="2093" w:type="dxa"/>
          </w:tcPr>
          <w:p w14:paraId="7C053277" w14:textId="77777777" w:rsidR="00500318" w:rsidRDefault="00500318" w:rsidP="00500318">
            <w:pPr>
              <w:rPr>
                <w:lang w:val="de-DE"/>
              </w:rPr>
            </w:pPr>
            <w:r>
              <w:rPr>
                <w:lang w:val="de-DE"/>
              </w:rPr>
              <w:t>2011-02-01, md</w:t>
            </w:r>
          </w:p>
        </w:tc>
        <w:tc>
          <w:tcPr>
            <w:tcW w:w="7087" w:type="dxa"/>
          </w:tcPr>
          <w:p w14:paraId="6E6DFE9B" w14:textId="77777777" w:rsidR="00500318" w:rsidRPr="00500318" w:rsidRDefault="00500318" w:rsidP="00500318">
            <w:pPr>
              <w:rPr>
                <w:lang w:val="en-US"/>
              </w:rPr>
            </w:pPr>
            <w:r w:rsidRPr="00500318">
              <w:rPr>
                <w:lang w:val="en-US"/>
              </w:rPr>
              <w:t xml:space="preserve">First draft version </w:t>
            </w:r>
            <w:r>
              <w:rPr>
                <w:lang w:val="en-US"/>
              </w:rPr>
              <w:t xml:space="preserve">actually </w:t>
            </w:r>
            <w:r w:rsidRPr="00500318">
              <w:rPr>
                <w:lang w:val="en-US"/>
              </w:rPr>
              <w:t>rolled-ou</w:t>
            </w:r>
            <w:r>
              <w:rPr>
                <w:lang w:val="en-US"/>
              </w:rPr>
              <w:t>t</w:t>
            </w:r>
            <w:r w:rsidR="001A71CD">
              <w:rPr>
                <w:lang w:val="en-US"/>
              </w:rPr>
              <w:t xml:space="preserve"> (email and svn)</w:t>
            </w:r>
            <w:r>
              <w:rPr>
                <w:lang w:val="en-US"/>
              </w:rPr>
              <w:t>;</w:t>
            </w:r>
          </w:p>
        </w:tc>
      </w:tr>
      <w:tr w:rsidR="00500318" w:rsidRPr="003B6863" w14:paraId="3CA4AA27" w14:textId="77777777" w:rsidTr="00BA3AA7">
        <w:tc>
          <w:tcPr>
            <w:tcW w:w="2093" w:type="dxa"/>
          </w:tcPr>
          <w:p w14:paraId="4191814E" w14:textId="77777777" w:rsidR="00500318" w:rsidRPr="00500318" w:rsidRDefault="00500318" w:rsidP="00500318">
            <w:pPr>
              <w:rPr>
                <w:lang w:val="en-US"/>
              </w:rPr>
            </w:pPr>
            <w:r>
              <w:rPr>
                <w:lang w:val="en-US"/>
              </w:rPr>
              <w:t>2011-02-28, db</w:t>
            </w:r>
          </w:p>
        </w:tc>
        <w:tc>
          <w:tcPr>
            <w:tcW w:w="7087" w:type="dxa"/>
          </w:tcPr>
          <w:p w14:paraId="061A5E6A" w14:textId="77777777" w:rsidR="00500318" w:rsidRPr="00500318" w:rsidRDefault="00500318" w:rsidP="00500318">
            <w:pPr>
              <w:rPr>
                <w:lang w:val="en-US"/>
              </w:rPr>
            </w:pPr>
            <w:r>
              <w:rPr>
                <w:lang w:val="en-US"/>
              </w:rPr>
              <w:t>Commented version (</w:t>
            </w:r>
            <w:r w:rsidR="001A71CD">
              <w:rPr>
                <w:lang w:val="en-US"/>
              </w:rPr>
              <w:t>sent by email)</w:t>
            </w:r>
          </w:p>
        </w:tc>
      </w:tr>
      <w:tr w:rsidR="00500318" w:rsidRPr="00500318" w14:paraId="4882D9F9" w14:textId="77777777" w:rsidTr="00BA3AA7">
        <w:tc>
          <w:tcPr>
            <w:tcW w:w="2093" w:type="dxa"/>
          </w:tcPr>
          <w:p w14:paraId="14206300" w14:textId="77777777" w:rsidR="00500318" w:rsidRPr="00500318" w:rsidRDefault="00500318" w:rsidP="001A71CD">
            <w:pPr>
              <w:rPr>
                <w:lang w:val="en-US"/>
              </w:rPr>
            </w:pPr>
            <w:r>
              <w:rPr>
                <w:lang w:val="en-US"/>
              </w:rPr>
              <w:t>2011-03-1</w:t>
            </w:r>
            <w:r w:rsidR="001A71CD">
              <w:rPr>
                <w:lang w:val="en-US"/>
              </w:rPr>
              <w:t>4, md</w:t>
            </w:r>
          </w:p>
        </w:tc>
        <w:tc>
          <w:tcPr>
            <w:tcW w:w="7087" w:type="dxa"/>
          </w:tcPr>
          <w:p w14:paraId="3982BFC2" w14:textId="77777777" w:rsidR="00500318" w:rsidRDefault="00500318" w:rsidP="001A71CD">
            <w:pPr>
              <w:rPr>
                <w:lang w:val="en-US"/>
              </w:rPr>
            </w:pPr>
            <w:r>
              <w:rPr>
                <w:lang w:val="en-US"/>
              </w:rPr>
              <w:t>Up</w:t>
            </w:r>
            <w:r w:rsidR="001A71CD">
              <w:rPr>
                <w:lang w:val="en-US"/>
              </w:rPr>
              <w:t xml:space="preserve">date reacting on and integrating db’s comments; </w:t>
            </w:r>
            <w:r w:rsidR="001A71CD">
              <w:rPr>
                <w:lang w:val="en-US"/>
              </w:rPr>
              <w:br/>
              <w:t>Incorporates also discussion from Mannheim + emails afterwards.</w:t>
            </w:r>
          </w:p>
          <w:p w14:paraId="68033743" w14:textId="77777777" w:rsidR="001A71CD" w:rsidRPr="001A71CD" w:rsidRDefault="001A71CD" w:rsidP="001A71CD">
            <w:pPr>
              <w:rPr>
                <w:lang w:val="en-US"/>
              </w:rPr>
            </w:pPr>
            <w:r>
              <w:rPr>
                <w:lang w:val="en-US"/>
              </w:rPr>
              <w:t xml:space="preserve">+ added </w:t>
            </w:r>
            <w:r w:rsidRPr="001A71CD">
              <w:rPr>
                <w:lang w:val="en-US"/>
              </w:rPr>
              <w:t>Restricting Search by Repositories/Corpora/Collections</w:t>
            </w:r>
            <w:r>
              <w:rPr>
                <w:lang w:val="en-US"/>
              </w:rPr>
              <w:t xml:space="preserve"> (-&gt; </w:t>
            </w:r>
            <w:r w:rsidR="00106E43">
              <w:rPr>
                <w:lang w:val="en-US"/>
              </w:rPr>
              <w:fldChar w:fldCharType="begin"/>
            </w:r>
            <w:r>
              <w:rPr>
                <w:lang w:val="en-US"/>
              </w:rPr>
              <w:instrText xml:space="preserve"> REF _Ref287960864 \w \h </w:instrText>
            </w:r>
            <w:r w:rsidR="00106E43">
              <w:rPr>
                <w:lang w:val="en-US"/>
              </w:rPr>
            </w:r>
            <w:r w:rsidR="00106E43">
              <w:rPr>
                <w:lang w:val="en-US"/>
              </w:rPr>
              <w:fldChar w:fldCharType="separate"/>
            </w:r>
            <w:r>
              <w:rPr>
                <w:lang w:val="en-US"/>
              </w:rPr>
              <w:t>4.5</w:t>
            </w:r>
            <w:r w:rsidR="00106E43">
              <w:rPr>
                <w:lang w:val="en-US"/>
              </w:rPr>
              <w:fldChar w:fldCharType="end"/>
            </w:r>
            <w:r>
              <w:rPr>
                <w:lang w:val="en-US"/>
              </w:rPr>
              <w:t>)</w:t>
            </w:r>
          </w:p>
          <w:p w14:paraId="5E6BF19C" w14:textId="77777777" w:rsidR="001A71CD" w:rsidRPr="001A71CD" w:rsidRDefault="001A71CD" w:rsidP="001A71CD">
            <w:pPr>
              <w:rPr>
                <w:lang w:val="en-US"/>
              </w:rPr>
            </w:pPr>
            <w:r>
              <w:rPr>
                <w:lang w:val="en-US"/>
              </w:rPr>
              <w:t xml:space="preserve">+ </w:t>
            </w:r>
            <w:r w:rsidRPr="001A71CD">
              <w:rPr>
                <w:lang w:val="en-US"/>
              </w:rPr>
              <w:t>update to Resource / Fragment/Pa</w:t>
            </w:r>
            <w:r>
              <w:rPr>
                <w:lang w:val="en-US"/>
              </w:rPr>
              <w:t>rt (refering to ISO/FDIS 24619)</w:t>
            </w:r>
            <w:r w:rsidRPr="001A71CD">
              <w:rPr>
                <w:lang w:val="en-US"/>
              </w:rPr>
              <w:t xml:space="preserve"> and  DataView / data types</w:t>
            </w:r>
            <w:r>
              <w:rPr>
                <w:lang w:val="en-US"/>
              </w:rPr>
              <w:t xml:space="preserve"> (</w:t>
            </w:r>
            <w:r w:rsidRPr="001A71CD">
              <w:rPr>
                <w:lang w:val="en-US"/>
              </w:rPr>
              <w:t xml:space="preserve"> -&gt; 5.2.1, 5.2.2, 5.2.3</w:t>
            </w:r>
            <w:r>
              <w:rPr>
                <w:lang w:val="en-US"/>
              </w:rPr>
              <w:t>)</w:t>
            </w:r>
          </w:p>
          <w:p w14:paraId="6E20D991" w14:textId="77777777" w:rsidR="001A71CD" w:rsidRPr="001A71CD" w:rsidRDefault="001A71CD" w:rsidP="001A71CD">
            <w:pPr>
              <w:rPr>
                <w:lang w:val="en-US"/>
              </w:rPr>
            </w:pPr>
            <w:r>
              <w:rPr>
                <w:lang w:val="en-US"/>
              </w:rPr>
              <w:t xml:space="preserve">+ </w:t>
            </w:r>
            <w:r w:rsidRPr="001A71CD">
              <w:rPr>
                <w:lang w:val="en-US"/>
              </w:rPr>
              <w:t>Short reference to Bird&amp;Liberman's Annotation Graph (needs more work)</w:t>
            </w:r>
            <w:r>
              <w:rPr>
                <w:lang w:val="en-US"/>
              </w:rPr>
              <w:t xml:space="preserve">  </w:t>
            </w:r>
            <w:r>
              <w:rPr>
                <w:lang w:val="en-US"/>
              </w:rPr>
              <w:br/>
              <w:t>(</w:t>
            </w:r>
            <w:r w:rsidRPr="001A71CD">
              <w:rPr>
                <w:lang w:val="en-US"/>
              </w:rPr>
              <w:t>-&gt; end of 4.2.3</w:t>
            </w:r>
            <w:r>
              <w:rPr>
                <w:lang w:val="en-US"/>
              </w:rPr>
              <w:t>)</w:t>
            </w:r>
          </w:p>
          <w:p w14:paraId="7D477F17" w14:textId="77777777" w:rsidR="001A71CD" w:rsidRDefault="001A71CD" w:rsidP="001A71CD">
            <w:pPr>
              <w:rPr>
                <w:lang w:val="en-US"/>
              </w:rPr>
            </w:pPr>
            <w:r>
              <w:rPr>
                <w:lang w:val="en-US"/>
              </w:rPr>
              <w:t xml:space="preserve">+ </w:t>
            </w:r>
            <w:r w:rsidRPr="001A71CD">
              <w:rPr>
                <w:lang w:val="en-US"/>
              </w:rPr>
              <w:t>User Management (only as a stub)</w:t>
            </w:r>
            <w:r>
              <w:rPr>
                <w:lang w:val="en-US"/>
              </w:rPr>
              <w:t xml:space="preserve"> (</w:t>
            </w:r>
            <w:r w:rsidRPr="001A71CD">
              <w:rPr>
                <w:lang w:val="en-US"/>
              </w:rPr>
              <w:t>-&gt; 6.4</w:t>
            </w:r>
            <w:r>
              <w:rPr>
                <w:lang w:val="en-US"/>
              </w:rPr>
              <w:t>)</w:t>
            </w:r>
          </w:p>
          <w:p w14:paraId="3AE39974" w14:textId="77777777" w:rsidR="001A71CD" w:rsidRPr="00500318" w:rsidRDefault="001A71CD" w:rsidP="001A71CD">
            <w:pPr>
              <w:rPr>
                <w:lang w:val="en-US"/>
              </w:rPr>
            </w:pPr>
            <w:r>
              <w:rPr>
                <w:lang w:val="en-US"/>
              </w:rPr>
              <w:t>(sent per email)</w:t>
            </w:r>
          </w:p>
        </w:tc>
      </w:tr>
      <w:tr w:rsidR="001A71CD" w:rsidRPr="003B6863" w14:paraId="02A600D7" w14:textId="77777777" w:rsidTr="00BA3AA7">
        <w:tc>
          <w:tcPr>
            <w:tcW w:w="2093" w:type="dxa"/>
          </w:tcPr>
          <w:p w14:paraId="5EF0EF56" w14:textId="77777777" w:rsidR="001A71CD" w:rsidRDefault="001A71CD" w:rsidP="00500318">
            <w:pPr>
              <w:rPr>
                <w:lang w:val="en-US"/>
              </w:rPr>
            </w:pPr>
            <w:r>
              <w:rPr>
                <w:lang w:val="en-US"/>
              </w:rPr>
              <w:t>2011-03-15, md</w:t>
            </w:r>
          </w:p>
        </w:tc>
        <w:tc>
          <w:tcPr>
            <w:tcW w:w="7087" w:type="dxa"/>
          </w:tcPr>
          <w:p w14:paraId="5C1A93D4" w14:textId="77777777" w:rsidR="001A71CD" w:rsidRDefault="001A71CD" w:rsidP="001A71CD">
            <w:pPr>
              <w:rPr>
                <w:lang w:val="en-US"/>
              </w:rPr>
            </w:pPr>
            <w:r>
              <w:rPr>
                <w:lang w:val="en-US"/>
              </w:rPr>
              <w:t>Added Changes-log, updated svn-version</w:t>
            </w:r>
          </w:p>
        </w:tc>
      </w:tr>
      <w:tr w:rsidR="00BA3AA7" w:rsidRPr="003B6863" w14:paraId="52868A4B" w14:textId="77777777" w:rsidTr="00BA3AA7">
        <w:tc>
          <w:tcPr>
            <w:tcW w:w="2093" w:type="dxa"/>
          </w:tcPr>
          <w:p w14:paraId="357ADCE5" w14:textId="77777777" w:rsidR="00BA3AA7" w:rsidRDefault="00BA3AA7" w:rsidP="00BA3AA7">
            <w:pPr>
              <w:rPr>
                <w:lang w:val="en-US"/>
              </w:rPr>
            </w:pPr>
            <w:r>
              <w:rPr>
                <w:lang w:val="en-US"/>
              </w:rPr>
              <w:t>2011-05-13, md(Eric)</w:t>
            </w:r>
          </w:p>
        </w:tc>
        <w:tc>
          <w:tcPr>
            <w:tcW w:w="7087" w:type="dxa"/>
          </w:tcPr>
          <w:p w14:paraId="45791E27" w14:textId="7CA58A5F" w:rsidR="00153487" w:rsidRDefault="00BA3AA7" w:rsidP="00841C71">
            <w:pPr>
              <w:rPr>
                <w:lang w:val="en-US"/>
              </w:rPr>
            </w:pPr>
            <w:r>
              <w:rPr>
                <w:lang w:val="en-US"/>
              </w:rPr>
              <w:t xml:space="preserve">Adding comments </w:t>
            </w:r>
            <w:r w:rsidR="00841C71">
              <w:rPr>
                <w:lang w:val="en-US"/>
              </w:rPr>
              <w:t xml:space="preserve">(+ corrected typos) </w:t>
            </w:r>
            <w:r>
              <w:rPr>
                <w:lang w:val="en-US"/>
              </w:rPr>
              <w:t>by  Eric Auer</w:t>
            </w:r>
            <w:r w:rsidR="00841C71">
              <w:rPr>
                <w:lang w:val="en-US"/>
              </w:rPr>
              <w:t xml:space="preserve"> , naming issues: VLO -&gt; FacetedSearch; IMDI-Browser -&gt; Metadata Search</w:t>
            </w:r>
          </w:p>
        </w:tc>
      </w:tr>
      <w:tr w:rsidR="00153487" w:rsidRPr="003B6863" w14:paraId="19B959AF" w14:textId="77777777" w:rsidTr="00BA3AA7">
        <w:tc>
          <w:tcPr>
            <w:tcW w:w="2093" w:type="dxa"/>
          </w:tcPr>
          <w:p w14:paraId="466B509E" w14:textId="4903AFB8" w:rsidR="00153487" w:rsidRDefault="00153487" w:rsidP="009B53C6">
            <w:pPr>
              <w:rPr>
                <w:lang w:val="en-US"/>
              </w:rPr>
            </w:pPr>
            <w:r>
              <w:rPr>
                <w:lang w:val="en-US"/>
              </w:rPr>
              <w:t>2014-05-05, o</w:t>
            </w:r>
            <w:r w:rsidR="009B53C6">
              <w:rPr>
                <w:lang w:val="en-US"/>
              </w:rPr>
              <w:t>s</w:t>
            </w:r>
          </w:p>
        </w:tc>
        <w:tc>
          <w:tcPr>
            <w:tcW w:w="7087" w:type="dxa"/>
          </w:tcPr>
          <w:p w14:paraId="1E00A4A7" w14:textId="616AA1EC" w:rsidR="00153487" w:rsidRDefault="00153487" w:rsidP="00841C71">
            <w:pPr>
              <w:rPr>
                <w:lang w:val="en-US"/>
              </w:rPr>
            </w:pPr>
            <w:r>
              <w:rPr>
                <w:lang w:val="en-US"/>
              </w:rPr>
              <w:t>Added deprecation note</w:t>
            </w:r>
          </w:p>
        </w:tc>
      </w:tr>
    </w:tbl>
    <w:p w14:paraId="0E744E12" w14:textId="77777777" w:rsidR="001A71CD" w:rsidRDefault="001A71CD" w:rsidP="00500318">
      <w:pPr>
        <w:rPr>
          <w:lang w:val="en-US"/>
        </w:rPr>
      </w:pPr>
    </w:p>
    <w:p w14:paraId="1EE3AE75" w14:textId="77777777" w:rsidR="001A71CD" w:rsidRDefault="001A71CD">
      <w:pPr>
        <w:spacing w:before="0" w:after="200" w:line="276" w:lineRule="auto"/>
        <w:rPr>
          <w:lang w:val="en-US"/>
        </w:rPr>
      </w:pPr>
      <w:r>
        <w:rPr>
          <w:lang w:val="en-US"/>
        </w:rPr>
        <w:br w:type="page"/>
      </w:r>
    </w:p>
    <w:p w14:paraId="1FA86E89" w14:textId="77777777" w:rsidR="00500318" w:rsidRPr="00500318" w:rsidRDefault="00500318" w:rsidP="00500318">
      <w:pPr>
        <w:rPr>
          <w:lang w:val="en-US"/>
        </w:rPr>
      </w:pPr>
    </w:p>
    <w:sdt>
      <w:sdtPr>
        <w:rPr>
          <w:rFonts w:asciiTheme="minorHAnsi" w:eastAsiaTheme="minorHAnsi" w:hAnsiTheme="minorHAnsi" w:cstheme="minorBidi"/>
          <w:b w:val="0"/>
          <w:bCs w:val="0"/>
          <w:color w:val="auto"/>
          <w:sz w:val="22"/>
          <w:szCs w:val="22"/>
          <w:lang w:val="de-AT"/>
        </w:rPr>
        <w:id w:val="880410447"/>
        <w:docPartObj>
          <w:docPartGallery w:val="Table of Contents"/>
          <w:docPartUnique/>
        </w:docPartObj>
      </w:sdtPr>
      <w:sdtEndPr/>
      <w:sdtContent>
        <w:p w14:paraId="1BA541CF" w14:textId="77777777" w:rsidR="007F357B" w:rsidRDefault="0020661E">
          <w:pPr>
            <w:pStyle w:val="Inhaltsverzeichnisberschrift"/>
          </w:pPr>
          <w:r>
            <w:t>Table of Contents</w:t>
          </w:r>
        </w:p>
        <w:p w14:paraId="2DDA52FB" w14:textId="77777777" w:rsidR="00D57E7C" w:rsidRDefault="00106E43">
          <w:pPr>
            <w:pStyle w:val="Verzeichnis1"/>
            <w:tabs>
              <w:tab w:val="left" w:pos="440"/>
              <w:tab w:val="right" w:leader="dot" w:pos="9062"/>
            </w:tabs>
            <w:rPr>
              <w:rFonts w:eastAsiaTheme="minorEastAsia"/>
              <w:noProof/>
              <w:lang w:eastAsia="de-AT"/>
            </w:rPr>
          </w:pPr>
          <w:r>
            <w:rPr>
              <w:lang w:val="de-DE"/>
            </w:rPr>
            <w:fldChar w:fldCharType="begin"/>
          </w:r>
          <w:r w:rsidR="007F357B">
            <w:rPr>
              <w:lang w:val="de-DE"/>
            </w:rPr>
            <w:instrText xml:space="preserve"> TOC \o "1-3" \h \z \u </w:instrText>
          </w:r>
          <w:r>
            <w:rPr>
              <w:lang w:val="de-DE"/>
            </w:rPr>
            <w:fldChar w:fldCharType="separate"/>
          </w:r>
          <w:hyperlink w:anchor="_Toc287824906" w:history="1">
            <w:r w:rsidR="00D57E7C" w:rsidRPr="006C49AF">
              <w:rPr>
                <w:rStyle w:val="Hyperlink"/>
                <w:noProof/>
                <w:lang w:val="en-US"/>
              </w:rPr>
              <w:t>1</w:t>
            </w:r>
            <w:r w:rsidR="00D57E7C">
              <w:rPr>
                <w:rFonts w:eastAsiaTheme="minorEastAsia"/>
                <w:noProof/>
                <w:lang w:eastAsia="de-AT"/>
              </w:rPr>
              <w:tab/>
            </w:r>
            <w:r w:rsidR="00D57E7C" w:rsidRPr="006C49AF">
              <w:rPr>
                <w:rStyle w:val="Hyperlink"/>
                <w:noProof/>
                <w:lang w:val="en-US"/>
              </w:rPr>
              <w:t>Introduction</w:t>
            </w:r>
            <w:r w:rsidR="00D57E7C">
              <w:rPr>
                <w:noProof/>
                <w:webHidden/>
              </w:rPr>
              <w:tab/>
            </w:r>
            <w:r>
              <w:rPr>
                <w:noProof/>
                <w:webHidden/>
              </w:rPr>
              <w:fldChar w:fldCharType="begin"/>
            </w:r>
            <w:r w:rsidR="00D57E7C">
              <w:rPr>
                <w:noProof/>
                <w:webHidden/>
              </w:rPr>
              <w:instrText xml:space="preserve"> PAGEREF _Toc287824906 \h </w:instrText>
            </w:r>
            <w:r>
              <w:rPr>
                <w:noProof/>
                <w:webHidden/>
              </w:rPr>
            </w:r>
            <w:r>
              <w:rPr>
                <w:noProof/>
                <w:webHidden/>
              </w:rPr>
              <w:fldChar w:fldCharType="separate"/>
            </w:r>
            <w:r w:rsidR="00243C76">
              <w:rPr>
                <w:noProof/>
                <w:webHidden/>
              </w:rPr>
              <w:t>4</w:t>
            </w:r>
            <w:r>
              <w:rPr>
                <w:noProof/>
                <w:webHidden/>
              </w:rPr>
              <w:fldChar w:fldCharType="end"/>
            </w:r>
          </w:hyperlink>
        </w:p>
        <w:p w14:paraId="2BAE242D" w14:textId="77777777" w:rsidR="00D57E7C" w:rsidRDefault="000633FF">
          <w:pPr>
            <w:pStyle w:val="Verzeichnis2"/>
            <w:tabs>
              <w:tab w:val="right" w:leader="dot" w:pos="9062"/>
            </w:tabs>
            <w:rPr>
              <w:rFonts w:eastAsiaTheme="minorEastAsia"/>
              <w:noProof/>
              <w:lang w:eastAsia="de-AT"/>
            </w:rPr>
          </w:pPr>
          <w:hyperlink w:anchor="_Toc287824907" w:history="1">
            <w:r w:rsidR="00D57E7C" w:rsidRPr="006C49AF">
              <w:rPr>
                <w:rStyle w:val="Hyperlink"/>
                <w:noProof/>
                <w:lang w:val="en-US"/>
              </w:rPr>
              <w:t>1.1 Status within CLARIN</w:t>
            </w:r>
            <w:r w:rsidR="00D57E7C">
              <w:rPr>
                <w:noProof/>
                <w:webHidden/>
              </w:rPr>
              <w:tab/>
            </w:r>
            <w:r w:rsidR="00106E43">
              <w:rPr>
                <w:noProof/>
                <w:webHidden/>
              </w:rPr>
              <w:fldChar w:fldCharType="begin"/>
            </w:r>
            <w:r w:rsidR="00D57E7C">
              <w:rPr>
                <w:noProof/>
                <w:webHidden/>
              </w:rPr>
              <w:instrText xml:space="preserve"> PAGEREF _Toc287824907 \h </w:instrText>
            </w:r>
            <w:r w:rsidR="00106E43">
              <w:rPr>
                <w:noProof/>
                <w:webHidden/>
              </w:rPr>
            </w:r>
            <w:r w:rsidR="00106E43">
              <w:rPr>
                <w:noProof/>
                <w:webHidden/>
              </w:rPr>
              <w:fldChar w:fldCharType="separate"/>
            </w:r>
            <w:r w:rsidR="00243C76">
              <w:rPr>
                <w:noProof/>
                <w:webHidden/>
              </w:rPr>
              <w:t>4</w:t>
            </w:r>
            <w:r w:rsidR="00106E43">
              <w:rPr>
                <w:noProof/>
                <w:webHidden/>
              </w:rPr>
              <w:fldChar w:fldCharType="end"/>
            </w:r>
          </w:hyperlink>
        </w:p>
        <w:p w14:paraId="52AEA6A4" w14:textId="77777777" w:rsidR="00D57E7C" w:rsidRDefault="000633FF">
          <w:pPr>
            <w:pStyle w:val="Verzeichnis2"/>
            <w:tabs>
              <w:tab w:val="right" w:leader="dot" w:pos="9062"/>
            </w:tabs>
            <w:rPr>
              <w:rFonts w:eastAsiaTheme="minorEastAsia"/>
              <w:noProof/>
              <w:lang w:eastAsia="de-AT"/>
            </w:rPr>
          </w:pPr>
          <w:hyperlink w:anchor="_Toc287824908" w:history="1">
            <w:r w:rsidR="00D57E7C" w:rsidRPr="006C49AF">
              <w:rPr>
                <w:rStyle w:val="Hyperlink"/>
                <w:noProof/>
                <w:lang w:val="en-US"/>
              </w:rPr>
              <w:t>1.2 SRU/SRW/CQL</w:t>
            </w:r>
            <w:r w:rsidR="00D57E7C">
              <w:rPr>
                <w:noProof/>
                <w:webHidden/>
              </w:rPr>
              <w:tab/>
            </w:r>
            <w:r w:rsidR="00106E43">
              <w:rPr>
                <w:noProof/>
                <w:webHidden/>
              </w:rPr>
              <w:fldChar w:fldCharType="begin"/>
            </w:r>
            <w:r w:rsidR="00D57E7C">
              <w:rPr>
                <w:noProof/>
                <w:webHidden/>
              </w:rPr>
              <w:instrText xml:space="preserve"> PAGEREF _Toc287824908 \h </w:instrText>
            </w:r>
            <w:r w:rsidR="00106E43">
              <w:rPr>
                <w:noProof/>
                <w:webHidden/>
              </w:rPr>
            </w:r>
            <w:r w:rsidR="00106E43">
              <w:rPr>
                <w:noProof/>
                <w:webHidden/>
              </w:rPr>
              <w:fldChar w:fldCharType="separate"/>
            </w:r>
            <w:r w:rsidR="00243C76">
              <w:rPr>
                <w:noProof/>
                <w:webHidden/>
              </w:rPr>
              <w:t>4</w:t>
            </w:r>
            <w:r w:rsidR="00106E43">
              <w:rPr>
                <w:noProof/>
                <w:webHidden/>
              </w:rPr>
              <w:fldChar w:fldCharType="end"/>
            </w:r>
          </w:hyperlink>
        </w:p>
        <w:p w14:paraId="113BC8AF" w14:textId="77777777" w:rsidR="00D57E7C" w:rsidRDefault="000633FF">
          <w:pPr>
            <w:pStyle w:val="Verzeichnis1"/>
            <w:tabs>
              <w:tab w:val="left" w:pos="440"/>
              <w:tab w:val="right" w:leader="dot" w:pos="9062"/>
            </w:tabs>
            <w:rPr>
              <w:rFonts w:eastAsiaTheme="minorEastAsia"/>
              <w:noProof/>
              <w:lang w:eastAsia="de-AT"/>
            </w:rPr>
          </w:pPr>
          <w:hyperlink w:anchor="_Toc287824909" w:history="1">
            <w:r w:rsidR="00D57E7C" w:rsidRPr="006C49AF">
              <w:rPr>
                <w:rStyle w:val="Hyperlink"/>
                <w:noProof/>
                <w:lang w:val="en-US"/>
              </w:rPr>
              <w:t>2</w:t>
            </w:r>
            <w:r w:rsidR="00D57E7C">
              <w:rPr>
                <w:rFonts w:eastAsiaTheme="minorEastAsia"/>
                <w:noProof/>
                <w:lang w:eastAsia="de-AT"/>
              </w:rPr>
              <w:tab/>
            </w:r>
            <w:r w:rsidR="00D57E7C" w:rsidRPr="006C49AF">
              <w:rPr>
                <w:rStyle w:val="Hyperlink"/>
                <w:noProof/>
                <w:lang w:val="en-US"/>
              </w:rPr>
              <w:t>Query Format</w:t>
            </w:r>
            <w:r w:rsidR="00D57E7C">
              <w:rPr>
                <w:noProof/>
                <w:webHidden/>
              </w:rPr>
              <w:tab/>
            </w:r>
            <w:r w:rsidR="00106E43">
              <w:rPr>
                <w:noProof/>
                <w:webHidden/>
              </w:rPr>
              <w:fldChar w:fldCharType="begin"/>
            </w:r>
            <w:r w:rsidR="00D57E7C">
              <w:rPr>
                <w:noProof/>
                <w:webHidden/>
              </w:rPr>
              <w:instrText xml:space="preserve"> PAGEREF _Toc287824909 \h </w:instrText>
            </w:r>
            <w:r w:rsidR="00106E43">
              <w:rPr>
                <w:noProof/>
                <w:webHidden/>
              </w:rPr>
            </w:r>
            <w:r w:rsidR="00106E43">
              <w:rPr>
                <w:noProof/>
                <w:webHidden/>
              </w:rPr>
              <w:fldChar w:fldCharType="separate"/>
            </w:r>
            <w:r w:rsidR="00243C76">
              <w:rPr>
                <w:noProof/>
                <w:webHidden/>
              </w:rPr>
              <w:t>5</w:t>
            </w:r>
            <w:r w:rsidR="00106E43">
              <w:rPr>
                <w:noProof/>
                <w:webHidden/>
              </w:rPr>
              <w:fldChar w:fldCharType="end"/>
            </w:r>
          </w:hyperlink>
        </w:p>
        <w:p w14:paraId="3D8E92A7" w14:textId="77777777" w:rsidR="00D57E7C" w:rsidRDefault="000633FF">
          <w:pPr>
            <w:pStyle w:val="Verzeichnis2"/>
            <w:tabs>
              <w:tab w:val="right" w:leader="dot" w:pos="9062"/>
            </w:tabs>
            <w:rPr>
              <w:rFonts w:eastAsiaTheme="minorEastAsia"/>
              <w:noProof/>
              <w:lang w:eastAsia="de-AT"/>
            </w:rPr>
          </w:pPr>
          <w:hyperlink w:anchor="_Toc287824910" w:history="1">
            <w:r w:rsidR="00D57E7C" w:rsidRPr="006C49AF">
              <w:rPr>
                <w:rStyle w:val="Hyperlink"/>
                <w:noProof/>
                <w:lang w:val="en-US"/>
              </w:rPr>
              <w:t>2.1 Conformance Level 0 - Baseline</w:t>
            </w:r>
            <w:r w:rsidR="00D57E7C">
              <w:rPr>
                <w:noProof/>
                <w:webHidden/>
              </w:rPr>
              <w:tab/>
            </w:r>
            <w:r w:rsidR="00106E43">
              <w:rPr>
                <w:noProof/>
                <w:webHidden/>
              </w:rPr>
              <w:fldChar w:fldCharType="begin"/>
            </w:r>
            <w:r w:rsidR="00D57E7C">
              <w:rPr>
                <w:noProof/>
                <w:webHidden/>
              </w:rPr>
              <w:instrText xml:space="preserve"> PAGEREF _Toc287824910 \h </w:instrText>
            </w:r>
            <w:r w:rsidR="00106E43">
              <w:rPr>
                <w:noProof/>
                <w:webHidden/>
              </w:rPr>
            </w:r>
            <w:r w:rsidR="00106E43">
              <w:rPr>
                <w:noProof/>
                <w:webHidden/>
              </w:rPr>
              <w:fldChar w:fldCharType="separate"/>
            </w:r>
            <w:r w:rsidR="00243C76">
              <w:rPr>
                <w:noProof/>
                <w:webHidden/>
              </w:rPr>
              <w:t>6</w:t>
            </w:r>
            <w:r w:rsidR="00106E43">
              <w:rPr>
                <w:noProof/>
                <w:webHidden/>
              </w:rPr>
              <w:fldChar w:fldCharType="end"/>
            </w:r>
          </w:hyperlink>
        </w:p>
        <w:p w14:paraId="219CE989" w14:textId="77777777" w:rsidR="00D57E7C" w:rsidRDefault="000633FF">
          <w:pPr>
            <w:pStyle w:val="Verzeichnis2"/>
            <w:tabs>
              <w:tab w:val="right" w:leader="dot" w:pos="9062"/>
            </w:tabs>
            <w:rPr>
              <w:rFonts w:eastAsiaTheme="minorEastAsia"/>
              <w:noProof/>
              <w:lang w:eastAsia="de-AT"/>
            </w:rPr>
          </w:pPr>
          <w:hyperlink w:anchor="_Toc287824911" w:history="1">
            <w:r w:rsidR="00D57E7C" w:rsidRPr="006C49AF">
              <w:rPr>
                <w:rStyle w:val="Hyperlink"/>
                <w:noProof/>
                <w:lang w:val="en-US"/>
              </w:rPr>
              <w:t>2.2 Conformance Level 1 - Indices and Boolean Operators</w:t>
            </w:r>
            <w:r w:rsidR="00D57E7C">
              <w:rPr>
                <w:noProof/>
                <w:webHidden/>
              </w:rPr>
              <w:tab/>
            </w:r>
            <w:r w:rsidR="00106E43">
              <w:rPr>
                <w:noProof/>
                <w:webHidden/>
              </w:rPr>
              <w:fldChar w:fldCharType="begin"/>
            </w:r>
            <w:r w:rsidR="00D57E7C">
              <w:rPr>
                <w:noProof/>
                <w:webHidden/>
              </w:rPr>
              <w:instrText xml:space="preserve"> PAGEREF _Toc287824911 \h </w:instrText>
            </w:r>
            <w:r w:rsidR="00106E43">
              <w:rPr>
                <w:noProof/>
                <w:webHidden/>
              </w:rPr>
            </w:r>
            <w:r w:rsidR="00106E43">
              <w:rPr>
                <w:noProof/>
                <w:webHidden/>
              </w:rPr>
              <w:fldChar w:fldCharType="separate"/>
            </w:r>
            <w:r w:rsidR="00243C76">
              <w:rPr>
                <w:noProof/>
                <w:webHidden/>
              </w:rPr>
              <w:t>6</w:t>
            </w:r>
            <w:r w:rsidR="00106E43">
              <w:rPr>
                <w:noProof/>
                <w:webHidden/>
              </w:rPr>
              <w:fldChar w:fldCharType="end"/>
            </w:r>
          </w:hyperlink>
        </w:p>
        <w:p w14:paraId="1BB7F095" w14:textId="77777777" w:rsidR="00D57E7C" w:rsidRDefault="000633FF">
          <w:pPr>
            <w:pStyle w:val="Verzeichnis2"/>
            <w:tabs>
              <w:tab w:val="right" w:leader="dot" w:pos="9062"/>
            </w:tabs>
            <w:rPr>
              <w:rFonts w:eastAsiaTheme="minorEastAsia"/>
              <w:noProof/>
              <w:lang w:eastAsia="de-AT"/>
            </w:rPr>
          </w:pPr>
          <w:hyperlink w:anchor="_Toc287824912" w:history="1">
            <w:r w:rsidR="00D57E7C" w:rsidRPr="006C49AF">
              <w:rPr>
                <w:rStyle w:val="Hyperlink"/>
                <w:noProof/>
                <w:lang w:val="en-US"/>
              </w:rPr>
              <w:t>2.3 Conformance Level 2 - Parse any CQL</w:t>
            </w:r>
            <w:r w:rsidR="00D57E7C">
              <w:rPr>
                <w:noProof/>
                <w:webHidden/>
              </w:rPr>
              <w:tab/>
            </w:r>
            <w:r w:rsidR="00106E43">
              <w:rPr>
                <w:noProof/>
                <w:webHidden/>
              </w:rPr>
              <w:fldChar w:fldCharType="begin"/>
            </w:r>
            <w:r w:rsidR="00D57E7C">
              <w:rPr>
                <w:noProof/>
                <w:webHidden/>
              </w:rPr>
              <w:instrText xml:space="preserve"> PAGEREF _Toc287824912 \h </w:instrText>
            </w:r>
            <w:r w:rsidR="00106E43">
              <w:rPr>
                <w:noProof/>
                <w:webHidden/>
              </w:rPr>
            </w:r>
            <w:r w:rsidR="00106E43">
              <w:rPr>
                <w:noProof/>
                <w:webHidden/>
              </w:rPr>
              <w:fldChar w:fldCharType="separate"/>
            </w:r>
            <w:r w:rsidR="00243C76">
              <w:rPr>
                <w:noProof/>
                <w:webHidden/>
              </w:rPr>
              <w:t>6</w:t>
            </w:r>
            <w:r w:rsidR="00106E43">
              <w:rPr>
                <w:noProof/>
                <w:webHidden/>
              </w:rPr>
              <w:fldChar w:fldCharType="end"/>
            </w:r>
          </w:hyperlink>
        </w:p>
        <w:p w14:paraId="7A95465D" w14:textId="77777777" w:rsidR="00D57E7C" w:rsidRDefault="000633FF">
          <w:pPr>
            <w:pStyle w:val="Verzeichnis2"/>
            <w:tabs>
              <w:tab w:val="right" w:leader="dot" w:pos="9062"/>
            </w:tabs>
            <w:rPr>
              <w:rFonts w:eastAsiaTheme="minorEastAsia"/>
              <w:noProof/>
              <w:lang w:eastAsia="de-AT"/>
            </w:rPr>
          </w:pPr>
          <w:hyperlink w:anchor="_Toc287824913" w:history="1">
            <w:r w:rsidR="00D57E7C" w:rsidRPr="006C49AF">
              <w:rPr>
                <w:rStyle w:val="Hyperlink"/>
                <w:noProof/>
                <w:lang w:val="en-US"/>
              </w:rPr>
              <w:t>2.4 Relations and Relation Modifiers</w:t>
            </w:r>
            <w:r w:rsidR="00D57E7C">
              <w:rPr>
                <w:noProof/>
                <w:webHidden/>
              </w:rPr>
              <w:tab/>
            </w:r>
            <w:r w:rsidR="00106E43">
              <w:rPr>
                <w:noProof/>
                <w:webHidden/>
              </w:rPr>
              <w:fldChar w:fldCharType="begin"/>
            </w:r>
            <w:r w:rsidR="00D57E7C">
              <w:rPr>
                <w:noProof/>
                <w:webHidden/>
              </w:rPr>
              <w:instrText xml:space="preserve"> PAGEREF _Toc287824913 \h </w:instrText>
            </w:r>
            <w:r w:rsidR="00106E43">
              <w:rPr>
                <w:noProof/>
                <w:webHidden/>
              </w:rPr>
            </w:r>
            <w:r w:rsidR="00106E43">
              <w:rPr>
                <w:noProof/>
                <w:webHidden/>
              </w:rPr>
              <w:fldChar w:fldCharType="separate"/>
            </w:r>
            <w:r w:rsidR="00243C76">
              <w:rPr>
                <w:noProof/>
                <w:webHidden/>
              </w:rPr>
              <w:t>7</w:t>
            </w:r>
            <w:r w:rsidR="00106E43">
              <w:rPr>
                <w:noProof/>
                <w:webHidden/>
              </w:rPr>
              <w:fldChar w:fldCharType="end"/>
            </w:r>
          </w:hyperlink>
        </w:p>
        <w:p w14:paraId="4BB94D81" w14:textId="77777777" w:rsidR="00D57E7C" w:rsidRDefault="000633FF">
          <w:pPr>
            <w:pStyle w:val="Verzeichnis2"/>
            <w:tabs>
              <w:tab w:val="right" w:leader="dot" w:pos="9062"/>
            </w:tabs>
            <w:rPr>
              <w:rFonts w:eastAsiaTheme="minorEastAsia"/>
              <w:noProof/>
              <w:lang w:eastAsia="de-AT"/>
            </w:rPr>
          </w:pPr>
          <w:hyperlink w:anchor="_Toc287824914" w:history="1">
            <w:r w:rsidR="00D57E7C" w:rsidRPr="006C49AF">
              <w:rPr>
                <w:rStyle w:val="Hyperlink"/>
                <w:noProof/>
                <w:lang w:val="en-US"/>
              </w:rPr>
              <w:t>2.5 Sorting</w:t>
            </w:r>
            <w:r w:rsidR="00D57E7C">
              <w:rPr>
                <w:noProof/>
                <w:webHidden/>
              </w:rPr>
              <w:tab/>
            </w:r>
            <w:r w:rsidR="00106E43">
              <w:rPr>
                <w:noProof/>
                <w:webHidden/>
              </w:rPr>
              <w:fldChar w:fldCharType="begin"/>
            </w:r>
            <w:r w:rsidR="00D57E7C">
              <w:rPr>
                <w:noProof/>
                <w:webHidden/>
              </w:rPr>
              <w:instrText xml:space="preserve"> PAGEREF _Toc287824914 \h </w:instrText>
            </w:r>
            <w:r w:rsidR="00106E43">
              <w:rPr>
                <w:noProof/>
                <w:webHidden/>
              </w:rPr>
            </w:r>
            <w:r w:rsidR="00106E43">
              <w:rPr>
                <w:noProof/>
                <w:webHidden/>
              </w:rPr>
              <w:fldChar w:fldCharType="separate"/>
            </w:r>
            <w:r w:rsidR="00243C76">
              <w:rPr>
                <w:noProof/>
                <w:webHidden/>
              </w:rPr>
              <w:t>7</w:t>
            </w:r>
            <w:r w:rsidR="00106E43">
              <w:rPr>
                <w:noProof/>
                <w:webHidden/>
              </w:rPr>
              <w:fldChar w:fldCharType="end"/>
            </w:r>
          </w:hyperlink>
        </w:p>
        <w:p w14:paraId="1EDF211C" w14:textId="77777777" w:rsidR="00D57E7C" w:rsidRDefault="000633FF">
          <w:pPr>
            <w:pStyle w:val="Verzeichnis2"/>
            <w:tabs>
              <w:tab w:val="right" w:leader="dot" w:pos="9062"/>
            </w:tabs>
            <w:rPr>
              <w:rFonts w:eastAsiaTheme="minorEastAsia"/>
              <w:noProof/>
              <w:lang w:eastAsia="de-AT"/>
            </w:rPr>
          </w:pPr>
          <w:hyperlink w:anchor="_Toc287824915" w:history="1">
            <w:r w:rsidR="00D57E7C" w:rsidRPr="006C49AF">
              <w:rPr>
                <w:rStyle w:val="Hyperlink"/>
                <w:noProof/>
                <w:lang w:val="en-US"/>
              </w:rPr>
              <w:t>2.6 Named Queries</w:t>
            </w:r>
            <w:r w:rsidR="00D57E7C">
              <w:rPr>
                <w:noProof/>
                <w:webHidden/>
              </w:rPr>
              <w:tab/>
            </w:r>
            <w:r w:rsidR="00106E43">
              <w:rPr>
                <w:noProof/>
                <w:webHidden/>
              </w:rPr>
              <w:fldChar w:fldCharType="begin"/>
            </w:r>
            <w:r w:rsidR="00D57E7C">
              <w:rPr>
                <w:noProof/>
                <w:webHidden/>
              </w:rPr>
              <w:instrText xml:space="preserve"> PAGEREF _Toc287824915 \h </w:instrText>
            </w:r>
            <w:r w:rsidR="00106E43">
              <w:rPr>
                <w:noProof/>
                <w:webHidden/>
              </w:rPr>
            </w:r>
            <w:r w:rsidR="00106E43">
              <w:rPr>
                <w:noProof/>
                <w:webHidden/>
              </w:rPr>
              <w:fldChar w:fldCharType="separate"/>
            </w:r>
            <w:r w:rsidR="00243C76">
              <w:rPr>
                <w:noProof/>
                <w:webHidden/>
              </w:rPr>
              <w:t>7</w:t>
            </w:r>
            <w:r w:rsidR="00106E43">
              <w:rPr>
                <w:noProof/>
                <w:webHidden/>
              </w:rPr>
              <w:fldChar w:fldCharType="end"/>
            </w:r>
          </w:hyperlink>
        </w:p>
        <w:p w14:paraId="71060171" w14:textId="77777777" w:rsidR="00D57E7C" w:rsidRDefault="000633FF">
          <w:pPr>
            <w:pStyle w:val="Verzeichnis1"/>
            <w:tabs>
              <w:tab w:val="left" w:pos="440"/>
              <w:tab w:val="right" w:leader="dot" w:pos="9062"/>
            </w:tabs>
            <w:rPr>
              <w:rFonts w:eastAsiaTheme="minorEastAsia"/>
              <w:noProof/>
              <w:lang w:eastAsia="de-AT"/>
            </w:rPr>
          </w:pPr>
          <w:hyperlink w:anchor="_Toc287824916" w:history="1">
            <w:r w:rsidR="00D57E7C" w:rsidRPr="006C49AF">
              <w:rPr>
                <w:rStyle w:val="Hyperlink"/>
                <w:noProof/>
                <w:lang w:val="en-US"/>
              </w:rPr>
              <w:t>3</w:t>
            </w:r>
            <w:r w:rsidR="00D57E7C">
              <w:rPr>
                <w:rFonts w:eastAsiaTheme="minorEastAsia"/>
                <w:noProof/>
                <w:lang w:eastAsia="de-AT"/>
              </w:rPr>
              <w:tab/>
            </w:r>
            <w:r w:rsidR="00D57E7C" w:rsidRPr="006C49AF">
              <w:rPr>
                <w:rStyle w:val="Hyperlink"/>
                <w:noProof/>
                <w:lang w:val="en-US"/>
              </w:rPr>
              <w:t>Further features / operations</w:t>
            </w:r>
            <w:r w:rsidR="00D57E7C">
              <w:rPr>
                <w:noProof/>
                <w:webHidden/>
              </w:rPr>
              <w:tab/>
            </w:r>
            <w:r w:rsidR="00106E43">
              <w:rPr>
                <w:noProof/>
                <w:webHidden/>
              </w:rPr>
              <w:fldChar w:fldCharType="begin"/>
            </w:r>
            <w:r w:rsidR="00D57E7C">
              <w:rPr>
                <w:noProof/>
                <w:webHidden/>
              </w:rPr>
              <w:instrText xml:space="preserve"> PAGEREF _Toc287824916 \h </w:instrText>
            </w:r>
            <w:r w:rsidR="00106E43">
              <w:rPr>
                <w:noProof/>
                <w:webHidden/>
              </w:rPr>
            </w:r>
            <w:r w:rsidR="00106E43">
              <w:rPr>
                <w:noProof/>
                <w:webHidden/>
              </w:rPr>
              <w:fldChar w:fldCharType="separate"/>
            </w:r>
            <w:r w:rsidR="00243C76">
              <w:rPr>
                <w:noProof/>
                <w:webHidden/>
              </w:rPr>
              <w:t>7</w:t>
            </w:r>
            <w:r w:rsidR="00106E43">
              <w:rPr>
                <w:noProof/>
                <w:webHidden/>
              </w:rPr>
              <w:fldChar w:fldCharType="end"/>
            </w:r>
          </w:hyperlink>
        </w:p>
        <w:p w14:paraId="0E7236D4" w14:textId="77777777" w:rsidR="00D57E7C" w:rsidRDefault="000633FF">
          <w:pPr>
            <w:pStyle w:val="Verzeichnis2"/>
            <w:tabs>
              <w:tab w:val="right" w:leader="dot" w:pos="9062"/>
            </w:tabs>
            <w:rPr>
              <w:rFonts w:eastAsiaTheme="minorEastAsia"/>
              <w:noProof/>
              <w:lang w:eastAsia="de-AT"/>
            </w:rPr>
          </w:pPr>
          <w:hyperlink w:anchor="_Toc287824917" w:history="1">
            <w:r w:rsidR="00D57E7C" w:rsidRPr="006C49AF">
              <w:rPr>
                <w:rStyle w:val="Hyperlink"/>
                <w:noProof/>
                <w:lang w:val="en-US"/>
              </w:rPr>
              <w:t>3.1 Context Sets</w:t>
            </w:r>
            <w:r w:rsidR="00D57E7C">
              <w:rPr>
                <w:noProof/>
                <w:webHidden/>
              </w:rPr>
              <w:tab/>
            </w:r>
            <w:r w:rsidR="00106E43">
              <w:rPr>
                <w:noProof/>
                <w:webHidden/>
              </w:rPr>
              <w:fldChar w:fldCharType="begin"/>
            </w:r>
            <w:r w:rsidR="00D57E7C">
              <w:rPr>
                <w:noProof/>
                <w:webHidden/>
              </w:rPr>
              <w:instrText xml:space="preserve"> PAGEREF _Toc287824917 \h </w:instrText>
            </w:r>
            <w:r w:rsidR="00106E43">
              <w:rPr>
                <w:noProof/>
                <w:webHidden/>
              </w:rPr>
            </w:r>
            <w:r w:rsidR="00106E43">
              <w:rPr>
                <w:noProof/>
                <w:webHidden/>
              </w:rPr>
              <w:fldChar w:fldCharType="separate"/>
            </w:r>
            <w:r w:rsidR="00243C76">
              <w:rPr>
                <w:noProof/>
                <w:webHidden/>
              </w:rPr>
              <w:t>7</w:t>
            </w:r>
            <w:r w:rsidR="00106E43">
              <w:rPr>
                <w:noProof/>
                <w:webHidden/>
              </w:rPr>
              <w:fldChar w:fldCharType="end"/>
            </w:r>
          </w:hyperlink>
        </w:p>
        <w:p w14:paraId="4EAE1059" w14:textId="77777777" w:rsidR="00D57E7C" w:rsidRDefault="000633FF">
          <w:pPr>
            <w:pStyle w:val="Verzeichnis2"/>
            <w:tabs>
              <w:tab w:val="right" w:leader="dot" w:pos="9062"/>
            </w:tabs>
            <w:rPr>
              <w:rFonts w:eastAsiaTheme="minorEastAsia"/>
              <w:noProof/>
              <w:lang w:eastAsia="de-AT"/>
            </w:rPr>
          </w:pPr>
          <w:hyperlink w:anchor="_Toc287824918" w:history="1">
            <w:r w:rsidR="00D57E7C" w:rsidRPr="006C49AF">
              <w:rPr>
                <w:rStyle w:val="Hyperlink"/>
                <w:noProof/>
                <w:lang w:val="en-US"/>
              </w:rPr>
              <w:t>3.2 Explain operation -Announce Server’s Capabilities</w:t>
            </w:r>
            <w:r w:rsidR="00D57E7C">
              <w:rPr>
                <w:noProof/>
                <w:webHidden/>
              </w:rPr>
              <w:tab/>
            </w:r>
            <w:r w:rsidR="00106E43">
              <w:rPr>
                <w:noProof/>
                <w:webHidden/>
              </w:rPr>
              <w:fldChar w:fldCharType="begin"/>
            </w:r>
            <w:r w:rsidR="00D57E7C">
              <w:rPr>
                <w:noProof/>
                <w:webHidden/>
              </w:rPr>
              <w:instrText xml:space="preserve"> PAGEREF _Toc287824918 \h </w:instrText>
            </w:r>
            <w:r w:rsidR="00106E43">
              <w:rPr>
                <w:noProof/>
                <w:webHidden/>
              </w:rPr>
            </w:r>
            <w:r w:rsidR="00106E43">
              <w:rPr>
                <w:noProof/>
                <w:webHidden/>
              </w:rPr>
              <w:fldChar w:fldCharType="separate"/>
            </w:r>
            <w:r w:rsidR="00243C76">
              <w:rPr>
                <w:noProof/>
                <w:webHidden/>
              </w:rPr>
              <w:t>8</w:t>
            </w:r>
            <w:r w:rsidR="00106E43">
              <w:rPr>
                <w:noProof/>
                <w:webHidden/>
              </w:rPr>
              <w:fldChar w:fldCharType="end"/>
            </w:r>
          </w:hyperlink>
        </w:p>
        <w:p w14:paraId="06B5FC0E" w14:textId="77777777" w:rsidR="00D57E7C" w:rsidRDefault="000633FF">
          <w:pPr>
            <w:pStyle w:val="Verzeichnis2"/>
            <w:tabs>
              <w:tab w:val="right" w:leader="dot" w:pos="9062"/>
            </w:tabs>
            <w:rPr>
              <w:rFonts w:eastAsiaTheme="minorEastAsia"/>
              <w:noProof/>
              <w:lang w:eastAsia="de-AT"/>
            </w:rPr>
          </w:pPr>
          <w:hyperlink w:anchor="_Toc287824919" w:history="1">
            <w:r w:rsidR="00D57E7C" w:rsidRPr="006C49AF">
              <w:rPr>
                <w:rStyle w:val="Hyperlink"/>
                <w:noProof/>
                <w:lang w:val="en-US"/>
              </w:rPr>
              <w:t>3.3 Scan operation – Browse the Indices</w:t>
            </w:r>
            <w:r w:rsidR="00D57E7C">
              <w:rPr>
                <w:noProof/>
                <w:webHidden/>
              </w:rPr>
              <w:tab/>
            </w:r>
            <w:r w:rsidR="00106E43">
              <w:rPr>
                <w:noProof/>
                <w:webHidden/>
              </w:rPr>
              <w:fldChar w:fldCharType="begin"/>
            </w:r>
            <w:r w:rsidR="00D57E7C">
              <w:rPr>
                <w:noProof/>
                <w:webHidden/>
              </w:rPr>
              <w:instrText xml:space="preserve"> PAGEREF _Toc287824919 \h </w:instrText>
            </w:r>
            <w:r w:rsidR="00106E43">
              <w:rPr>
                <w:noProof/>
                <w:webHidden/>
              </w:rPr>
            </w:r>
            <w:r w:rsidR="00106E43">
              <w:rPr>
                <w:noProof/>
                <w:webHidden/>
              </w:rPr>
              <w:fldChar w:fldCharType="separate"/>
            </w:r>
            <w:r w:rsidR="00243C76">
              <w:rPr>
                <w:noProof/>
                <w:webHidden/>
              </w:rPr>
              <w:t>8</w:t>
            </w:r>
            <w:r w:rsidR="00106E43">
              <w:rPr>
                <w:noProof/>
                <w:webHidden/>
              </w:rPr>
              <w:fldChar w:fldCharType="end"/>
            </w:r>
          </w:hyperlink>
        </w:p>
        <w:p w14:paraId="0E9350C6" w14:textId="77777777" w:rsidR="00D57E7C" w:rsidRDefault="000633FF">
          <w:pPr>
            <w:pStyle w:val="Verzeichnis2"/>
            <w:tabs>
              <w:tab w:val="right" w:leader="dot" w:pos="9062"/>
            </w:tabs>
            <w:rPr>
              <w:rFonts w:eastAsiaTheme="minorEastAsia"/>
              <w:noProof/>
              <w:lang w:eastAsia="de-AT"/>
            </w:rPr>
          </w:pPr>
          <w:hyperlink w:anchor="_Toc287824920" w:history="1">
            <w:r w:rsidR="00D57E7C" w:rsidRPr="006C49AF">
              <w:rPr>
                <w:rStyle w:val="Hyperlink"/>
                <w:noProof/>
                <w:lang w:val="en-US"/>
              </w:rPr>
              <w:t>3.4 New features proposed in SRU 2.0</w:t>
            </w:r>
            <w:r w:rsidR="00D57E7C">
              <w:rPr>
                <w:noProof/>
                <w:webHidden/>
              </w:rPr>
              <w:tab/>
            </w:r>
            <w:r w:rsidR="00106E43">
              <w:rPr>
                <w:noProof/>
                <w:webHidden/>
              </w:rPr>
              <w:fldChar w:fldCharType="begin"/>
            </w:r>
            <w:r w:rsidR="00D57E7C">
              <w:rPr>
                <w:noProof/>
                <w:webHidden/>
              </w:rPr>
              <w:instrText xml:space="preserve"> PAGEREF _Toc287824920 \h </w:instrText>
            </w:r>
            <w:r w:rsidR="00106E43">
              <w:rPr>
                <w:noProof/>
                <w:webHidden/>
              </w:rPr>
            </w:r>
            <w:r w:rsidR="00106E43">
              <w:rPr>
                <w:noProof/>
                <w:webHidden/>
              </w:rPr>
              <w:fldChar w:fldCharType="separate"/>
            </w:r>
            <w:r w:rsidR="00243C76">
              <w:rPr>
                <w:noProof/>
                <w:webHidden/>
              </w:rPr>
              <w:t>8</w:t>
            </w:r>
            <w:r w:rsidR="00106E43">
              <w:rPr>
                <w:noProof/>
                <w:webHidden/>
              </w:rPr>
              <w:fldChar w:fldCharType="end"/>
            </w:r>
          </w:hyperlink>
        </w:p>
        <w:p w14:paraId="448E6B6F" w14:textId="77777777" w:rsidR="00D57E7C" w:rsidRDefault="000633FF">
          <w:pPr>
            <w:pStyle w:val="Verzeichnis3"/>
            <w:tabs>
              <w:tab w:val="right" w:leader="dot" w:pos="9062"/>
            </w:tabs>
            <w:rPr>
              <w:rFonts w:eastAsiaTheme="minorEastAsia"/>
              <w:noProof/>
              <w:lang w:eastAsia="de-AT"/>
            </w:rPr>
          </w:pPr>
          <w:hyperlink w:anchor="_Toc287824921" w:history="1">
            <w:r w:rsidR="00D57E7C" w:rsidRPr="006C49AF">
              <w:rPr>
                <w:rStyle w:val="Hyperlink"/>
                <w:noProof/>
                <w:lang w:val="en-US"/>
              </w:rPr>
              <w:t>3.4.1 Facets</w:t>
            </w:r>
            <w:r w:rsidR="00D57E7C">
              <w:rPr>
                <w:noProof/>
                <w:webHidden/>
              </w:rPr>
              <w:tab/>
            </w:r>
            <w:r w:rsidR="00106E43">
              <w:rPr>
                <w:noProof/>
                <w:webHidden/>
              </w:rPr>
              <w:fldChar w:fldCharType="begin"/>
            </w:r>
            <w:r w:rsidR="00D57E7C">
              <w:rPr>
                <w:noProof/>
                <w:webHidden/>
              </w:rPr>
              <w:instrText xml:space="preserve"> PAGEREF _Toc287824921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26BC614F" w14:textId="77777777" w:rsidR="00D57E7C" w:rsidRDefault="000633FF">
          <w:pPr>
            <w:pStyle w:val="Verzeichnis3"/>
            <w:tabs>
              <w:tab w:val="right" w:leader="dot" w:pos="9062"/>
            </w:tabs>
            <w:rPr>
              <w:rFonts w:eastAsiaTheme="minorEastAsia"/>
              <w:noProof/>
              <w:lang w:eastAsia="de-AT"/>
            </w:rPr>
          </w:pPr>
          <w:hyperlink w:anchor="_Toc287824922" w:history="1">
            <w:r w:rsidR="00D57E7C" w:rsidRPr="006C49AF">
              <w:rPr>
                <w:rStyle w:val="Hyperlink"/>
                <w:noProof/>
                <w:lang w:val="en-US"/>
              </w:rPr>
              <w:t>3.4.2 Search result analysis</w:t>
            </w:r>
            <w:r w:rsidR="00D57E7C">
              <w:rPr>
                <w:noProof/>
                <w:webHidden/>
              </w:rPr>
              <w:tab/>
            </w:r>
            <w:r w:rsidR="00106E43">
              <w:rPr>
                <w:noProof/>
                <w:webHidden/>
              </w:rPr>
              <w:fldChar w:fldCharType="begin"/>
            </w:r>
            <w:r w:rsidR="00D57E7C">
              <w:rPr>
                <w:noProof/>
                <w:webHidden/>
              </w:rPr>
              <w:instrText xml:space="preserve"> PAGEREF _Toc287824922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23EDE154" w14:textId="77777777" w:rsidR="00D57E7C" w:rsidRDefault="000633FF">
          <w:pPr>
            <w:pStyle w:val="Verzeichnis3"/>
            <w:tabs>
              <w:tab w:val="right" w:leader="dot" w:pos="9062"/>
            </w:tabs>
            <w:rPr>
              <w:rFonts w:eastAsiaTheme="minorEastAsia"/>
              <w:noProof/>
              <w:lang w:eastAsia="de-AT"/>
            </w:rPr>
          </w:pPr>
          <w:hyperlink w:anchor="_Toc287824923" w:history="1">
            <w:r w:rsidR="00D57E7C" w:rsidRPr="006C49AF">
              <w:rPr>
                <w:rStyle w:val="Hyperlink"/>
                <w:noProof/>
                <w:lang w:val="en-US"/>
              </w:rPr>
              <w:t>3.4.3 resultSetTTL</w:t>
            </w:r>
            <w:r w:rsidR="00D57E7C">
              <w:rPr>
                <w:noProof/>
                <w:webHidden/>
              </w:rPr>
              <w:tab/>
            </w:r>
            <w:r w:rsidR="00106E43">
              <w:rPr>
                <w:noProof/>
                <w:webHidden/>
              </w:rPr>
              <w:fldChar w:fldCharType="begin"/>
            </w:r>
            <w:r w:rsidR="00D57E7C">
              <w:rPr>
                <w:noProof/>
                <w:webHidden/>
              </w:rPr>
              <w:instrText xml:space="preserve"> PAGEREF _Toc287824923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77EA0DE2" w14:textId="77777777" w:rsidR="00D57E7C" w:rsidRDefault="000633FF">
          <w:pPr>
            <w:pStyle w:val="Verzeichnis3"/>
            <w:tabs>
              <w:tab w:val="right" w:leader="dot" w:pos="9062"/>
            </w:tabs>
            <w:rPr>
              <w:rFonts w:eastAsiaTheme="minorEastAsia"/>
              <w:noProof/>
              <w:lang w:eastAsia="de-AT"/>
            </w:rPr>
          </w:pPr>
          <w:hyperlink w:anchor="_Toc287824924" w:history="1">
            <w:r w:rsidR="00D57E7C" w:rsidRPr="006C49AF">
              <w:rPr>
                <w:rStyle w:val="Hyperlink"/>
                <w:noProof/>
                <w:lang w:val="en-US"/>
              </w:rPr>
              <w:t>3.4.4 resultCountPrecision</w:t>
            </w:r>
            <w:r w:rsidR="00D57E7C">
              <w:rPr>
                <w:noProof/>
                <w:webHidden/>
              </w:rPr>
              <w:tab/>
            </w:r>
            <w:r w:rsidR="00106E43">
              <w:rPr>
                <w:noProof/>
                <w:webHidden/>
              </w:rPr>
              <w:fldChar w:fldCharType="begin"/>
            </w:r>
            <w:r w:rsidR="00D57E7C">
              <w:rPr>
                <w:noProof/>
                <w:webHidden/>
              </w:rPr>
              <w:instrText xml:space="preserve"> PAGEREF _Toc287824924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6923840C" w14:textId="77777777" w:rsidR="00D57E7C" w:rsidRDefault="000633FF">
          <w:pPr>
            <w:pStyle w:val="Verzeichnis3"/>
            <w:tabs>
              <w:tab w:val="right" w:leader="dot" w:pos="9062"/>
            </w:tabs>
            <w:rPr>
              <w:rFonts w:eastAsiaTheme="minorEastAsia"/>
              <w:noProof/>
              <w:lang w:eastAsia="de-AT"/>
            </w:rPr>
          </w:pPr>
          <w:hyperlink w:anchor="_Toc287824925" w:history="1">
            <w:r w:rsidR="00D57E7C" w:rsidRPr="006C49AF">
              <w:rPr>
                <w:rStyle w:val="Hyperlink"/>
                <w:noProof/>
                <w:lang w:val="en-US"/>
              </w:rPr>
              <w:t>3.4.5 queryType</w:t>
            </w:r>
            <w:r w:rsidR="00D57E7C">
              <w:rPr>
                <w:noProof/>
                <w:webHidden/>
              </w:rPr>
              <w:tab/>
            </w:r>
            <w:r w:rsidR="00106E43">
              <w:rPr>
                <w:noProof/>
                <w:webHidden/>
              </w:rPr>
              <w:fldChar w:fldCharType="begin"/>
            </w:r>
            <w:r w:rsidR="00D57E7C">
              <w:rPr>
                <w:noProof/>
                <w:webHidden/>
              </w:rPr>
              <w:instrText xml:space="preserve"> PAGEREF _Toc287824925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128D9E66" w14:textId="77777777" w:rsidR="00D57E7C" w:rsidRDefault="000633FF">
          <w:pPr>
            <w:pStyle w:val="Verzeichnis3"/>
            <w:tabs>
              <w:tab w:val="right" w:leader="dot" w:pos="9062"/>
            </w:tabs>
            <w:rPr>
              <w:rFonts w:eastAsiaTheme="minorEastAsia"/>
              <w:noProof/>
              <w:lang w:eastAsia="de-AT"/>
            </w:rPr>
          </w:pPr>
          <w:hyperlink w:anchor="_Toc287824926" w:history="1">
            <w:r w:rsidR="00D57E7C" w:rsidRPr="006C49AF">
              <w:rPr>
                <w:rStyle w:val="Hyperlink"/>
                <w:noProof/>
                <w:lang w:val="en-US"/>
              </w:rPr>
              <w:t>3.4.6 window</w:t>
            </w:r>
            <w:r w:rsidR="00D57E7C">
              <w:rPr>
                <w:noProof/>
                <w:webHidden/>
              </w:rPr>
              <w:tab/>
            </w:r>
            <w:r w:rsidR="00106E43">
              <w:rPr>
                <w:noProof/>
                <w:webHidden/>
              </w:rPr>
              <w:fldChar w:fldCharType="begin"/>
            </w:r>
            <w:r w:rsidR="00D57E7C">
              <w:rPr>
                <w:noProof/>
                <w:webHidden/>
              </w:rPr>
              <w:instrText xml:space="preserve"> PAGEREF _Toc287824926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5E0260F5" w14:textId="77777777" w:rsidR="00D57E7C" w:rsidRDefault="000633FF">
          <w:pPr>
            <w:pStyle w:val="Verzeichnis1"/>
            <w:tabs>
              <w:tab w:val="left" w:pos="440"/>
              <w:tab w:val="right" w:leader="dot" w:pos="9062"/>
            </w:tabs>
            <w:rPr>
              <w:rFonts w:eastAsiaTheme="minorEastAsia"/>
              <w:noProof/>
              <w:lang w:eastAsia="de-AT"/>
            </w:rPr>
          </w:pPr>
          <w:hyperlink w:anchor="_Toc287824927" w:history="1">
            <w:r w:rsidR="00D57E7C" w:rsidRPr="006C49AF">
              <w:rPr>
                <w:rStyle w:val="Hyperlink"/>
                <w:noProof/>
                <w:lang w:val="en-US"/>
              </w:rPr>
              <w:t>4</w:t>
            </w:r>
            <w:r w:rsidR="00D57E7C">
              <w:rPr>
                <w:rFonts w:eastAsiaTheme="minorEastAsia"/>
                <w:noProof/>
                <w:lang w:eastAsia="de-AT"/>
              </w:rPr>
              <w:tab/>
            </w:r>
            <w:r w:rsidR="00D57E7C" w:rsidRPr="006C49AF">
              <w:rPr>
                <w:rStyle w:val="Hyperlink"/>
                <w:noProof/>
                <w:lang w:val="en-US"/>
              </w:rPr>
              <w:t>Proposed extensions</w:t>
            </w:r>
            <w:r w:rsidR="00D57E7C">
              <w:rPr>
                <w:noProof/>
                <w:webHidden/>
              </w:rPr>
              <w:tab/>
            </w:r>
            <w:r w:rsidR="00106E43">
              <w:rPr>
                <w:noProof/>
                <w:webHidden/>
              </w:rPr>
              <w:fldChar w:fldCharType="begin"/>
            </w:r>
            <w:r w:rsidR="00D57E7C">
              <w:rPr>
                <w:noProof/>
                <w:webHidden/>
              </w:rPr>
              <w:instrText xml:space="preserve"> PAGEREF _Toc287824927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1C4E6FCC" w14:textId="77777777" w:rsidR="00D57E7C" w:rsidRDefault="000633FF">
          <w:pPr>
            <w:pStyle w:val="Verzeichnis2"/>
            <w:tabs>
              <w:tab w:val="right" w:leader="dot" w:pos="9062"/>
            </w:tabs>
            <w:rPr>
              <w:rFonts w:eastAsiaTheme="minorEastAsia"/>
              <w:noProof/>
              <w:lang w:eastAsia="de-AT"/>
            </w:rPr>
          </w:pPr>
          <w:hyperlink w:anchor="_Toc287824928" w:history="1">
            <w:r w:rsidR="00D57E7C" w:rsidRPr="006C49AF">
              <w:rPr>
                <w:rStyle w:val="Hyperlink"/>
                <w:noProof/>
                <w:lang w:val="en-US"/>
              </w:rPr>
              <w:t>4.1 Existing extension mechanisms</w:t>
            </w:r>
            <w:r w:rsidR="00D57E7C">
              <w:rPr>
                <w:noProof/>
                <w:webHidden/>
              </w:rPr>
              <w:tab/>
            </w:r>
            <w:r w:rsidR="00106E43">
              <w:rPr>
                <w:noProof/>
                <w:webHidden/>
              </w:rPr>
              <w:fldChar w:fldCharType="begin"/>
            </w:r>
            <w:r w:rsidR="00D57E7C">
              <w:rPr>
                <w:noProof/>
                <w:webHidden/>
              </w:rPr>
              <w:instrText xml:space="preserve"> PAGEREF _Toc287824928 \h </w:instrText>
            </w:r>
            <w:r w:rsidR="00106E43">
              <w:rPr>
                <w:noProof/>
                <w:webHidden/>
              </w:rPr>
            </w:r>
            <w:r w:rsidR="00106E43">
              <w:rPr>
                <w:noProof/>
                <w:webHidden/>
              </w:rPr>
              <w:fldChar w:fldCharType="separate"/>
            </w:r>
            <w:r w:rsidR="00243C76">
              <w:rPr>
                <w:noProof/>
                <w:webHidden/>
              </w:rPr>
              <w:t>9</w:t>
            </w:r>
            <w:r w:rsidR="00106E43">
              <w:rPr>
                <w:noProof/>
                <w:webHidden/>
              </w:rPr>
              <w:fldChar w:fldCharType="end"/>
            </w:r>
          </w:hyperlink>
        </w:p>
        <w:p w14:paraId="0823A1F4" w14:textId="77777777" w:rsidR="00D57E7C" w:rsidRDefault="000633FF">
          <w:pPr>
            <w:pStyle w:val="Verzeichnis2"/>
            <w:tabs>
              <w:tab w:val="right" w:leader="dot" w:pos="9062"/>
            </w:tabs>
            <w:rPr>
              <w:rFonts w:eastAsiaTheme="minorEastAsia"/>
              <w:noProof/>
              <w:lang w:eastAsia="de-AT"/>
            </w:rPr>
          </w:pPr>
          <w:hyperlink w:anchor="_Toc287824929" w:history="1">
            <w:r w:rsidR="00D57E7C" w:rsidRPr="006C49AF">
              <w:rPr>
                <w:rStyle w:val="Hyperlink"/>
                <w:noProof/>
                <w:lang w:val="en-US"/>
              </w:rPr>
              <w:t>4.2 Extension: dynamic Indices</w:t>
            </w:r>
            <w:r w:rsidR="00D57E7C">
              <w:rPr>
                <w:noProof/>
                <w:webHidden/>
              </w:rPr>
              <w:tab/>
            </w:r>
            <w:r w:rsidR="00106E43">
              <w:rPr>
                <w:noProof/>
                <w:webHidden/>
              </w:rPr>
              <w:fldChar w:fldCharType="begin"/>
            </w:r>
            <w:r w:rsidR="00D57E7C">
              <w:rPr>
                <w:noProof/>
                <w:webHidden/>
              </w:rPr>
              <w:instrText xml:space="preserve"> PAGEREF _Toc287824929 \h </w:instrText>
            </w:r>
            <w:r w:rsidR="00106E43">
              <w:rPr>
                <w:noProof/>
                <w:webHidden/>
              </w:rPr>
            </w:r>
            <w:r w:rsidR="00106E43">
              <w:rPr>
                <w:noProof/>
                <w:webHidden/>
              </w:rPr>
              <w:fldChar w:fldCharType="separate"/>
            </w:r>
            <w:r w:rsidR="00243C76">
              <w:rPr>
                <w:noProof/>
                <w:webHidden/>
              </w:rPr>
              <w:t>10</w:t>
            </w:r>
            <w:r w:rsidR="00106E43">
              <w:rPr>
                <w:noProof/>
                <w:webHidden/>
              </w:rPr>
              <w:fldChar w:fldCharType="end"/>
            </w:r>
          </w:hyperlink>
        </w:p>
        <w:p w14:paraId="5A08D3FF" w14:textId="77777777" w:rsidR="00D57E7C" w:rsidRDefault="000633FF">
          <w:pPr>
            <w:pStyle w:val="Verzeichnis3"/>
            <w:tabs>
              <w:tab w:val="right" w:leader="dot" w:pos="9062"/>
            </w:tabs>
            <w:rPr>
              <w:rFonts w:eastAsiaTheme="minorEastAsia"/>
              <w:noProof/>
              <w:lang w:eastAsia="de-AT"/>
            </w:rPr>
          </w:pPr>
          <w:hyperlink w:anchor="_Toc287824930" w:history="1">
            <w:r w:rsidR="00D57E7C" w:rsidRPr="006C49AF">
              <w:rPr>
                <w:rStyle w:val="Hyperlink"/>
                <w:noProof/>
                <w:lang w:val="en-US"/>
              </w:rPr>
              <w:t xml:space="preserve">4.2.1 Current solution in MDService: the </w:t>
            </w:r>
            <w:r w:rsidR="00D57E7C" w:rsidRPr="006C49AF">
              <w:rPr>
                <w:rStyle w:val="Hyperlink"/>
                <w:rFonts w:ascii="Courier New" w:hAnsi="Courier New" w:cs="Courier New"/>
                <w:noProof/>
                <w:shd w:val="clear" w:color="auto" w:fill="ECF1F8"/>
                <w:lang w:val="en-US"/>
              </w:rPr>
              <w:t>cmdIndex</w:t>
            </w:r>
            <w:r w:rsidR="00D57E7C">
              <w:rPr>
                <w:noProof/>
                <w:webHidden/>
              </w:rPr>
              <w:tab/>
            </w:r>
            <w:r w:rsidR="00106E43">
              <w:rPr>
                <w:noProof/>
                <w:webHidden/>
              </w:rPr>
              <w:fldChar w:fldCharType="begin"/>
            </w:r>
            <w:r w:rsidR="00D57E7C">
              <w:rPr>
                <w:noProof/>
                <w:webHidden/>
              </w:rPr>
              <w:instrText xml:space="preserve"> PAGEREF _Toc287824930 \h </w:instrText>
            </w:r>
            <w:r w:rsidR="00106E43">
              <w:rPr>
                <w:noProof/>
                <w:webHidden/>
              </w:rPr>
            </w:r>
            <w:r w:rsidR="00106E43">
              <w:rPr>
                <w:noProof/>
                <w:webHidden/>
              </w:rPr>
              <w:fldChar w:fldCharType="separate"/>
            </w:r>
            <w:r w:rsidR="00243C76">
              <w:rPr>
                <w:noProof/>
                <w:webHidden/>
              </w:rPr>
              <w:t>11</w:t>
            </w:r>
            <w:r w:rsidR="00106E43">
              <w:rPr>
                <w:noProof/>
                <w:webHidden/>
              </w:rPr>
              <w:fldChar w:fldCharType="end"/>
            </w:r>
          </w:hyperlink>
        </w:p>
        <w:p w14:paraId="1FB9CCFC" w14:textId="77777777" w:rsidR="00D57E7C" w:rsidRDefault="000633FF">
          <w:pPr>
            <w:pStyle w:val="Verzeichnis3"/>
            <w:tabs>
              <w:tab w:val="right" w:leader="dot" w:pos="9062"/>
            </w:tabs>
            <w:rPr>
              <w:rFonts w:eastAsiaTheme="minorEastAsia"/>
              <w:noProof/>
              <w:lang w:eastAsia="de-AT"/>
            </w:rPr>
          </w:pPr>
          <w:hyperlink w:anchor="_Toc287824931" w:history="1">
            <w:r w:rsidR="00D57E7C" w:rsidRPr="006C49AF">
              <w:rPr>
                <w:rStyle w:val="Hyperlink"/>
                <w:noProof/>
                <w:lang w:val="en-US"/>
              </w:rPr>
              <w:t>4.2.2 Identifying Tiers in Text Corpora</w:t>
            </w:r>
            <w:r w:rsidR="00D57E7C">
              <w:rPr>
                <w:noProof/>
                <w:webHidden/>
              </w:rPr>
              <w:tab/>
            </w:r>
            <w:r w:rsidR="00106E43">
              <w:rPr>
                <w:noProof/>
                <w:webHidden/>
              </w:rPr>
              <w:fldChar w:fldCharType="begin"/>
            </w:r>
            <w:r w:rsidR="00D57E7C">
              <w:rPr>
                <w:noProof/>
                <w:webHidden/>
              </w:rPr>
              <w:instrText xml:space="preserve"> PAGEREF _Toc287824931 \h </w:instrText>
            </w:r>
            <w:r w:rsidR="00106E43">
              <w:rPr>
                <w:noProof/>
                <w:webHidden/>
              </w:rPr>
            </w:r>
            <w:r w:rsidR="00106E43">
              <w:rPr>
                <w:noProof/>
                <w:webHidden/>
              </w:rPr>
              <w:fldChar w:fldCharType="separate"/>
            </w:r>
            <w:r w:rsidR="00243C76">
              <w:rPr>
                <w:noProof/>
                <w:webHidden/>
              </w:rPr>
              <w:t>11</w:t>
            </w:r>
            <w:r w:rsidR="00106E43">
              <w:rPr>
                <w:noProof/>
                <w:webHidden/>
              </w:rPr>
              <w:fldChar w:fldCharType="end"/>
            </w:r>
          </w:hyperlink>
        </w:p>
        <w:p w14:paraId="35F98FE0" w14:textId="77777777" w:rsidR="00D57E7C" w:rsidRDefault="000633FF">
          <w:pPr>
            <w:pStyle w:val="Verzeichnis3"/>
            <w:tabs>
              <w:tab w:val="right" w:leader="dot" w:pos="9062"/>
            </w:tabs>
            <w:rPr>
              <w:rFonts w:eastAsiaTheme="minorEastAsia"/>
              <w:noProof/>
              <w:lang w:eastAsia="de-AT"/>
            </w:rPr>
          </w:pPr>
          <w:hyperlink w:anchor="_Toc287824932" w:history="1">
            <w:r w:rsidR="00D57E7C" w:rsidRPr="006C49AF">
              <w:rPr>
                <w:rStyle w:val="Hyperlink"/>
                <w:noProof/>
                <w:lang w:val="en-US"/>
              </w:rPr>
              <w:t>4.2.3 Identifying Tiers in Multimodal Resources</w:t>
            </w:r>
            <w:r w:rsidR="00D57E7C">
              <w:rPr>
                <w:noProof/>
                <w:webHidden/>
              </w:rPr>
              <w:tab/>
            </w:r>
            <w:r w:rsidR="00106E43">
              <w:rPr>
                <w:noProof/>
                <w:webHidden/>
              </w:rPr>
              <w:fldChar w:fldCharType="begin"/>
            </w:r>
            <w:r w:rsidR="00D57E7C">
              <w:rPr>
                <w:noProof/>
                <w:webHidden/>
              </w:rPr>
              <w:instrText xml:space="preserve"> PAGEREF _Toc287824932 \h </w:instrText>
            </w:r>
            <w:r w:rsidR="00106E43">
              <w:rPr>
                <w:noProof/>
                <w:webHidden/>
              </w:rPr>
            </w:r>
            <w:r w:rsidR="00106E43">
              <w:rPr>
                <w:noProof/>
                <w:webHidden/>
              </w:rPr>
              <w:fldChar w:fldCharType="separate"/>
            </w:r>
            <w:r w:rsidR="00243C76">
              <w:rPr>
                <w:noProof/>
                <w:webHidden/>
              </w:rPr>
              <w:t>12</w:t>
            </w:r>
            <w:r w:rsidR="00106E43">
              <w:rPr>
                <w:noProof/>
                <w:webHidden/>
              </w:rPr>
              <w:fldChar w:fldCharType="end"/>
            </w:r>
          </w:hyperlink>
        </w:p>
        <w:p w14:paraId="42116449" w14:textId="77777777" w:rsidR="00D57E7C" w:rsidRDefault="000633FF">
          <w:pPr>
            <w:pStyle w:val="Verzeichnis3"/>
            <w:tabs>
              <w:tab w:val="right" w:leader="dot" w:pos="9062"/>
            </w:tabs>
            <w:rPr>
              <w:rFonts w:eastAsiaTheme="minorEastAsia"/>
              <w:noProof/>
              <w:lang w:eastAsia="de-AT"/>
            </w:rPr>
          </w:pPr>
          <w:hyperlink w:anchor="_Toc287824933" w:history="1">
            <w:r w:rsidR="00D57E7C" w:rsidRPr="006C49AF">
              <w:rPr>
                <w:rStyle w:val="Hyperlink"/>
                <w:noProof/>
                <w:lang w:val="en-US"/>
              </w:rPr>
              <w:t xml:space="preserve">4.2.4 </w:t>
            </w:r>
            <w:r w:rsidR="00BA3AA7">
              <w:rPr>
                <w:rStyle w:val="Hyperlink"/>
                <w:noProof/>
                <w:lang w:val="en-US"/>
              </w:rPr>
              <w:t>Alignm</w:t>
            </w:r>
            <w:r w:rsidR="00D57E7C" w:rsidRPr="006C49AF">
              <w:rPr>
                <w:rStyle w:val="Hyperlink"/>
                <w:noProof/>
                <w:lang w:val="en-US"/>
              </w:rPr>
              <w:t>ent of the Tiers</w:t>
            </w:r>
            <w:r w:rsidR="00D57E7C">
              <w:rPr>
                <w:noProof/>
                <w:webHidden/>
              </w:rPr>
              <w:tab/>
            </w:r>
            <w:r w:rsidR="00106E43">
              <w:rPr>
                <w:noProof/>
                <w:webHidden/>
              </w:rPr>
              <w:fldChar w:fldCharType="begin"/>
            </w:r>
            <w:r w:rsidR="00D57E7C">
              <w:rPr>
                <w:noProof/>
                <w:webHidden/>
              </w:rPr>
              <w:instrText xml:space="preserve"> PAGEREF _Toc287824933 \h </w:instrText>
            </w:r>
            <w:r w:rsidR="00106E43">
              <w:rPr>
                <w:noProof/>
                <w:webHidden/>
              </w:rPr>
            </w:r>
            <w:r w:rsidR="00106E43">
              <w:rPr>
                <w:noProof/>
                <w:webHidden/>
              </w:rPr>
              <w:fldChar w:fldCharType="separate"/>
            </w:r>
            <w:r w:rsidR="00243C76">
              <w:rPr>
                <w:noProof/>
                <w:webHidden/>
              </w:rPr>
              <w:t>14</w:t>
            </w:r>
            <w:r w:rsidR="00106E43">
              <w:rPr>
                <w:noProof/>
                <w:webHidden/>
              </w:rPr>
              <w:fldChar w:fldCharType="end"/>
            </w:r>
          </w:hyperlink>
        </w:p>
        <w:p w14:paraId="30410B2E" w14:textId="77777777" w:rsidR="00D57E7C" w:rsidRDefault="000633FF">
          <w:pPr>
            <w:pStyle w:val="Verzeichnis3"/>
            <w:tabs>
              <w:tab w:val="right" w:leader="dot" w:pos="9062"/>
            </w:tabs>
            <w:rPr>
              <w:rFonts w:eastAsiaTheme="minorEastAsia"/>
              <w:noProof/>
              <w:lang w:eastAsia="de-AT"/>
            </w:rPr>
          </w:pPr>
          <w:hyperlink w:anchor="_Toc287824934" w:history="1">
            <w:r w:rsidR="00D57E7C" w:rsidRPr="006C49AF">
              <w:rPr>
                <w:rStyle w:val="Hyperlink"/>
                <w:noProof/>
                <w:lang w:val="en-US"/>
              </w:rPr>
              <w:t>4.2.5 Announcing the tiers</w:t>
            </w:r>
            <w:r w:rsidR="00D57E7C">
              <w:rPr>
                <w:noProof/>
                <w:webHidden/>
              </w:rPr>
              <w:tab/>
            </w:r>
            <w:r w:rsidR="00106E43">
              <w:rPr>
                <w:noProof/>
                <w:webHidden/>
              </w:rPr>
              <w:fldChar w:fldCharType="begin"/>
            </w:r>
            <w:r w:rsidR="00D57E7C">
              <w:rPr>
                <w:noProof/>
                <w:webHidden/>
              </w:rPr>
              <w:instrText xml:space="preserve"> PAGEREF _Toc287824934 \h </w:instrText>
            </w:r>
            <w:r w:rsidR="00106E43">
              <w:rPr>
                <w:noProof/>
                <w:webHidden/>
              </w:rPr>
            </w:r>
            <w:r w:rsidR="00106E43">
              <w:rPr>
                <w:noProof/>
                <w:webHidden/>
              </w:rPr>
              <w:fldChar w:fldCharType="separate"/>
            </w:r>
            <w:r w:rsidR="00243C76">
              <w:rPr>
                <w:noProof/>
                <w:webHidden/>
              </w:rPr>
              <w:t>14</w:t>
            </w:r>
            <w:r w:rsidR="00106E43">
              <w:rPr>
                <w:noProof/>
                <w:webHidden/>
              </w:rPr>
              <w:fldChar w:fldCharType="end"/>
            </w:r>
          </w:hyperlink>
        </w:p>
        <w:p w14:paraId="4A56A233" w14:textId="77777777" w:rsidR="00D57E7C" w:rsidRDefault="000633FF">
          <w:pPr>
            <w:pStyle w:val="Verzeichnis2"/>
            <w:tabs>
              <w:tab w:val="right" w:leader="dot" w:pos="9062"/>
            </w:tabs>
            <w:rPr>
              <w:rFonts w:eastAsiaTheme="minorEastAsia"/>
              <w:noProof/>
              <w:lang w:eastAsia="de-AT"/>
            </w:rPr>
          </w:pPr>
          <w:hyperlink w:anchor="_Toc287824935" w:history="1">
            <w:r w:rsidR="00D57E7C" w:rsidRPr="006C49AF">
              <w:rPr>
                <w:rStyle w:val="Hyperlink"/>
                <w:noProof/>
                <w:lang w:val="en-US"/>
              </w:rPr>
              <w:t>4.3 Extension: Sequential Tier Search</w:t>
            </w:r>
            <w:r w:rsidR="00D57E7C">
              <w:rPr>
                <w:noProof/>
                <w:webHidden/>
              </w:rPr>
              <w:tab/>
            </w:r>
            <w:r w:rsidR="00106E43">
              <w:rPr>
                <w:noProof/>
                <w:webHidden/>
              </w:rPr>
              <w:fldChar w:fldCharType="begin"/>
            </w:r>
            <w:r w:rsidR="00D57E7C">
              <w:rPr>
                <w:noProof/>
                <w:webHidden/>
              </w:rPr>
              <w:instrText xml:space="preserve"> PAGEREF _Toc287824935 \h </w:instrText>
            </w:r>
            <w:r w:rsidR="00106E43">
              <w:rPr>
                <w:noProof/>
                <w:webHidden/>
              </w:rPr>
            </w:r>
            <w:r w:rsidR="00106E43">
              <w:rPr>
                <w:noProof/>
                <w:webHidden/>
              </w:rPr>
              <w:fldChar w:fldCharType="separate"/>
            </w:r>
            <w:r w:rsidR="00243C76">
              <w:rPr>
                <w:noProof/>
                <w:webHidden/>
              </w:rPr>
              <w:t>16</w:t>
            </w:r>
            <w:r w:rsidR="00106E43">
              <w:rPr>
                <w:noProof/>
                <w:webHidden/>
              </w:rPr>
              <w:fldChar w:fldCharType="end"/>
            </w:r>
          </w:hyperlink>
        </w:p>
        <w:p w14:paraId="78996B18" w14:textId="77777777" w:rsidR="00D57E7C" w:rsidRDefault="000633FF">
          <w:pPr>
            <w:pStyle w:val="Verzeichnis3"/>
            <w:tabs>
              <w:tab w:val="right" w:leader="dot" w:pos="9062"/>
            </w:tabs>
            <w:rPr>
              <w:rFonts w:eastAsiaTheme="minorEastAsia"/>
              <w:noProof/>
              <w:lang w:eastAsia="de-AT"/>
            </w:rPr>
          </w:pPr>
          <w:hyperlink w:anchor="_Toc287824936" w:history="1">
            <w:r w:rsidR="00D57E7C" w:rsidRPr="006C49AF">
              <w:rPr>
                <w:rStyle w:val="Hyperlink"/>
                <w:noProof/>
                <w:lang w:val="en-US"/>
              </w:rPr>
              <w:t>4.3.1 Atomic Single-Tier Query</w:t>
            </w:r>
            <w:r w:rsidR="00D57E7C">
              <w:rPr>
                <w:noProof/>
                <w:webHidden/>
              </w:rPr>
              <w:tab/>
            </w:r>
            <w:r w:rsidR="00106E43">
              <w:rPr>
                <w:noProof/>
                <w:webHidden/>
              </w:rPr>
              <w:fldChar w:fldCharType="begin"/>
            </w:r>
            <w:r w:rsidR="00D57E7C">
              <w:rPr>
                <w:noProof/>
                <w:webHidden/>
              </w:rPr>
              <w:instrText xml:space="preserve"> PAGEREF _Toc287824936 \h </w:instrText>
            </w:r>
            <w:r w:rsidR="00106E43">
              <w:rPr>
                <w:noProof/>
                <w:webHidden/>
              </w:rPr>
            </w:r>
            <w:r w:rsidR="00106E43">
              <w:rPr>
                <w:noProof/>
                <w:webHidden/>
              </w:rPr>
              <w:fldChar w:fldCharType="separate"/>
            </w:r>
            <w:r w:rsidR="00243C76">
              <w:rPr>
                <w:noProof/>
                <w:webHidden/>
              </w:rPr>
              <w:t>16</w:t>
            </w:r>
            <w:r w:rsidR="00106E43">
              <w:rPr>
                <w:noProof/>
                <w:webHidden/>
              </w:rPr>
              <w:fldChar w:fldCharType="end"/>
            </w:r>
          </w:hyperlink>
        </w:p>
        <w:p w14:paraId="30AE7F7D" w14:textId="77777777" w:rsidR="00D57E7C" w:rsidRDefault="000633FF">
          <w:pPr>
            <w:pStyle w:val="Verzeichnis3"/>
            <w:tabs>
              <w:tab w:val="right" w:leader="dot" w:pos="9062"/>
            </w:tabs>
            <w:rPr>
              <w:rFonts w:eastAsiaTheme="minorEastAsia"/>
              <w:noProof/>
              <w:lang w:eastAsia="de-AT"/>
            </w:rPr>
          </w:pPr>
          <w:hyperlink w:anchor="_Toc287824937" w:history="1">
            <w:r w:rsidR="00D57E7C" w:rsidRPr="006C49AF">
              <w:rPr>
                <w:rStyle w:val="Hyperlink"/>
                <w:noProof/>
                <w:lang w:val="en-US"/>
              </w:rPr>
              <w:t>4.3.2 Proximity / Sequence / Window /Element Query</w:t>
            </w:r>
            <w:r w:rsidR="00D57E7C">
              <w:rPr>
                <w:noProof/>
                <w:webHidden/>
              </w:rPr>
              <w:tab/>
            </w:r>
            <w:r w:rsidR="00106E43">
              <w:rPr>
                <w:noProof/>
                <w:webHidden/>
              </w:rPr>
              <w:fldChar w:fldCharType="begin"/>
            </w:r>
            <w:r w:rsidR="00D57E7C">
              <w:rPr>
                <w:noProof/>
                <w:webHidden/>
              </w:rPr>
              <w:instrText xml:space="preserve"> PAGEREF _Toc287824937 \h </w:instrText>
            </w:r>
            <w:r w:rsidR="00106E43">
              <w:rPr>
                <w:noProof/>
                <w:webHidden/>
              </w:rPr>
            </w:r>
            <w:r w:rsidR="00106E43">
              <w:rPr>
                <w:noProof/>
                <w:webHidden/>
              </w:rPr>
              <w:fldChar w:fldCharType="separate"/>
            </w:r>
            <w:r w:rsidR="00243C76">
              <w:rPr>
                <w:noProof/>
                <w:webHidden/>
              </w:rPr>
              <w:t>17</w:t>
            </w:r>
            <w:r w:rsidR="00106E43">
              <w:rPr>
                <w:noProof/>
                <w:webHidden/>
              </w:rPr>
              <w:fldChar w:fldCharType="end"/>
            </w:r>
          </w:hyperlink>
        </w:p>
        <w:p w14:paraId="315DBD58" w14:textId="77777777" w:rsidR="00D57E7C" w:rsidRDefault="000633FF">
          <w:pPr>
            <w:pStyle w:val="Verzeichnis3"/>
            <w:tabs>
              <w:tab w:val="right" w:leader="dot" w:pos="9062"/>
            </w:tabs>
            <w:rPr>
              <w:rFonts w:eastAsiaTheme="minorEastAsia"/>
              <w:noProof/>
              <w:lang w:eastAsia="de-AT"/>
            </w:rPr>
          </w:pPr>
          <w:hyperlink w:anchor="_Toc287824938" w:history="1">
            <w:r w:rsidR="00D57E7C" w:rsidRPr="006C49AF">
              <w:rPr>
                <w:rStyle w:val="Hyperlink"/>
                <w:noProof/>
                <w:lang w:val="en-US"/>
              </w:rPr>
              <w:t>4.3.3 Sequence multi-tier query</w:t>
            </w:r>
            <w:r w:rsidR="00D57E7C">
              <w:rPr>
                <w:noProof/>
                <w:webHidden/>
              </w:rPr>
              <w:tab/>
            </w:r>
            <w:r w:rsidR="00106E43">
              <w:rPr>
                <w:noProof/>
                <w:webHidden/>
              </w:rPr>
              <w:fldChar w:fldCharType="begin"/>
            </w:r>
            <w:r w:rsidR="00D57E7C">
              <w:rPr>
                <w:noProof/>
                <w:webHidden/>
              </w:rPr>
              <w:instrText xml:space="preserve"> PAGEREF _Toc287824938 \h </w:instrText>
            </w:r>
            <w:r w:rsidR="00106E43">
              <w:rPr>
                <w:noProof/>
                <w:webHidden/>
              </w:rPr>
            </w:r>
            <w:r w:rsidR="00106E43">
              <w:rPr>
                <w:noProof/>
                <w:webHidden/>
              </w:rPr>
              <w:fldChar w:fldCharType="separate"/>
            </w:r>
            <w:r w:rsidR="00243C76">
              <w:rPr>
                <w:noProof/>
                <w:webHidden/>
              </w:rPr>
              <w:t>19</w:t>
            </w:r>
            <w:r w:rsidR="00106E43">
              <w:rPr>
                <w:noProof/>
                <w:webHidden/>
              </w:rPr>
              <w:fldChar w:fldCharType="end"/>
            </w:r>
          </w:hyperlink>
        </w:p>
        <w:p w14:paraId="7435B820" w14:textId="77777777" w:rsidR="00D57E7C" w:rsidRDefault="000633FF">
          <w:pPr>
            <w:pStyle w:val="Verzeichnis2"/>
            <w:tabs>
              <w:tab w:val="right" w:leader="dot" w:pos="9062"/>
            </w:tabs>
            <w:rPr>
              <w:rFonts w:eastAsiaTheme="minorEastAsia"/>
              <w:noProof/>
              <w:lang w:eastAsia="de-AT"/>
            </w:rPr>
          </w:pPr>
          <w:hyperlink w:anchor="_Toc287824939" w:history="1">
            <w:r w:rsidR="00D57E7C" w:rsidRPr="006C49AF">
              <w:rPr>
                <w:rStyle w:val="Hyperlink"/>
                <w:noProof/>
                <w:lang w:val="en-US"/>
              </w:rPr>
              <w:t>4.4 Binding Indices</w:t>
            </w:r>
            <w:r w:rsidR="00D57E7C">
              <w:rPr>
                <w:noProof/>
                <w:webHidden/>
              </w:rPr>
              <w:tab/>
            </w:r>
            <w:r w:rsidR="00106E43">
              <w:rPr>
                <w:noProof/>
                <w:webHidden/>
              </w:rPr>
              <w:fldChar w:fldCharType="begin"/>
            </w:r>
            <w:r w:rsidR="00D57E7C">
              <w:rPr>
                <w:noProof/>
                <w:webHidden/>
              </w:rPr>
              <w:instrText xml:space="preserve"> PAGEREF _Toc287824939 \h </w:instrText>
            </w:r>
            <w:r w:rsidR="00106E43">
              <w:rPr>
                <w:noProof/>
                <w:webHidden/>
              </w:rPr>
            </w:r>
            <w:r w:rsidR="00106E43">
              <w:rPr>
                <w:noProof/>
                <w:webHidden/>
              </w:rPr>
              <w:fldChar w:fldCharType="separate"/>
            </w:r>
            <w:r w:rsidR="00243C76">
              <w:rPr>
                <w:noProof/>
                <w:webHidden/>
              </w:rPr>
              <w:t>20</w:t>
            </w:r>
            <w:r w:rsidR="00106E43">
              <w:rPr>
                <w:noProof/>
                <w:webHidden/>
              </w:rPr>
              <w:fldChar w:fldCharType="end"/>
            </w:r>
          </w:hyperlink>
        </w:p>
        <w:p w14:paraId="4BE597B0" w14:textId="77777777" w:rsidR="00D57E7C" w:rsidRDefault="000633FF">
          <w:pPr>
            <w:pStyle w:val="Verzeichnis2"/>
            <w:tabs>
              <w:tab w:val="right" w:leader="dot" w:pos="9062"/>
            </w:tabs>
            <w:rPr>
              <w:rFonts w:eastAsiaTheme="minorEastAsia"/>
              <w:noProof/>
              <w:lang w:eastAsia="de-AT"/>
            </w:rPr>
          </w:pPr>
          <w:hyperlink w:anchor="_Toc287824940" w:history="1">
            <w:r w:rsidR="00D57E7C" w:rsidRPr="006C49AF">
              <w:rPr>
                <w:rStyle w:val="Hyperlink"/>
                <w:noProof/>
                <w:lang w:val="en-US"/>
              </w:rPr>
              <w:t>4.5 Restricting Search by Repositories/Corpora/Collections</w:t>
            </w:r>
            <w:r w:rsidR="00D57E7C">
              <w:rPr>
                <w:noProof/>
                <w:webHidden/>
              </w:rPr>
              <w:tab/>
            </w:r>
            <w:r w:rsidR="00106E43">
              <w:rPr>
                <w:noProof/>
                <w:webHidden/>
              </w:rPr>
              <w:fldChar w:fldCharType="begin"/>
            </w:r>
            <w:r w:rsidR="00D57E7C">
              <w:rPr>
                <w:noProof/>
                <w:webHidden/>
              </w:rPr>
              <w:instrText xml:space="preserve"> PAGEREF _Toc287824940 \h </w:instrText>
            </w:r>
            <w:r w:rsidR="00106E43">
              <w:rPr>
                <w:noProof/>
                <w:webHidden/>
              </w:rPr>
            </w:r>
            <w:r w:rsidR="00106E43">
              <w:rPr>
                <w:noProof/>
                <w:webHidden/>
              </w:rPr>
              <w:fldChar w:fldCharType="separate"/>
            </w:r>
            <w:r w:rsidR="00243C76">
              <w:rPr>
                <w:noProof/>
                <w:webHidden/>
              </w:rPr>
              <w:t>21</w:t>
            </w:r>
            <w:r w:rsidR="00106E43">
              <w:rPr>
                <w:noProof/>
                <w:webHidden/>
              </w:rPr>
              <w:fldChar w:fldCharType="end"/>
            </w:r>
          </w:hyperlink>
        </w:p>
        <w:p w14:paraId="41F922B7" w14:textId="77777777" w:rsidR="00D57E7C" w:rsidRDefault="000633FF">
          <w:pPr>
            <w:pStyle w:val="Verzeichnis3"/>
            <w:tabs>
              <w:tab w:val="right" w:leader="dot" w:pos="9062"/>
            </w:tabs>
            <w:rPr>
              <w:rFonts w:eastAsiaTheme="minorEastAsia"/>
              <w:noProof/>
              <w:lang w:eastAsia="de-AT"/>
            </w:rPr>
          </w:pPr>
          <w:hyperlink w:anchor="_Toc287824941" w:history="1">
            <w:r w:rsidR="00D57E7C" w:rsidRPr="006C49AF">
              <w:rPr>
                <w:rStyle w:val="Hyperlink"/>
                <w:noProof/>
                <w:lang w:val="en-US"/>
              </w:rPr>
              <w:t>4.5.1 Announcing repositories / collections</w:t>
            </w:r>
            <w:r w:rsidR="00D57E7C">
              <w:rPr>
                <w:noProof/>
                <w:webHidden/>
              </w:rPr>
              <w:tab/>
            </w:r>
            <w:r w:rsidR="00106E43">
              <w:rPr>
                <w:noProof/>
                <w:webHidden/>
              </w:rPr>
              <w:fldChar w:fldCharType="begin"/>
            </w:r>
            <w:r w:rsidR="00D57E7C">
              <w:rPr>
                <w:noProof/>
                <w:webHidden/>
              </w:rPr>
              <w:instrText xml:space="preserve"> PAGEREF _Toc287824941 \h </w:instrText>
            </w:r>
            <w:r w:rsidR="00106E43">
              <w:rPr>
                <w:noProof/>
                <w:webHidden/>
              </w:rPr>
            </w:r>
            <w:r w:rsidR="00106E43">
              <w:rPr>
                <w:noProof/>
                <w:webHidden/>
              </w:rPr>
              <w:fldChar w:fldCharType="separate"/>
            </w:r>
            <w:r w:rsidR="00243C76">
              <w:rPr>
                <w:noProof/>
                <w:webHidden/>
              </w:rPr>
              <w:t>21</w:t>
            </w:r>
            <w:r w:rsidR="00106E43">
              <w:rPr>
                <w:noProof/>
                <w:webHidden/>
              </w:rPr>
              <w:fldChar w:fldCharType="end"/>
            </w:r>
          </w:hyperlink>
        </w:p>
        <w:p w14:paraId="0DB58FEA" w14:textId="77777777" w:rsidR="00D57E7C" w:rsidRDefault="000633FF">
          <w:pPr>
            <w:pStyle w:val="Verzeichnis3"/>
            <w:tabs>
              <w:tab w:val="right" w:leader="dot" w:pos="9062"/>
            </w:tabs>
            <w:rPr>
              <w:rFonts w:eastAsiaTheme="minorEastAsia"/>
              <w:noProof/>
              <w:lang w:eastAsia="de-AT"/>
            </w:rPr>
          </w:pPr>
          <w:hyperlink w:anchor="_Toc287824942" w:history="1">
            <w:r w:rsidR="00D57E7C" w:rsidRPr="006C49AF">
              <w:rPr>
                <w:rStyle w:val="Hyperlink"/>
                <w:noProof/>
                <w:lang w:val="en-US"/>
              </w:rPr>
              <w:t>4.5.2 Announcing Resources?</w:t>
            </w:r>
            <w:r w:rsidR="00D57E7C">
              <w:rPr>
                <w:noProof/>
                <w:webHidden/>
              </w:rPr>
              <w:tab/>
            </w:r>
            <w:r w:rsidR="00106E43">
              <w:rPr>
                <w:noProof/>
                <w:webHidden/>
              </w:rPr>
              <w:fldChar w:fldCharType="begin"/>
            </w:r>
            <w:r w:rsidR="00D57E7C">
              <w:rPr>
                <w:noProof/>
                <w:webHidden/>
              </w:rPr>
              <w:instrText xml:space="preserve"> PAGEREF _Toc287824942 \h </w:instrText>
            </w:r>
            <w:r w:rsidR="00106E43">
              <w:rPr>
                <w:noProof/>
                <w:webHidden/>
              </w:rPr>
            </w:r>
            <w:r w:rsidR="00106E43">
              <w:rPr>
                <w:noProof/>
                <w:webHidden/>
              </w:rPr>
              <w:fldChar w:fldCharType="separate"/>
            </w:r>
            <w:r w:rsidR="00243C76">
              <w:rPr>
                <w:noProof/>
                <w:webHidden/>
              </w:rPr>
              <w:t>22</w:t>
            </w:r>
            <w:r w:rsidR="00106E43">
              <w:rPr>
                <w:noProof/>
                <w:webHidden/>
              </w:rPr>
              <w:fldChar w:fldCharType="end"/>
            </w:r>
          </w:hyperlink>
        </w:p>
        <w:p w14:paraId="095EB7C9" w14:textId="77777777" w:rsidR="00D57E7C" w:rsidRDefault="000633FF">
          <w:pPr>
            <w:pStyle w:val="Verzeichnis3"/>
            <w:tabs>
              <w:tab w:val="right" w:leader="dot" w:pos="9062"/>
            </w:tabs>
            <w:rPr>
              <w:rFonts w:eastAsiaTheme="minorEastAsia"/>
              <w:noProof/>
              <w:lang w:eastAsia="de-AT"/>
            </w:rPr>
          </w:pPr>
          <w:hyperlink w:anchor="_Toc287824943" w:history="1">
            <w:r w:rsidR="00D57E7C" w:rsidRPr="006C49AF">
              <w:rPr>
                <w:rStyle w:val="Hyperlink"/>
                <w:noProof/>
                <w:lang w:val="en-US"/>
              </w:rPr>
              <w:t>4.5.3 Specifying Collections in the request</w:t>
            </w:r>
            <w:r w:rsidR="00D57E7C">
              <w:rPr>
                <w:noProof/>
                <w:webHidden/>
              </w:rPr>
              <w:tab/>
            </w:r>
            <w:r w:rsidR="00106E43">
              <w:rPr>
                <w:noProof/>
                <w:webHidden/>
              </w:rPr>
              <w:fldChar w:fldCharType="begin"/>
            </w:r>
            <w:r w:rsidR="00D57E7C">
              <w:rPr>
                <w:noProof/>
                <w:webHidden/>
              </w:rPr>
              <w:instrText xml:space="preserve"> PAGEREF _Toc287824943 \h </w:instrText>
            </w:r>
            <w:r w:rsidR="00106E43">
              <w:rPr>
                <w:noProof/>
                <w:webHidden/>
              </w:rPr>
            </w:r>
            <w:r w:rsidR="00106E43">
              <w:rPr>
                <w:noProof/>
                <w:webHidden/>
              </w:rPr>
              <w:fldChar w:fldCharType="separate"/>
            </w:r>
            <w:r w:rsidR="00243C76">
              <w:rPr>
                <w:noProof/>
                <w:webHidden/>
              </w:rPr>
              <w:t>22</w:t>
            </w:r>
            <w:r w:rsidR="00106E43">
              <w:rPr>
                <w:noProof/>
                <w:webHidden/>
              </w:rPr>
              <w:fldChar w:fldCharType="end"/>
            </w:r>
          </w:hyperlink>
        </w:p>
        <w:p w14:paraId="11BD6134" w14:textId="77777777" w:rsidR="00D57E7C" w:rsidRDefault="000633FF">
          <w:pPr>
            <w:pStyle w:val="Verzeichnis3"/>
            <w:tabs>
              <w:tab w:val="right" w:leader="dot" w:pos="9062"/>
            </w:tabs>
            <w:rPr>
              <w:rFonts w:eastAsiaTheme="minorEastAsia"/>
              <w:noProof/>
              <w:lang w:eastAsia="de-AT"/>
            </w:rPr>
          </w:pPr>
          <w:hyperlink w:anchor="_Toc287824944" w:history="1">
            <w:r w:rsidR="00D57E7C" w:rsidRPr="006C49AF">
              <w:rPr>
                <w:rStyle w:val="Hyperlink"/>
                <w:noProof/>
                <w:lang w:val="en-US"/>
              </w:rPr>
              <w:t>4.5.4 Restricting the search by Repositories / Resources</w:t>
            </w:r>
            <w:r w:rsidR="00D57E7C">
              <w:rPr>
                <w:noProof/>
                <w:webHidden/>
              </w:rPr>
              <w:tab/>
            </w:r>
            <w:r w:rsidR="00106E43">
              <w:rPr>
                <w:noProof/>
                <w:webHidden/>
              </w:rPr>
              <w:fldChar w:fldCharType="begin"/>
            </w:r>
            <w:r w:rsidR="00D57E7C">
              <w:rPr>
                <w:noProof/>
                <w:webHidden/>
              </w:rPr>
              <w:instrText xml:space="preserve"> PAGEREF _Toc287824944 \h </w:instrText>
            </w:r>
            <w:r w:rsidR="00106E43">
              <w:rPr>
                <w:noProof/>
                <w:webHidden/>
              </w:rPr>
            </w:r>
            <w:r w:rsidR="00106E43">
              <w:rPr>
                <w:noProof/>
                <w:webHidden/>
              </w:rPr>
              <w:fldChar w:fldCharType="separate"/>
            </w:r>
            <w:r w:rsidR="00243C76">
              <w:rPr>
                <w:noProof/>
                <w:webHidden/>
              </w:rPr>
              <w:t>23</w:t>
            </w:r>
            <w:r w:rsidR="00106E43">
              <w:rPr>
                <w:noProof/>
                <w:webHidden/>
              </w:rPr>
              <w:fldChar w:fldCharType="end"/>
            </w:r>
          </w:hyperlink>
        </w:p>
        <w:p w14:paraId="2946D0CC" w14:textId="77777777" w:rsidR="00D57E7C" w:rsidRDefault="000633FF">
          <w:pPr>
            <w:pStyle w:val="Verzeichnis3"/>
            <w:tabs>
              <w:tab w:val="right" w:leader="dot" w:pos="9062"/>
            </w:tabs>
            <w:rPr>
              <w:rFonts w:eastAsiaTheme="minorEastAsia"/>
              <w:noProof/>
              <w:lang w:eastAsia="de-AT"/>
            </w:rPr>
          </w:pPr>
          <w:hyperlink w:anchor="_Toc287824945" w:history="1">
            <w:r w:rsidR="00D57E7C" w:rsidRPr="006C49AF">
              <w:rPr>
                <w:rStyle w:val="Hyperlink"/>
                <w:noProof/>
                <w:lang w:val="en-US"/>
              </w:rPr>
              <w:t>4.5.5 Handling in MDService</w:t>
            </w:r>
            <w:r w:rsidR="00D57E7C">
              <w:rPr>
                <w:noProof/>
                <w:webHidden/>
              </w:rPr>
              <w:tab/>
            </w:r>
            <w:r w:rsidR="00106E43">
              <w:rPr>
                <w:noProof/>
                <w:webHidden/>
              </w:rPr>
              <w:fldChar w:fldCharType="begin"/>
            </w:r>
            <w:r w:rsidR="00D57E7C">
              <w:rPr>
                <w:noProof/>
                <w:webHidden/>
              </w:rPr>
              <w:instrText xml:space="preserve"> PAGEREF _Toc287824945 \h </w:instrText>
            </w:r>
            <w:r w:rsidR="00106E43">
              <w:rPr>
                <w:noProof/>
                <w:webHidden/>
              </w:rPr>
            </w:r>
            <w:r w:rsidR="00106E43">
              <w:rPr>
                <w:noProof/>
                <w:webHidden/>
              </w:rPr>
              <w:fldChar w:fldCharType="separate"/>
            </w:r>
            <w:r w:rsidR="00243C76">
              <w:rPr>
                <w:noProof/>
                <w:webHidden/>
              </w:rPr>
              <w:t>23</w:t>
            </w:r>
            <w:r w:rsidR="00106E43">
              <w:rPr>
                <w:noProof/>
                <w:webHidden/>
              </w:rPr>
              <w:fldChar w:fldCharType="end"/>
            </w:r>
          </w:hyperlink>
        </w:p>
        <w:p w14:paraId="1CC4F1D6" w14:textId="77777777" w:rsidR="00D57E7C" w:rsidRDefault="000633FF">
          <w:pPr>
            <w:pStyle w:val="Verzeichnis2"/>
            <w:tabs>
              <w:tab w:val="right" w:leader="dot" w:pos="9062"/>
            </w:tabs>
            <w:rPr>
              <w:rFonts w:eastAsiaTheme="minorEastAsia"/>
              <w:noProof/>
              <w:lang w:eastAsia="de-AT"/>
            </w:rPr>
          </w:pPr>
          <w:hyperlink w:anchor="_Toc287824946" w:history="1">
            <w:r w:rsidR="00D57E7C" w:rsidRPr="006C49AF">
              <w:rPr>
                <w:rStyle w:val="Hyperlink"/>
                <w:noProof/>
                <w:lang w:val="en-US"/>
              </w:rPr>
              <w:t>4.6 Combined Metadata and Content Query</w:t>
            </w:r>
            <w:r w:rsidR="00D57E7C">
              <w:rPr>
                <w:noProof/>
                <w:webHidden/>
              </w:rPr>
              <w:tab/>
            </w:r>
            <w:r w:rsidR="00106E43">
              <w:rPr>
                <w:noProof/>
                <w:webHidden/>
              </w:rPr>
              <w:fldChar w:fldCharType="begin"/>
            </w:r>
            <w:r w:rsidR="00D57E7C">
              <w:rPr>
                <w:noProof/>
                <w:webHidden/>
              </w:rPr>
              <w:instrText xml:space="preserve"> PAGEREF _Toc287824946 \h </w:instrText>
            </w:r>
            <w:r w:rsidR="00106E43">
              <w:rPr>
                <w:noProof/>
                <w:webHidden/>
              </w:rPr>
            </w:r>
            <w:r w:rsidR="00106E43">
              <w:rPr>
                <w:noProof/>
                <w:webHidden/>
              </w:rPr>
              <w:fldChar w:fldCharType="separate"/>
            </w:r>
            <w:r w:rsidR="00243C76">
              <w:rPr>
                <w:noProof/>
                <w:webHidden/>
              </w:rPr>
              <w:t>24</w:t>
            </w:r>
            <w:r w:rsidR="00106E43">
              <w:rPr>
                <w:noProof/>
                <w:webHidden/>
              </w:rPr>
              <w:fldChar w:fldCharType="end"/>
            </w:r>
          </w:hyperlink>
        </w:p>
        <w:p w14:paraId="4A7E5C68" w14:textId="77777777" w:rsidR="00D57E7C" w:rsidRDefault="000633FF">
          <w:pPr>
            <w:pStyle w:val="Verzeichnis1"/>
            <w:tabs>
              <w:tab w:val="left" w:pos="440"/>
              <w:tab w:val="right" w:leader="dot" w:pos="9062"/>
            </w:tabs>
            <w:rPr>
              <w:rFonts w:eastAsiaTheme="minorEastAsia"/>
              <w:noProof/>
              <w:lang w:eastAsia="de-AT"/>
            </w:rPr>
          </w:pPr>
          <w:hyperlink w:anchor="_Toc287824947" w:history="1">
            <w:r w:rsidR="00D57E7C" w:rsidRPr="006C49AF">
              <w:rPr>
                <w:rStyle w:val="Hyperlink"/>
                <w:noProof/>
                <w:lang w:val="en-US"/>
              </w:rPr>
              <w:t>5</w:t>
            </w:r>
            <w:r w:rsidR="00D57E7C">
              <w:rPr>
                <w:rFonts w:eastAsiaTheme="minorEastAsia"/>
                <w:noProof/>
                <w:lang w:eastAsia="de-AT"/>
              </w:rPr>
              <w:tab/>
            </w:r>
            <w:r w:rsidR="00D57E7C" w:rsidRPr="006C49AF">
              <w:rPr>
                <w:rStyle w:val="Hyperlink"/>
                <w:noProof/>
                <w:lang w:val="en-US"/>
              </w:rPr>
              <w:t>Result Format</w:t>
            </w:r>
            <w:r w:rsidR="00D57E7C">
              <w:rPr>
                <w:noProof/>
                <w:webHidden/>
              </w:rPr>
              <w:tab/>
            </w:r>
            <w:r w:rsidR="00106E43">
              <w:rPr>
                <w:noProof/>
                <w:webHidden/>
              </w:rPr>
              <w:fldChar w:fldCharType="begin"/>
            </w:r>
            <w:r w:rsidR="00D57E7C">
              <w:rPr>
                <w:noProof/>
                <w:webHidden/>
              </w:rPr>
              <w:instrText xml:space="preserve"> PAGEREF _Toc287824947 \h </w:instrText>
            </w:r>
            <w:r w:rsidR="00106E43">
              <w:rPr>
                <w:noProof/>
                <w:webHidden/>
              </w:rPr>
            </w:r>
            <w:r w:rsidR="00106E43">
              <w:rPr>
                <w:noProof/>
                <w:webHidden/>
              </w:rPr>
              <w:fldChar w:fldCharType="separate"/>
            </w:r>
            <w:r w:rsidR="00243C76">
              <w:rPr>
                <w:noProof/>
                <w:webHidden/>
              </w:rPr>
              <w:t>25</w:t>
            </w:r>
            <w:r w:rsidR="00106E43">
              <w:rPr>
                <w:noProof/>
                <w:webHidden/>
              </w:rPr>
              <w:fldChar w:fldCharType="end"/>
            </w:r>
          </w:hyperlink>
        </w:p>
        <w:p w14:paraId="6CABEE6D" w14:textId="77777777" w:rsidR="00D57E7C" w:rsidRDefault="000633FF">
          <w:pPr>
            <w:pStyle w:val="Verzeichnis2"/>
            <w:tabs>
              <w:tab w:val="right" w:leader="dot" w:pos="9062"/>
            </w:tabs>
            <w:rPr>
              <w:rFonts w:eastAsiaTheme="minorEastAsia"/>
              <w:noProof/>
              <w:lang w:eastAsia="de-AT"/>
            </w:rPr>
          </w:pPr>
          <w:hyperlink w:anchor="_Toc287824948" w:history="1">
            <w:r w:rsidR="00D57E7C" w:rsidRPr="006C49AF">
              <w:rPr>
                <w:rStyle w:val="Hyperlink"/>
                <w:noProof/>
                <w:lang w:val="en-US"/>
              </w:rPr>
              <w:t>5.1 Data Model</w:t>
            </w:r>
            <w:r w:rsidR="00D57E7C">
              <w:rPr>
                <w:noProof/>
                <w:webHidden/>
              </w:rPr>
              <w:tab/>
            </w:r>
            <w:r w:rsidR="00106E43">
              <w:rPr>
                <w:noProof/>
                <w:webHidden/>
              </w:rPr>
              <w:fldChar w:fldCharType="begin"/>
            </w:r>
            <w:r w:rsidR="00D57E7C">
              <w:rPr>
                <w:noProof/>
                <w:webHidden/>
              </w:rPr>
              <w:instrText xml:space="preserve"> PAGEREF _Toc287824948 \h </w:instrText>
            </w:r>
            <w:r w:rsidR="00106E43">
              <w:rPr>
                <w:noProof/>
                <w:webHidden/>
              </w:rPr>
            </w:r>
            <w:r w:rsidR="00106E43">
              <w:rPr>
                <w:noProof/>
                <w:webHidden/>
              </w:rPr>
              <w:fldChar w:fldCharType="separate"/>
            </w:r>
            <w:r w:rsidR="00243C76">
              <w:rPr>
                <w:noProof/>
                <w:webHidden/>
              </w:rPr>
              <w:t>25</w:t>
            </w:r>
            <w:r w:rsidR="00106E43">
              <w:rPr>
                <w:noProof/>
                <w:webHidden/>
              </w:rPr>
              <w:fldChar w:fldCharType="end"/>
            </w:r>
          </w:hyperlink>
        </w:p>
        <w:p w14:paraId="1AE6B3FA" w14:textId="77777777" w:rsidR="00D57E7C" w:rsidRDefault="000633FF">
          <w:pPr>
            <w:pStyle w:val="Verzeichnis3"/>
            <w:tabs>
              <w:tab w:val="right" w:leader="dot" w:pos="9062"/>
            </w:tabs>
            <w:rPr>
              <w:rFonts w:eastAsiaTheme="minorEastAsia"/>
              <w:noProof/>
              <w:lang w:eastAsia="de-AT"/>
            </w:rPr>
          </w:pPr>
          <w:hyperlink w:anchor="_Toc287824949" w:history="1">
            <w:r w:rsidR="00D57E7C" w:rsidRPr="006C49AF">
              <w:rPr>
                <w:rStyle w:val="Hyperlink"/>
                <w:noProof/>
                <w:lang w:val="en-US"/>
              </w:rPr>
              <w:t>5.1.1 Concordances, KWIC</w:t>
            </w:r>
            <w:r w:rsidR="00D57E7C">
              <w:rPr>
                <w:noProof/>
                <w:webHidden/>
              </w:rPr>
              <w:tab/>
            </w:r>
            <w:r w:rsidR="00106E43">
              <w:rPr>
                <w:noProof/>
                <w:webHidden/>
              </w:rPr>
              <w:fldChar w:fldCharType="begin"/>
            </w:r>
            <w:r w:rsidR="00D57E7C">
              <w:rPr>
                <w:noProof/>
                <w:webHidden/>
              </w:rPr>
              <w:instrText xml:space="preserve"> PAGEREF _Toc287824949 \h </w:instrText>
            </w:r>
            <w:r w:rsidR="00106E43">
              <w:rPr>
                <w:noProof/>
                <w:webHidden/>
              </w:rPr>
            </w:r>
            <w:r w:rsidR="00106E43">
              <w:rPr>
                <w:noProof/>
                <w:webHidden/>
              </w:rPr>
              <w:fldChar w:fldCharType="separate"/>
            </w:r>
            <w:r w:rsidR="00243C76">
              <w:rPr>
                <w:noProof/>
                <w:webHidden/>
              </w:rPr>
              <w:t>25</w:t>
            </w:r>
            <w:r w:rsidR="00106E43">
              <w:rPr>
                <w:noProof/>
                <w:webHidden/>
              </w:rPr>
              <w:fldChar w:fldCharType="end"/>
            </w:r>
          </w:hyperlink>
        </w:p>
        <w:p w14:paraId="1F933259" w14:textId="77777777" w:rsidR="00D57E7C" w:rsidRDefault="000633FF">
          <w:pPr>
            <w:pStyle w:val="Verzeichnis3"/>
            <w:tabs>
              <w:tab w:val="right" w:leader="dot" w:pos="9062"/>
            </w:tabs>
            <w:rPr>
              <w:rFonts w:eastAsiaTheme="minorEastAsia"/>
              <w:noProof/>
              <w:lang w:eastAsia="de-AT"/>
            </w:rPr>
          </w:pPr>
          <w:hyperlink w:anchor="_Toc287824950" w:history="1">
            <w:r w:rsidR="00D57E7C" w:rsidRPr="006C49AF">
              <w:rPr>
                <w:rStyle w:val="Hyperlink"/>
                <w:noProof/>
                <w:lang w:val="en-US"/>
              </w:rPr>
              <w:t>5.1.2 Full resource browse</w:t>
            </w:r>
            <w:r w:rsidR="00D57E7C">
              <w:rPr>
                <w:noProof/>
                <w:webHidden/>
              </w:rPr>
              <w:tab/>
            </w:r>
            <w:r w:rsidR="00106E43">
              <w:rPr>
                <w:noProof/>
                <w:webHidden/>
              </w:rPr>
              <w:fldChar w:fldCharType="begin"/>
            </w:r>
            <w:r w:rsidR="00D57E7C">
              <w:rPr>
                <w:noProof/>
                <w:webHidden/>
              </w:rPr>
              <w:instrText xml:space="preserve"> PAGEREF _Toc287824950 \h </w:instrText>
            </w:r>
            <w:r w:rsidR="00106E43">
              <w:rPr>
                <w:noProof/>
                <w:webHidden/>
              </w:rPr>
            </w:r>
            <w:r w:rsidR="00106E43">
              <w:rPr>
                <w:noProof/>
                <w:webHidden/>
              </w:rPr>
              <w:fldChar w:fldCharType="separate"/>
            </w:r>
            <w:r w:rsidR="00243C76">
              <w:rPr>
                <w:noProof/>
                <w:webHidden/>
              </w:rPr>
              <w:t>25</w:t>
            </w:r>
            <w:r w:rsidR="00106E43">
              <w:rPr>
                <w:noProof/>
                <w:webHidden/>
              </w:rPr>
              <w:fldChar w:fldCharType="end"/>
            </w:r>
          </w:hyperlink>
        </w:p>
        <w:p w14:paraId="6CFF4078" w14:textId="77777777" w:rsidR="00D57E7C" w:rsidRDefault="000633FF">
          <w:pPr>
            <w:pStyle w:val="Verzeichnis3"/>
            <w:tabs>
              <w:tab w:val="right" w:leader="dot" w:pos="9062"/>
            </w:tabs>
            <w:rPr>
              <w:rFonts w:eastAsiaTheme="minorEastAsia"/>
              <w:noProof/>
              <w:lang w:eastAsia="de-AT"/>
            </w:rPr>
          </w:pPr>
          <w:hyperlink w:anchor="_Toc287824951" w:history="1">
            <w:r w:rsidR="00D57E7C" w:rsidRPr="006C49AF">
              <w:rPr>
                <w:rStyle w:val="Hyperlink"/>
                <w:noProof/>
                <w:lang w:val="en-US"/>
              </w:rPr>
              <w:t>5.1.3 Lists/ Word Summaries</w:t>
            </w:r>
            <w:r w:rsidR="00D57E7C">
              <w:rPr>
                <w:noProof/>
                <w:webHidden/>
              </w:rPr>
              <w:tab/>
            </w:r>
            <w:r w:rsidR="00106E43">
              <w:rPr>
                <w:noProof/>
                <w:webHidden/>
              </w:rPr>
              <w:fldChar w:fldCharType="begin"/>
            </w:r>
            <w:r w:rsidR="00D57E7C">
              <w:rPr>
                <w:noProof/>
                <w:webHidden/>
              </w:rPr>
              <w:instrText xml:space="preserve"> PAGEREF _Toc287824951 \h </w:instrText>
            </w:r>
            <w:r w:rsidR="00106E43">
              <w:rPr>
                <w:noProof/>
                <w:webHidden/>
              </w:rPr>
            </w:r>
            <w:r w:rsidR="00106E43">
              <w:rPr>
                <w:noProof/>
                <w:webHidden/>
              </w:rPr>
              <w:fldChar w:fldCharType="separate"/>
            </w:r>
            <w:r w:rsidR="00243C76">
              <w:rPr>
                <w:noProof/>
                <w:webHidden/>
              </w:rPr>
              <w:t>26</w:t>
            </w:r>
            <w:r w:rsidR="00106E43">
              <w:rPr>
                <w:noProof/>
                <w:webHidden/>
              </w:rPr>
              <w:fldChar w:fldCharType="end"/>
            </w:r>
          </w:hyperlink>
        </w:p>
        <w:p w14:paraId="17592805" w14:textId="77777777" w:rsidR="00D57E7C" w:rsidRDefault="000633FF">
          <w:pPr>
            <w:pStyle w:val="Verzeichnis3"/>
            <w:tabs>
              <w:tab w:val="right" w:leader="dot" w:pos="9062"/>
            </w:tabs>
            <w:rPr>
              <w:rFonts w:eastAsiaTheme="minorEastAsia"/>
              <w:noProof/>
              <w:lang w:eastAsia="de-AT"/>
            </w:rPr>
          </w:pPr>
          <w:hyperlink w:anchor="_Toc287824952" w:history="1">
            <w:r w:rsidR="00D57E7C" w:rsidRPr="006C49AF">
              <w:rPr>
                <w:rStyle w:val="Hyperlink"/>
                <w:noProof/>
                <w:lang w:val="en-US"/>
              </w:rPr>
              <w:t>5.1.4 Parallel sequences  /  aligned tiers</w:t>
            </w:r>
            <w:r w:rsidR="00D57E7C">
              <w:rPr>
                <w:noProof/>
                <w:webHidden/>
              </w:rPr>
              <w:tab/>
            </w:r>
            <w:r w:rsidR="00106E43">
              <w:rPr>
                <w:noProof/>
                <w:webHidden/>
              </w:rPr>
              <w:fldChar w:fldCharType="begin"/>
            </w:r>
            <w:r w:rsidR="00D57E7C">
              <w:rPr>
                <w:noProof/>
                <w:webHidden/>
              </w:rPr>
              <w:instrText xml:space="preserve"> PAGEREF _Toc287824952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5260F4FF" w14:textId="77777777" w:rsidR="00D57E7C" w:rsidRDefault="000633FF">
          <w:pPr>
            <w:pStyle w:val="Verzeichnis3"/>
            <w:tabs>
              <w:tab w:val="right" w:leader="dot" w:pos="9062"/>
            </w:tabs>
            <w:rPr>
              <w:rFonts w:eastAsiaTheme="minorEastAsia"/>
              <w:noProof/>
              <w:lang w:eastAsia="de-AT"/>
            </w:rPr>
          </w:pPr>
          <w:hyperlink w:anchor="_Toc287824953" w:history="1">
            <w:r w:rsidR="00D57E7C" w:rsidRPr="006C49AF">
              <w:rPr>
                <w:rStyle w:val="Hyperlink"/>
                <w:noProof/>
                <w:lang w:val="en-US"/>
              </w:rPr>
              <w:t>5.1.5 Syntax Tree</w:t>
            </w:r>
            <w:r w:rsidR="00D57E7C">
              <w:rPr>
                <w:noProof/>
                <w:webHidden/>
              </w:rPr>
              <w:tab/>
            </w:r>
            <w:r w:rsidR="00106E43">
              <w:rPr>
                <w:noProof/>
                <w:webHidden/>
              </w:rPr>
              <w:fldChar w:fldCharType="begin"/>
            </w:r>
            <w:r w:rsidR="00D57E7C">
              <w:rPr>
                <w:noProof/>
                <w:webHidden/>
              </w:rPr>
              <w:instrText xml:space="preserve"> PAGEREF _Toc287824953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6CA3C8C7" w14:textId="77777777" w:rsidR="00D57E7C" w:rsidRDefault="000633FF">
          <w:pPr>
            <w:pStyle w:val="Verzeichnis3"/>
            <w:tabs>
              <w:tab w:val="right" w:leader="dot" w:pos="9062"/>
            </w:tabs>
            <w:rPr>
              <w:rFonts w:eastAsiaTheme="minorEastAsia"/>
              <w:noProof/>
              <w:lang w:eastAsia="de-AT"/>
            </w:rPr>
          </w:pPr>
          <w:hyperlink w:anchor="_Toc287824954" w:history="1">
            <w:r w:rsidR="00D57E7C" w:rsidRPr="006C49AF">
              <w:rPr>
                <w:rStyle w:val="Hyperlink"/>
                <w:noProof/>
                <w:lang w:val="en-US"/>
              </w:rPr>
              <w:t>5.1.6 Geolocation</w:t>
            </w:r>
            <w:r w:rsidR="00D57E7C">
              <w:rPr>
                <w:noProof/>
                <w:webHidden/>
              </w:rPr>
              <w:tab/>
            </w:r>
            <w:r w:rsidR="00106E43">
              <w:rPr>
                <w:noProof/>
                <w:webHidden/>
              </w:rPr>
              <w:fldChar w:fldCharType="begin"/>
            </w:r>
            <w:r w:rsidR="00D57E7C">
              <w:rPr>
                <w:noProof/>
                <w:webHidden/>
              </w:rPr>
              <w:instrText xml:space="preserve"> PAGEREF _Toc287824954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625A7AF1" w14:textId="77777777" w:rsidR="00D57E7C" w:rsidRDefault="000633FF">
          <w:pPr>
            <w:pStyle w:val="Verzeichnis3"/>
            <w:tabs>
              <w:tab w:val="right" w:leader="dot" w:pos="9062"/>
            </w:tabs>
            <w:rPr>
              <w:rFonts w:eastAsiaTheme="minorEastAsia"/>
              <w:noProof/>
              <w:lang w:eastAsia="de-AT"/>
            </w:rPr>
          </w:pPr>
          <w:hyperlink w:anchor="_Toc287824955" w:history="1">
            <w:r w:rsidR="00D57E7C" w:rsidRPr="006C49AF">
              <w:rPr>
                <w:rStyle w:val="Hyperlink"/>
                <w:noProof/>
                <w:lang w:val="en-US"/>
              </w:rPr>
              <w:t>5.1.7 MDRecord</w:t>
            </w:r>
            <w:r w:rsidR="00D57E7C">
              <w:rPr>
                <w:noProof/>
                <w:webHidden/>
              </w:rPr>
              <w:tab/>
            </w:r>
            <w:r w:rsidR="00106E43">
              <w:rPr>
                <w:noProof/>
                <w:webHidden/>
              </w:rPr>
              <w:fldChar w:fldCharType="begin"/>
            </w:r>
            <w:r w:rsidR="00D57E7C">
              <w:rPr>
                <w:noProof/>
                <w:webHidden/>
              </w:rPr>
              <w:instrText xml:space="preserve"> PAGEREF _Toc287824955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442B6B1C" w14:textId="77777777" w:rsidR="00D57E7C" w:rsidRDefault="000633FF">
          <w:pPr>
            <w:pStyle w:val="Verzeichnis3"/>
            <w:tabs>
              <w:tab w:val="right" w:leader="dot" w:pos="9062"/>
            </w:tabs>
            <w:rPr>
              <w:rFonts w:eastAsiaTheme="minorEastAsia"/>
              <w:noProof/>
              <w:lang w:eastAsia="de-AT"/>
            </w:rPr>
          </w:pPr>
          <w:hyperlink w:anchor="_Toc287824956" w:history="1">
            <w:r w:rsidR="00D57E7C" w:rsidRPr="006C49AF">
              <w:rPr>
                <w:rStyle w:val="Hyperlink"/>
                <w:noProof/>
                <w:lang w:val="en-US"/>
              </w:rPr>
              <w:t>5.1.8 Multiviews</w:t>
            </w:r>
            <w:r w:rsidR="00D57E7C">
              <w:rPr>
                <w:noProof/>
                <w:webHidden/>
              </w:rPr>
              <w:tab/>
            </w:r>
            <w:r w:rsidR="00106E43">
              <w:rPr>
                <w:noProof/>
                <w:webHidden/>
              </w:rPr>
              <w:fldChar w:fldCharType="begin"/>
            </w:r>
            <w:r w:rsidR="00D57E7C">
              <w:rPr>
                <w:noProof/>
                <w:webHidden/>
              </w:rPr>
              <w:instrText xml:space="preserve"> PAGEREF _Toc287824956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50B8D8CD" w14:textId="77777777" w:rsidR="00D57E7C" w:rsidRDefault="000633FF">
          <w:pPr>
            <w:pStyle w:val="Verzeichnis2"/>
            <w:tabs>
              <w:tab w:val="right" w:leader="dot" w:pos="9062"/>
            </w:tabs>
            <w:rPr>
              <w:rFonts w:eastAsiaTheme="minorEastAsia"/>
              <w:noProof/>
              <w:lang w:eastAsia="de-AT"/>
            </w:rPr>
          </w:pPr>
          <w:hyperlink w:anchor="_Toc287824957" w:history="1">
            <w:r w:rsidR="00D57E7C" w:rsidRPr="006C49AF">
              <w:rPr>
                <w:rStyle w:val="Hyperlink"/>
                <w:noProof/>
                <w:lang w:val="en-US"/>
              </w:rPr>
              <w:t>5.2 searchRetrieveResponse</w:t>
            </w:r>
            <w:r w:rsidR="00D57E7C">
              <w:rPr>
                <w:noProof/>
                <w:webHidden/>
              </w:rPr>
              <w:tab/>
            </w:r>
            <w:r w:rsidR="00106E43">
              <w:rPr>
                <w:noProof/>
                <w:webHidden/>
              </w:rPr>
              <w:fldChar w:fldCharType="begin"/>
            </w:r>
            <w:r w:rsidR="00D57E7C">
              <w:rPr>
                <w:noProof/>
                <w:webHidden/>
              </w:rPr>
              <w:instrText xml:space="preserve"> PAGEREF _Toc287824957 \h </w:instrText>
            </w:r>
            <w:r w:rsidR="00106E43">
              <w:rPr>
                <w:noProof/>
                <w:webHidden/>
              </w:rPr>
            </w:r>
            <w:r w:rsidR="00106E43">
              <w:rPr>
                <w:noProof/>
                <w:webHidden/>
              </w:rPr>
              <w:fldChar w:fldCharType="separate"/>
            </w:r>
            <w:r w:rsidR="00243C76">
              <w:rPr>
                <w:noProof/>
                <w:webHidden/>
              </w:rPr>
              <w:t>27</w:t>
            </w:r>
            <w:r w:rsidR="00106E43">
              <w:rPr>
                <w:noProof/>
                <w:webHidden/>
              </w:rPr>
              <w:fldChar w:fldCharType="end"/>
            </w:r>
          </w:hyperlink>
        </w:p>
        <w:p w14:paraId="5E622330" w14:textId="77777777" w:rsidR="00D57E7C" w:rsidRDefault="000633FF">
          <w:pPr>
            <w:pStyle w:val="Verzeichnis3"/>
            <w:tabs>
              <w:tab w:val="right" w:leader="dot" w:pos="9062"/>
            </w:tabs>
            <w:rPr>
              <w:rFonts w:eastAsiaTheme="minorEastAsia"/>
              <w:noProof/>
              <w:lang w:eastAsia="de-AT"/>
            </w:rPr>
          </w:pPr>
          <w:hyperlink w:anchor="_Toc287824958" w:history="1">
            <w:r w:rsidR="00D57E7C" w:rsidRPr="006C49AF">
              <w:rPr>
                <w:rStyle w:val="Hyperlink"/>
                <w:noProof/>
                <w:lang w:val="en-US"/>
              </w:rPr>
              <w:t>5.2.1 New Elements: Resource, ResourceFragment, DataView</w:t>
            </w:r>
            <w:r w:rsidR="00D57E7C">
              <w:rPr>
                <w:noProof/>
                <w:webHidden/>
              </w:rPr>
              <w:tab/>
            </w:r>
            <w:r w:rsidR="00106E43">
              <w:rPr>
                <w:noProof/>
                <w:webHidden/>
              </w:rPr>
              <w:fldChar w:fldCharType="begin"/>
            </w:r>
            <w:r w:rsidR="00D57E7C">
              <w:rPr>
                <w:noProof/>
                <w:webHidden/>
              </w:rPr>
              <w:instrText xml:space="preserve"> PAGEREF _Toc287824958 \h </w:instrText>
            </w:r>
            <w:r w:rsidR="00106E43">
              <w:rPr>
                <w:noProof/>
                <w:webHidden/>
              </w:rPr>
            </w:r>
            <w:r w:rsidR="00106E43">
              <w:rPr>
                <w:noProof/>
                <w:webHidden/>
              </w:rPr>
              <w:fldChar w:fldCharType="separate"/>
            </w:r>
            <w:r w:rsidR="00243C76">
              <w:rPr>
                <w:noProof/>
                <w:webHidden/>
              </w:rPr>
              <w:t>28</w:t>
            </w:r>
            <w:r w:rsidR="00106E43">
              <w:rPr>
                <w:noProof/>
                <w:webHidden/>
              </w:rPr>
              <w:fldChar w:fldCharType="end"/>
            </w:r>
          </w:hyperlink>
        </w:p>
        <w:p w14:paraId="75ECC5CC" w14:textId="77777777" w:rsidR="00D57E7C" w:rsidRDefault="000633FF">
          <w:pPr>
            <w:pStyle w:val="Verzeichnis3"/>
            <w:tabs>
              <w:tab w:val="right" w:leader="dot" w:pos="9062"/>
            </w:tabs>
            <w:rPr>
              <w:rFonts w:eastAsiaTheme="minorEastAsia"/>
              <w:noProof/>
              <w:lang w:eastAsia="de-AT"/>
            </w:rPr>
          </w:pPr>
          <w:hyperlink w:anchor="_Toc287824959" w:history="1">
            <w:r w:rsidR="00D57E7C" w:rsidRPr="006C49AF">
              <w:rPr>
                <w:rStyle w:val="Hyperlink"/>
                <w:noProof/>
                <w:lang w:val="en-US"/>
              </w:rPr>
              <w:t>5.2.2 Identifying the Resources or Resource Parts/Fragments</w:t>
            </w:r>
            <w:r w:rsidR="00D57E7C">
              <w:rPr>
                <w:noProof/>
                <w:webHidden/>
              </w:rPr>
              <w:tab/>
            </w:r>
            <w:r w:rsidR="00106E43">
              <w:rPr>
                <w:noProof/>
                <w:webHidden/>
              </w:rPr>
              <w:fldChar w:fldCharType="begin"/>
            </w:r>
            <w:r w:rsidR="00D57E7C">
              <w:rPr>
                <w:noProof/>
                <w:webHidden/>
              </w:rPr>
              <w:instrText xml:space="preserve"> PAGEREF _Toc287824959 \h </w:instrText>
            </w:r>
            <w:r w:rsidR="00106E43">
              <w:rPr>
                <w:noProof/>
                <w:webHidden/>
              </w:rPr>
            </w:r>
            <w:r w:rsidR="00106E43">
              <w:rPr>
                <w:noProof/>
                <w:webHidden/>
              </w:rPr>
              <w:fldChar w:fldCharType="separate"/>
            </w:r>
            <w:r w:rsidR="00243C76">
              <w:rPr>
                <w:noProof/>
                <w:webHidden/>
              </w:rPr>
              <w:t>29</w:t>
            </w:r>
            <w:r w:rsidR="00106E43">
              <w:rPr>
                <w:noProof/>
                <w:webHidden/>
              </w:rPr>
              <w:fldChar w:fldCharType="end"/>
            </w:r>
          </w:hyperlink>
        </w:p>
        <w:p w14:paraId="176D0964" w14:textId="77777777" w:rsidR="00D57E7C" w:rsidRDefault="000633FF">
          <w:pPr>
            <w:pStyle w:val="Verzeichnis3"/>
            <w:tabs>
              <w:tab w:val="right" w:leader="dot" w:pos="9062"/>
            </w:tabs>
            <w:rPr>
              <w:rFonts w:eastAsiaTheme="minorEastAsia"/>
              <w:noProof/>
              <w:lang w:eastAsia="de-AT"/>
            </w:rPr>
          </w:pPr>
          <w:hyperlink w:anchor="_Toc287824960" w:history="1">
            <w:r w:rsidR="00D57E7C" w:rsidRPr="006C49AF">
              <w:rPr>
                <w:rStyle w:val="Hyperlink"/>
                <w:noProof/>
                <w:lang w:val="en-US"/>
              </w:rPr>
              <w:t>5.2.3 DataView - Handling the data types</w:t>
            </w:r>
            <w:r w:rsidR="00D57E7C">
              <w:rPr>
                <w:noProof/>
                <w:webHidden/>
              </w:rPr>
              <w:tab/>
            </w:r>
            <w:r w:rsidR="00106E43">
              <w:rPr>
                <w:noProof/>
                <w:webHidden/>
              </w:rPr>
              <w:fldChar w:fldCharType="begin"/>
            </w:r>
            <w:r w:rsidR="00D57E7C">
              <w:rPr>
                <w:noProof/>
                <w:webHidden/>
              </w:rPr>
              <w:instrText xml:space="preserve"> PAGEREF _Toc287824960 \h </w:instrText>
            </w:r>
            <w:r w:rsidR="00106E43">
              <w:rPr>
                <w:noProof/>
                <w:webHidden/>
              </w:rPr>
            </w:r>
            <w:r w:rsidR="00106E43">
              <w:rPr>
                <w:noProof/>
                <w:webHidden/>
              </w:rPr>
              <w:fldChar w:fldCharType="separate"/>
            </w:r>
            <w:r w:rsidR="00243C76">
              <w:rPr>
                <w:noProof/>
                <w:webHidden/>
              </w:rPr>
              <w:t>29</w:t>
            </w:r>
            <w:r w:rsidR="00106E43">
              <w:rPr>
                <w:noProof/>
                <w:webHidden/>
              </w:rPr>
              <w:fldChar w:fldCharType="end"/>
            </w:r>
          </w:hyperlink>
        </w:p>
        <w:p w14:paraId="4D0DF28E" w14:textId="77777777" w:rsidR="00D57E7C" w:rsidRDefault="000633FF">
          <w:pPr>
            <w:pStyle w:val="Verzeichnis3"/>
            <w:tabs>
              <w:tab w:val="right" w:leader="dot" w:pos="9062"/>
            </w:tabs>
            <w:rPr>
              <w:rFonts w:eastAsiaTheme="minorEastAsia"/>
              <w:noProof/>
              <w:lang w:eastAsia="de-AT"/>
            </w:rPr>
          </w:pPr>
          <w:hyperlink w:anchor="_Toc287824961" w:history="1">
            <w:r w:rsidR="00D57E7C" w:rsidRPr="006C49AF">
              <w:rPr>
                <w:rStyle w:val="Hyperlink"/>
                <w:noProof/>
                <w:lang w:val="en-US"/>
              </w:rPr>
              <w:t>5.2.4 Schema for Lists</w:t>
            </w:r>
            <w:r w:rsidR="00D57E7C">
              <w:rPr>
                <w:noProof/>
                <w:webHidden/>
              </w:rPr>
              <w:tab/>
            </w:r>
            <w:r w:rsidR="00106E43">
              <w:rPr>
                <w:noProof/>
                <w:webHidden/>
              </w:rPr>
              <w:fldChar w:fldCharType="begin"/>
            </w:r>
            <w:r w:rsidR="00D57E7C">
              <w:rPr>
                <w:noProof/>
                <w:webHidden/>
              </w:rPr>
              <w:instrText xml:space="preserve"> PAGEREF _Toc287824961 \h </w:instrText>
            </w:r>
            <w:r w:rsidR="00106E43">
              <w:rPr>
                <w:noProof/>
                <w:webHidden/>
              </w:rPr>
            </w:r>
            <w:r w:rsidR="00106E43">
              <w:rPr>
                <w:noProof/>
                <w:webHidden/>
              </w:rPr>
              <w:fldChar w:fldCharType="separate"/>
            </w:r>
            <w:r w:rsidR="00243C76">
              <w:rPr>
                <w:noProof/>
                <w:webHidden/>
              </w:rPr>
              <w:t>30</w:t>
            </w:r>
            <w:r w:rsidR="00106E43">
              <w:rPr>
                <w:noProof/>
                <w:webHidden/>
              </w:rPr>
              <w:fldChar w:fldCharType="end"/>
            </w:r>
          </w:hyperlink>
        </w:p>
        <w:p w14:paraId="2B1F1864" w14:textId="77777777" w:rsidR="00D57E7C" w:rsidRDefault="000633FF">
          <w:pPr>
            <w:pStyle w:val="Verzeichnis3"/>
            <w:tabs>
              <w:tab w:val="right" w:leader="dot" w:pos="9062"/>
            </w:tabs>
            <w:rPr>
              <w:rFonts w:eastAsiaTheme="minorEastAsia"/>
              <w:noProof/>
              <w:lang w:eastAsia="de-AT"/>
            </w:rPr>
          </w:pPr>
          <w:hyperlink w:anchor="_Toc287824962" w:history="1">
            <w:r w:rsidR="00D57E7C" w:rsidRPr="006C49AF">
              <w:rPr>
                <w:rStyle w:val="Hyperlink"/>
                <w:noProof/>
                <w:lang w:val="en-US"/>
              </w:rPr>
              <w:t>5.2.5 Metadata view on Content</w:t>
            </w:r>
            <w:r w:rsidR="00D57E7C">
              <w:rPr>
                <w:noProof/>
                <w:webHidden/>
              </w:rPr>
              <w:tab/>
            </w:r>
            <w:r w:rsidR="00106E43">
              <w:rPr>
                <w:noProof/>
                <w:webHidden/>
              </w:rPr>
              <w:fldChar w:fldCharType="begin"/>
            </w:r>
            <w:r w:rsidR="00D57E7C">
              <w:rPr>
                <w:noProof/>
                <w:webHidden/>
              </w:rPr>
              <w:instrText xml:space="preserve"> PAGEREF _Toc287824962 \h </w:instrText>
            </w:r>
            <w:r w:rsidR="00106E43">
              <w:rPr>
                <w:noProof/>
                <w:webHidden/>
              </w:rPr>
            </w:r>
            <w:r w:rsidR="00106E43">
              <w:rPr>
                <w:noProof/>
                <w:webHidden/>
              </w:rPr>
              <w:fldChar w:fldCharType="separate"/>
            </w:r>
            <w:r w:rsidR="00243C76">
              <w:rPr>
                <w:noProof/>
                <w:webHidden/>
              </w:rPr>
              <w:t>30</w:t>
            </w:r>
            <w:r w:rsidR="00106E43">
              <w:rPr>
                <w:noProof/>
                <w:webHidden/>
              </w:rPr>
              <w:fldChar w:fldCharType="end"/>
            </w:r>
          </w:hyperlink>
        </w:p>
        <w:p w14:paraId="62F76FE5" w14:textId="77777777" w:rsidR="00D57E7C" w:rsidRDefault="000633FF">
          <w:pPr>
            <w:pStyle w:val="Verzeichnis2"/>
            <w:tabs>
              <w:tab w:val="right" w:leader="dot" w:pos="9062"/>
            </w:tabs>
            <w:rPr>
              <w:rFonts w:eastAsiaTheme="minorEastAsia"/>
              <w:noProof/>
              <w:lang w:eastAsia="de-AT"/>
            </w:rPr>
          </w:pPr>
          <w:hyperlink w:anchor="_Toc287824963" w:history="1">
            <w:r w:rsidR="00D57E7C" w:rsidRPr="006C49AF">
              <w:rPr>
                <w:rStyle w:val="Hyperlink"/>
                <w:noProof/>
                <w:lang w:val="en-US"/>
              </w:rPr>
              <w:t>5.3 Multi-server response</w:t>
            </w:r>
            <w:r w:rsidR="00D57E7C">
              <w:rPr>
                <w:noProof/>
                <w:webHidden/>
              </w:rPr>
              <w:tab/>
            </w:r>
            <w:r w:rsidR="00106E43">
              <w:rPr>
                <w:noProof/>
                <w:webHidden/>
              </w:rPr>
              <w:fldChar w:fldCharType="begin"/>
            </w:r>
            <w:r w:rsidR="00D57E7C">
              <w:rPr>
                <w:noProof/>
                <w:webHidden/>
              </w:rPr>
              <w:instrText xml:space="preserve"> PAGEREF _Toc287824963 \h </w:instrText>
            </w:r>
            <w:r w:rsidR="00106E43">
              <w:rPr>
                <w:noProof/>
                <w:webHidden/>
              </w:rPr>
            </w:r>
            <w:r w:rsidR="00106E43">
              <w:rPr>
                <w:noProof/>
                <w:webHidden/>
              </w:rPr>
              <w:fldChar w:fldCharType="separate"/>
            </w:r>
            <w:r w:rsidR="00243C76">
              <w:rPr>
                <w:noProof/>
                <w:webHidden/>
              </w:rPr>
              <w:t>31</w:t>
            </w:r>
            <w:r w:rsidR="00106E43">
              <w:rPr>
                <w:noProof/>
                <w:webHidden/>
              </w:rPr>
              <w:fldChar w:fldCharType="end"/>
            </w:r>
          </w:hyperlink>
        </w:p>
        <w:p w14:paraId="498C8D8A" w14:textId="77777777" w:rsidR="00D57E7C" w:rsidRDefault="000633FF">
          <w:pPr>
            <w:pStyle w:val="Verzeichnis1"/>
            <w:tabs>
              <w:tab w:val="left" w:pos="440"/>
              <w:tab w:val="right" w:leader="dot" w:pos="9062"/>
            </w:tabs>
            <w:rPr>
              <w:rFonts w:eastAsiaTheme="minorEastAsia"/>
              <w:noProof/>
              <w:lang w:eastAsia="de-AT"/>
            </w:rPr>
          </w:pPr>
          <w:hyperlink w:anchor="_Toc287824964" w:history="1">
            <w:r w:rsidR="00D57E7C" w:rsidRPr="006C49AF">
              <w:rPr>
                <w:rStyle w:val="Hyperlink"/>
                <w:noProof/>
                <w:lang w:val="en-US"/>
              </w:rPr>
              <w:t>6</w:t>
            </w:r>
            <w:r w:rsidR="00D57E7C">
              <w:rPr>
                <w:rFonts w:eastAsiaTheme="minorEastAsia"/>
                <w:noProof/>
                <w:lang w:eastAsia="de-AT"/>
              </w:rPr>
              <w:tab/>
            </w:r>
            <w:r w:rsidR="00D57E7C" w:rsidRPr="006C49AF">
              <w:rPr>
                <w:rStyle w:val="Hyperlink"/>
                <w:noProof/>
                <w:lang w:val="en-US"/>
              </w:rPr>
              <w:t>Architecture</w:t>
            </w:r>
            <w:r w:rsidR="00D57E7C">
              <w:rPr>
                <w:noProof/>
                <w:webHidden/>
              </w:rPr>
              <w:tab/>
            </w:r>
            <w:r w:rsidR="00106E43">
              <w:rPr>
                <w:noProof/>
                <w:webHidden/>
              </w:rPr>
              <w:fldChar w:fldCharType="begin"/>
            </w:r>
            <w:r w:rsidR="00D57E7C">
              <w:rPr>
                <w:noProof/>
                <w:webHidden/>
              </w:rPr>
              <w:instrText xml:space="preserve"> PAGEREF _Toc287824964 \h </w:instrText>
            </w:r>
            <w:r w:rsidR="00106E43">
              <w:rPr>
                <w:noProof/>
                <w:webHidden/>
              </w:rPr>
            </w:r>
            <w:r w:rsidR="00106E43">
              <w:rPr>
                <w:noProof/>
                <w:webHidden/>
              </w:rPr>
              <w:fldChar w:fldCharType="separate"/>
            </w:r>
            <w:r w:rsidR="00243C76">
              <w:rPr>
                <w:noProof/>
                <w:webHidden/>
              </w:rPr>
              <w:t>33</w:t>
            </w:r>
            <w:r w:rsidR="00106E43">
              <w:rPr>
                <w:noProof/>
                <w:webHidden/>
              </w:rPr>
              <w:fldChar w:fldCharType="end"/>
            </w:r>
          </w:hyperlink>
        </w:p>
        <w:p w14:paraId="301ECFCF" w14:textId="77777777" w:rsidR="00D57E7C" w:rsidRDefault="000633FF">
          <w:pPr>
            <w:pStyle w:val="Verzeichnis2"/>
            <w:tabs>
              <w:tab w:val="right" w:leader="dot" w:pos="9062"/>
            </w:tabs>
            <w:rPr>
              <w:rFonts w:eastAsiaTheme="minorEastAsia"/>
              <w:noProof/>
              <w:lang w:eastAsia="de-AT"/>
            </w:rPr>
          </w:pPr>
          <w:hyperlink w:anchor="_Toc287824965" w:history="1">
            <w:r w:rsidR="00D57E7C" w:rsidRPr="006C49AF">
              <w:rPr>
                <w:rStyle w:val="Hyperlink"/>
                <w:noProof/>
                <w:lang w:val="en-US"/>
              </w:rPr>
              <w:t>6.1 Federated Search Proper</w:t>
            </w:r>
            <w:r w:rsidR="00D57E7C">
              <w:rPr>
                <w:noProof/>
                <w:webHidden/>
              </w:rPr>
              <w:tab/>
            </w:r>
            <w:r w:rsidR="00106E43">
              <w:rPr>
                <w:noProof/>
                <w:webHidden/>
              </w:rPr>
              <w:fldChar w:fldCharType="begin"/>
            </w:r>
            <w:r w:rsidR="00D57E7C">
              <w:rPr>
                <w:noProof/>
                <w:webHidden/>
              </w:rPr>
              <w:instrText xml:space="preserve"> PAGEREF _Toc287824965 \h </w:instrText>
            </w:r>
            <w:r w:rsidR="00106E43">
              <w:rPr>
                <w:noProof/>
                <w:webHidden/>
              </w:rPr>
            </w:r>
            <w:r w:rsidR="00106E43">
              <w:rPr>
                <w:noProof/>
                <w:webHidden/>
              </w:rPr>
              <w:fldChar w:fldCharType="separate"/>
            </w:r>
            <w:r w:rsidR="00243C76">
              <w:rPr>
                <w:noProof/>
                <w:webHidden/>
              </w:rPr>
              <w:t>33</w:t>
            </w:r>
            <w:r w:rsidR="00106E43">
              <w:rPr>
                <w:noProof/>
                <w:webHidden/>
              </w:rPr>
              <w:fldChar w:fldCharType="end"/>
            </w:r>
          </w:hyperlink>
        </w:p>
        <w:p w14:paraId="29170886" w14:textId="77777777" w:rsidR="00D57E7C" w:rsidRDefault="000633FF">
          <w:pPr>
            <w:pStyle w:val="Verzeichnis2"/>
            <w:tabs>
              <w:tab w:val="right" w:leader="dot" w:pos="9062"/>
            </w:tabs>
            <w:rPr>
              <w:rFonts w:eastAsiaTheme="minorEastAsia"/>
              <w:noProof/>
              <w:lang w:eastAsia="de-AT"/>
            </w:rPr>
          </w:pPr>
          <w:hyperlink w:anchor="_Toc287824966" w:history="1">
            <w:r w:rsidR="00D57E7C" w:rsidRPr="006C49AF">
              <w:rPr>
                <w:rStyle w:val="Hyperlink"/>
                <w:noProof/>
                <w:lang w:val="en-US"/>
              </w:rPr>
              <w:t>6.2 Potential Supporting Services</w:t>
            </w:r>
            <w:r w:rsidR="00D57E7C">
              <w:rPr>
                <w:noProof/>
                <w:webHidden/>
              </w:rPr>
              <w:tab/>
            </w:r>
            <w:r w:rsidR="00106E43">
              <w:rPr>
                <w:noProof/>
                <w:webHidden/>
              </w:rPr>
              <w:fldChar w:fldCharType="begin"/>
            </w:r>
            <w:r w:rsidR="00D57E7C">
              <w:rPr>
                <w:noProof/>
                <w:webHidden/>
              </w:rPr>
              <w:instrText xml:space="preserve"> PAGEREF _Toc287824966 \h </w:instrText>
            </w:r>
            <w:r w:rsidR="00106E43">
              <w:rPr>
                <w:noProof/>
                <w:webHidden/>
              </w:rPr>
            </w:r>
            <w:r w:rsidR="00106E43">
              <w:rPr>
                <w:noProof/>
                <w:webHidden/>
              </w:rPr>
              <w:fldChar w:fldCharType="separate"/>
            </w:r>
            <w:r w:rsidR="00243C76">
              <w:rPr>
                <w:noProof/>
                <w:webHidden/>
              </w:rPr>
              <w:t>34</w:t>
            </w:r>
            <w:r w:rsidR="00106E43">
              <w:rPr>
                <w:noProof/>
                <w:webHidden/>
              </w:rPr>
              <w:fldChar w:fldCharType="end"/>
            </w:r>
          </w:hyperlink>
        </w:p>
        <w:p w14:paraId="73AECBBA" w14:textId="77777777" w:rsidR="00D57E7C" w:rsidRDefault="000633FF">
          <w:pPr>
            <w:pStyle w:val="Verzeichnis2"/>
            <w:tabs>
              <w:tab w:val="right" w:leader="dot" w:pos="9062"/>
            </w:tabs>
            <w:rPr>
              <w:rFonts w:eastAsiaTheme="minorEastAsia"/>
              <w:noProof/>
              <w:lang w:eastAsia="de-AT"/>
            </w:rPr>
          </w:pPr>
          <w:hyperlink w:anchor="_Toc287824967" w:history="1">
            <w:r w:rsidR="00D57E7C" w:rsidRPr="006C49AF">
              <w:rPr>
                <w:rStyle w:val="Hyperlink"/>
                <w:noProof/>
                <w:lang w:val="en-US"/>
              </w:rPr>
              <w:t>6.3 Combined Metadata Content Search</w:t>
            </w:r>
            <w:r w:rsidR="00D57E7C">
              <w:rPr>
                <w:noProof/>
                <w:webHidden/>
              </w:rPr>
              <w:tab/>
            </w:r>
            <w:r w:rsidR="00106E43">
              <w:rPr>
                <w:noProof/>
                <w:webHidden/>
              </w:rPr>
              <w:fldChar w:fldCharType="begin"/>
            </w:r>
            <w:r w:rsidR="00D57E7C">
              <w:rPr>
                <w:noProof/>
                <w:webHidden/>
              </w:rPr>
              <w:instrText xml:space="preserve"> PAGEREF _Toc287824967 \h </w:instrText>
            </w:r>
            <w:r w:rsidR="00106E43">
              <w:rPr>
                <w:noProof/>
                <w:webHidden/>
              </w:rPr>
            </w:r>
            <w:r w:rsidR="00106E43">
              <w:rPr>
                <w:noProof/>
                <w:webHidden/>
              </w:rPr>
              <w:fldChar w:fldCharType="separate"/>
            </w:r>
            <w:r w:rsidR="00243C76">
              <w:rPr>
                <w:noProof/>
                <w:webHidden/>
              </w:rPr>
              <w:t>35</w:t>
            </w:r>
            <w:r w:rsidR="00106E43">
              <w:rPr>
                <w:noProof/>
                <w:webHidden/>
              </w:rPr>
              <w:fldChar w:fldCharType="end"/>
            </w:r>
          </w:hyperlink>
        </w:p>
        <w:p w14:paraId="13CA909D" w14:textId="77777777" w:rsidR="00D57E7C" w:rsidRDefault="000633FF">
          <w:pPr>
            <w:pStyle w:val="Verzeichnis2"/>
            <w:tabs>
              <w:tab w:val="right" w:leader="dot" w:pos="9062"/>
            </w:tabs>
            <w:rPr>
              <w:rFonts w:eastAsiaTheme="minorEastAsia"/>
              <w:noProof/>
              <w:lang w:eastAsia="de-AT"/>
            </w:rPr>
          </w:pPr>
          <w:hyperlink w:anchor="_Toc287824968" w:history="1">
            <w:r w:rsidR="00D57E7C" w:rsidRPr="006C49AF">
              <w:rPr>
                <w:rStyle w:val="Hyperlink"/>
                <w:noProof/>
                <w:lang w:val="en-US"/>
              </w:rPr>
              <w:t>6.4 Distributed User Management – Federated AAI</w:t>
            </w:r>
            <w:r w:rsidR="00D57E7C">
              <w:rPr>
                <w:noProof/>
                <w:webHidden/>
              </w:rPr>
              <w:tab/>
            </w:r>
            <w:r w:rsidR="00106E43">
              <w:rPr>
                <w:noProof/>
                <w:webHidden/>
              </w:rPr>
              <w:fldChar w:fldCharType="begin"/>
            </w:r>
            <w:r w:rsidR="00D57E7C">
              <w:rPr>
                <w:noProof/>
                <w:webHidden/>
              </w:rPr>
              <w:instrText xml:space="preserve"> PAGEREF _Toc287824968 \h </w:instrText>
            </w:r>
            <w:r w:rsidR="00106E43">
              <w:rPr>
                <w:noProof/>
                <w:webHidden/>
              </w:rPr>
            </w:r>
            <w:r w:rsidR="00106E43">
              <w:rPr>
                <w:noProof/>
                <w:webHidden/>
              </w:rPr>
              <w:fldChar w:fldCharType="separate"/>
            </w:r>
            <w:r w:rsidR="00243C76">
              <w:rPr>
                <w:noProof/>
                <w:webHidden/>
              </w:rPr>
              <w:t>36</w:t>
            </w:r>
            <w:r w:rsidR="00106E43">
              <w:rPr>
                <w:noProof/>
                <w:webHidden/>
              </w:rPr>
              <w:fldChar w:fldCharType="end"/>
            </w:r>
          </w:hyperlink>
        </w:p>
        <w:p w14:paraId="5D1A9C31" w14:textId="77777777" w:rsidR="00D57E7C" w:rsidRDefault="000633FF">
          <w:pPr>
            <w:pStyle w:val="Verzeichnis1"/>
            <w:tabs>
              <w:tab w:val="left" w:pos="440"/>
              <w:tab w:val="right" w:leader="dot" w:pos="9062"/>
            </w:tabs>
            <w:rPr>
              <w:rFonts w:eastAsiaTheme="minorEastAsia"/>
              <w:noProof/>
              <w:lang w:eastAsia="de-AT"/>
            </w:rPr>
          </w:pPr>
          <w:hyperlink w:anchor="_Toc287824969" w:history="1">
            <w:r w:rsidR="00D57E7C" w:rsidRPr="006C49AF">
              <w:rPr>
                <w:rStyle w:val="Hyperlink"/>
                <w:noProof/>
              </w:rPr>
              <w:t>7</w:t>
            </w:r>
            <w:r w:rsidR="00D57E7C">
              <w:rPr>
                <w:rFonts w:eastAsiaTheme="minorEastAsia"/>
                <w:noProof/>
                <w:lang w:eastAsia="de-AT"/>
              </w:rPr>
              <w:tab/>
            </w:r>
            <w:r w:rsidR="00D57E7C" w:rsidRPr="006C49AF">
              <w:rPr>
                <w:rStyle w:val="Hyperlink"/>
                <w:noProof/>
              </w:rPr>
              <w:t>References</w:t>
            </w:r>
            <w:r w:rsidR="00D57E7C">
              <w:rPr>
                <w:noProof/>
                <w:webHidden/>
              </w:rPr>
              <w:tab/>
            </w:r>
            <w:r w:rsidR="00106E43">
              <w:rPr>
                <w:noProof/>
                <w:webHidden/>
              </w:rPr>
              <w:fldChar w:fldCharType="begin"/>
            </w:r>
            <w:r w:rsidR="00D57E7C">
              <w:rPr>
                <w:noProof/>
                <w:webHidden/>
              </w:rPr>
              <w:instrText xml:space="preserve"> PAGEREF _Toc287824969 \h </w:instrText>
            </w:r>
            <w:r w:rsidR="00106E43">
              <w:rPr>
                <w:noProof/>
                <w:webHidden/>
              </w:rPr>
            </w:r>
            <w:r w:rsidR="00106E43">
              <w:rPr>
                <w:noProof/>
                <w:webHidden/>
              </w:rPr>
              <w:fldChar w:fldCharType="separate"/>
            </w:r>
            <w:r w:rsidR="00243C76">
              <w:rPr>
                <w:noProof/>
                <w:webHidden/>
              </w:rPr>
              <w:t>36</w:t>
            </w:r>
            <w:r w:rsidR="00106E43">
              <w:rPr>
                <w:noProof/>
                <w:webHidden/>
              </w:rPr>
              <w:fldChar w:fldCharType="end"/>
            </w:r>
          </w:hyperlink>
        </w:p>
        <w:p w14:paraId="60E6F6BD" w14:textId="77777777" w:rsidR="00D57E7C" w:rsidRDefault="000633FF">
          <w:pPr>
            <w:pStyle w:val="Verzeichnis1"/>
            <w:tabs>
              <w:tab w:val="left" w:pos="1320"/>
              <w:tab w:val="right" w:leader="dot" w:pos="9062"/>
            </w:tabs>
            <w:rPr>
              <w:rFonts w:eastAsiaTheme="minorEastAsia"/>
              <w:noProof/>
              <w:lang w:eastAsia="de-AT"/>
            </w:rPr>
          </w:pPr>
          <w:hyperlink w:anchor="_Toc287824970" w:history="1">
            <w:r w:rsidR="00D57E7C" w:rsidRPr="006C49AF">
              <w:rPr>
                <w:rStyle w:val="Hyperlink"/>
                <w:noProof/>
              </w:rPr>
              <w:t>Appendix A</w:t>
            </w:r>
            <w:r w:rsidR="00D57E7C">
              <w:rPr>
                <w:rFonts w:eastAsiaTheme="minorEastAsia"/>
                <w:noProof/>
                <w:lang w:eastAsia="de-AT"/>
              </w:rPr>
              <w:tab/>
            </w:r>
            <w:r w:rsidR="00D57E7C" w:rsidRPr="006C49AF">
              <w:rPr>
                <w:rStyle w:val="Hyperlink"/>
                <w:noProof/>
              </w:rPr>
              <w:t>Repository List</w:t>
            </w:r>
            <w:r w:rsidR="00D57E7C">
              <w:rPr>
                <w:noProof/>
                <w:webHidden/>
              </w:rPr>
              <w:tab/>
            </w:r>
            <w:r w:rsidR="00106E43">
              <w:rPr>
                <w:noProof/>
                <w:webHidden/>
              </w:rPr>
              <w:fldChar w:fldCharType="begin"/>
            </w:r>
            <w:r w:rsidR="00D57E7C">
              <w:rPr>
                <w:noProof/>
                <w:webHidden/>
              </w:rPr>
              <w:instrText xml:space="preserve"> PAGEREF _Toc287824970 \h </w:instrText>
            </w:r>
            <w:r w:rsidR="00106E43">
              <w:rPr>
                <w:noProof/>
                <w:webHidden/>
              </w:rPr>
            </w:r>
            <w:r w:rsidR="00106E43">
              <w:rPr>
                <w:noProof/>
                <w:webHidden/>
              </w:rPr>
              <w:fldChar w:fldCharType="separate"/>
            </w:r>
            <w:r w:rsidR="00243C76">
              <w:rPr>
                <w:noProof/>
                <w:webHidden/>
              </w:rPr>
              <w:t>38</w:t>
            </w:r>
            <w:r w:rsidR="00106E43">
              <w:rPr>
                <w:noProof/>
                <w:webHidden/>
              </w:rPr>
              <w:fldChar w:fldCharType="end"/>
            </w:r>
          </w:hyperlink>
        </w:p>
        <w:p w14:paraId="1794A2EE" w14:textId="77777777" w:rsidR="00D57E7C" w:rsidRDefault="000633FF">
          <w:pPr>
            <w:pStyle w:val="Verzeichnis2"/>
            <w:tabs>
              <w:tab w:val="left" w:pos="1760"/>
              <w:tab w:val="right" w:leader="dot" w:pos="9062"/>
            </w:tabs>
            <w:rPr>
              <w:rFonts w:eastAsiaTheme="minorEastAsia"/>
              <w:noProof/>
              <w:lang w:eastAsia="de-AT"/>
            </w:rPr>
          </w:pPr>
          <w:hyperlink w:anchor="_Toc287824971" w:history="1">
            <w:r w:rsidR="00D57E7C" w:rsidRPr="006C49AF">
              <w:rPr>
                <w:rStyle w:val="Hyperlink"/>
                <w:noProof/>
              </w:rPr>
              <w:t>Appendix A.1</w:t>
            </w:r>
            <w:r w:rsidR="00D57E7C">
              <w:rPr>
                <w:rFonts w:eastAsiaTheme="minorEastAsia"/>
                <w:noProof/>
                <w:lang w:eastAsia="de-AT"/>
              </w:rPr>
              <w:tab/>
            </w:r>
            <w:r w:rsidR="00D57E7C" w:rsidRPr="006C49AF">
              <w:rPr>
                <w:rStyle w:val="Hyperlink"/>
                <w:noProof/>
              </w:rPr>
              <w:t>ZeeRex format</w:t>
            </w:r>
            <w:r w:rsidR="00D57E7C">
              <w:rPr>
                <w:noProof/>
                <w:webHidden/>
              </w:rPr>
              <w:tab/>
            </w:r>
            <w:r w:rsidR="00106E43">
              <w:rPr>
                <w:noProof/>
                <w:webHidden/>
              </w:rPr>
              <w:fldChar w:fldCharType="begin"/>
            </w:r>
            <w:r w:rsidR="00D57E7C">
              <w:rPr>
                <w:noProof/>
                <w:webHidden/>
              </w:rPr>
              <w:instrText xml:space="preserve"> PAGEREF _Toc287824971 \h </w:instrText>
            </w:r>
            <w:r w:rsidR="00106E43">
              <w:rPr>
                <w:noProof/>
                <w:webHidden/>
              </w:rPr>
            </w:r>
            <w:r w:rsidR="00106E43">
              <w:rPr>
                <w:noProof/>
                <w:webHidden/>
              </w:rPr>
              <w:fldChar w:fldCharType="separate"/>
            </w:r>
            <w:r w:rsidR="00243C76">
              <w:rPr>
                <w:noProof/>
                <w:webHidden/>
              </w:rPr>
              <w:t>38</w:t>
            </w:r>
            <w:r w:rsidR="00106E43">
              <w:rPr>
                <w:noProof/>
                <w:webHidden/>
              </w:rPr>
              <w:fldChar w:fldCharType="end"/>
            </w:r>
          </w:hyperlink>
        </w:p>
        <w:p w14:paraId="3C3B3803" w14:textId="77777777" w:rsidR="00D57E7C" w:rsidRDefault="000633FF">
          <w:pPr>
            <w:pStyle w:val="Verzeichnis2"/>
            <w:tabs>
              <w:tab w:val="left" w:pos="1760"/>
              <w:tab w:val="right" w:leader="dot" w:pos="9062"/>
            </w:tabs>
            <w:rPr>
              <w:rFonts w:eastAsiaTheme="minorEastAsia"/>
              <w:noProof/>
              <w:lang w:eastAsia="de-AT"/>
            </w:rPr>
          </w:pPr>
          <w:hyperlink w:anchor="_Toc287824972" w:history="1">
            <w:r w:rsidR="00D57E7C" w:rsidRPr="006C49AF">
              <w:rPr>
                <w:rStyle w:val="Hyperlink"/>
                <w:noProof/>
                <w:lang w:val="en-US"/>
              </w:rPr>
              <w:t>Appendix A.2</w:t>
            </w:r>
            <w:r w:rsidR="00D57E7C">
              <w:rPr>
                <w:rFonts w:eastAsiaTheme="minorEastAsia"/>
                <w:noProof/>
                <w:lang w:eastAsia="de-AT"/>
              </w:rPr>
              <w:tab/>
            </w:r>
            <w:r w:rsidR="00D57E7C" w:rsidRPr="006C49AF">
              <w:rPr>
                <w:rStyle w:val="Hyperlink"/>
                <w:noProof/>
                <w:lang w:val="en-US"/>
              </w:rPr>
              <w:t>List of candidate centers / search services</w:t>
            </w:r>
            <w:r w:rsidR="00D57E7C">
              <w:rPr>
                <w:noProof/>
                <w:webHidden/>
              </w:rPr>
              <w:tab/>
            </w:r>
            <w:r w:rsidR="00106E43">
              <w:rPr>
                <w:noProof/>
                <w:webHidden/>
              </w:rPr>
              <w:fldChar w:fldCharType="begin"/>
            </w:r>
            <w:r w:rsidR="00D57E7C">
              <w:rPr>
                <w:noProof/>
                <w:webHidden/>
              </w:rPr>
              <w:instrText xml:space="preserve"> PAGEREF _Toc287824972 \h </w:instrText>
            </w:r>
            <w:r w:rsidR="00106E43">
              <w:rPr>
                <w:noProof/>
                <w:webHidden/>
              </w:rPr>
            </w:r>
            <w:r w:rsidR="00106E43">
              <w:rPr>
                <w:noProof/>
                <w:webHidden/>
              </w:rPr>
              <w:fldChar w:fldCharType="separate"/>
            </w:r>
            <w:r w:rsidR="00243C76">
              <w:rPr>
                <w:noProof/>
                <w:webHidden/>
              </w:rPr>
              <w:t>38</w:t>
            </w:r>
            <w:r w:rsidR="00106E43">
              <w:rPr>
                <w:noProof/>
                <w:webHidden/>
              </w:rPr>
              <w:fldChar w:fldCharType="end"/>
            </w:r>
          </w:hyperlink>
        </w:p>
        <w:p w14:paraId="46E0A3BB" w14:textId="77777777" w:rsidR="00D57E7C" w:rsidRDefault="000633FF">
          <w:pPr>
            <w:pStyle w:val="Verzeichnis2"/>
            <w:tabs>
              <w:tab w:val="left" w:pos="1760"/>
              <w:tab w:val="right" w:leader="dot" w:pos="9062"/>
            </w:tabs>
            <w:rPr>
              <w:rFonts w:eastAsiaTheme="minorEastAsia"/>
              <w:noProof/>
              <w:lang w:eastAsia="de-AT"/>
            </w:rPr>
          </w:pPr>
          <w:hyperlink w:anchor="_Toc287824973" w:history="1">
            <w:r w:rsidR="00D57E7C" w:rsidRPr="006C49AF">
              <w:rPr>
                <w:rStyle w:val="Hyperlink"/>
                <w:noProof/>
              </w:rPr>
              <w:t>Appendix A.3</w:t>
            </w:r>
            <w:r w:rsidR="00D57E7C">
              <w:rPr>
                <w:rFonts w:eastAsiaTheme="minorEastAsia"/>
                <w:noProof/>
                <w:lang w:eastAsia="de-AT"/>
              </w:rPr>
              <w:tab/>
            </w:r>
            <w:r w:rsidR="00D57E7C" w:rsidRPr="006C49AF">
              <w:rPr>
                <w:rStyle w:val="Hyperlink"/>
                <w:noProof/>
              </w:rPr>
              <w:t>Feature Matrix</w:t>
            </w:r>
            <w:r w:rsidR="00D57E7C">
              <w:rPr>
                <w:noProof/>
                <w:webHidden/>
              </w:rPr>
              <w:tab/>
            </w:r>
            <w:r w:rsidR="00106E43">
              <w:rPr>
                <w:noProof/>
                <w:webHidden/>
              </w:rPr>
              <w:fldChar w:fldCharType="begin"/>
            </w:r>
            <w:r w:rsidR="00D57E7C">
              <w:rPr>
                <w:noProof/>
                <w:webHidden/>
              </w:rPr>
              <w:instrText xml:space="preserve"> PAGEREF _Toc287824973 \h </w:instrText>
            </w:r>
            <w:r w:rsidR="00106E43">
              <w:rPr>
                <w:noProof/>
                <w:webHidden/>
              </w:rPr>
            </w:r>
            <w:r w:rsidR="00106E43">
              <w:rPr>
                <w:noProof/>
                <w:webHidden/>
              </w:rPr>
              <w:fldChar w:fldCharType="separate"/>
            </w:r>
            <w:r w:rsidR="00243C76">
              <w:rPr>
                <w:noProof/>
                <w:webHidden/>
              </w:rPr>
              <w:t>38</w:t>
            </w:r>
            <w:r w:rsidR="00106E43">
              <w:rPr>
                <w:noProof/>
                <w:webHidden/>
              </w:rPr>
              <w:fldChar w:fldCharType="end"/>
            </w:r>
          </w:hyperlink>
        </w:p>
        <w:p w14:paraId="32F61234" w14:textId="77777777" w:rsidR="00D57E7C" w:rsidRDefault="000633FF">
          <w:pPr>
            <w:pStyle w:val="Verzeichnis1"/>
            <w:tabs>
              <w:tab w:val="left" w:pos="1320"/>
              <w:tab w:val="right" w:leader="dot" w:pos="9062"/>
            </w:tabs>
            <w:rPr>
              <w:rFonts w:eastAsiaTheme="minorEastAsia"/>
              <w:noProof/>
              <w:lang w:eastAsia="de-AT"/>
            </w:rPr>
          </w:pPr>
          <w:hyperlink w:anchor="_Toc287824974" w:history="1">
            <w:r w:rsidR="00D57E7C" w:rsidRPr="006C49AF">
              <w:rPr>
                <w:rStyle w:val="Hyperlink"/>
                <w:noProof/>
              </w:rPr>
              <w:t>Appendix B</w:t>
            </w:r>
            <w:r w:rsidR="00D57E7C">
              <w:rPr>
                <w:rFonts w:eastAsiaTheme="minorEastAsia"/>
                <w:noProof/>
                <w:lang w:eastAsia="de-AT"/>
              </w:rPr>
              <w:tab/>
            </w:r>
            <w:r w:rsidR="00D57E7C" w:rsidRPr="006C49AF">
              <w:rPr>
                <w:rStyle w:val="Hyperlink"/>
                <w:noProof/>
              </w:rPr>
              <w:t>Candidate Search Engines</w:t>
            </w:r>
            <w:r w:rsidR="00D57E7C">
              <w:rPr>
                <w:noProof/>
                <w:webHidden/>
              </w:rPr>
              <w:tab/>
            </w:r>
            <w:r w:rsidR="00106E43">
              <w:rPr>
                <w:noProof/>
                <w:webHidden/>
              </w:rPr>
              <w:fldChar w:fldCharType="begin"/>
            </w:r>
            <w:r w:rsidR="00D57E7C">
              <w:rPr>
                <w:noProof/>
                <w:webHidden/>
              </w:rPr>
              <w:instrText xml:space="preserve"> PAGEREF _Toc287824974 \h </w:instrText>
            </w:r>
            <w:r w:rsidR="00106E43">
              <w:rPr>
                <w:noProof/>
                <w:webHidden/>
              </w:rPr>
            </w:r>
            <w:r w:rsidR="00106E43">
              <w:rPr>
                <w:noProof/>
                <w:webHidden/>
              </w:rPr>
              <w:fldChar w:fldCharType="separate"/>
            </w:r>
            <w:r w:rsidR="00243C76">
              <w:rPr>
                <w:noProof/>
                <w:webHidden/>
              </w:rPr>
              <w:t>39</w:t>
            </w:r>
            <w:r w:rsidR="00106E43">
              <w:rPr>
                <w:noProof/>
                <w:webHidden/>
              </w:rPr>
              <w:fldChar w:fldCharType="end"/>
            </w:r>
          </w:hyperlink>
        </w:p>
        <w:p w14:paraId="2525237E" w14:textId="77777777" w:rsidR="00D57E7C" w:rsidRDefault="000633FF">
          <w:pPr>
            <w:pStyle w:val="Verzeichnis2"/>
            <w:tabs>
              <w:tab w:val="left" w:pos="1760"/>
              <w:tab w:val="right" w:leader="dot" w:pos="9062"/>
            </w:tabs>
            <w:rPr>
              <w:rFonts w:eastAsiaTheme="minorEastAsia"/>
              <w:noProof/>
              <w:lang w:eastAsia="de-AT"/>
            </w:rPr>
          </w:pPr>
          <w:hyperlink w:anchor="_Toc287824975" w:history="1">
            <w:r w:rsidR="00D57E7C" w:rsidRPr="006C49AF">
              <w:rPr>
                <w:rStyle w:val="Hyperlink"/>
                <w:noProof/>
              </w:rPr>
              <w:t>Appendix B.1</w:t>
            </w:r>
            <w:r w:rsidR="00D57E7C">
              <w:rPr>
                <w:rFonts w:eastAsiaTheme="minorEastAsia"/>
                <w:noProof/>
                <w:lang w:eastAsia="de-AT"/>
              </w:rPr>
              <w:tab/>
            </w:r>
            <w:r w:rsidR="00D57E7C" w:rsidRPr="006C49AF">
              <w:rPr>
                <w:rStyle w:val="Hyperlink"/>
                <w:noProof/>
              </w:rPr>
              <w:t>CLARIN MDService</w:t>
            </w:r>
            <w:r w:rsidR="00D57E7C">
              <w:rPr>
                <w:noProof/>
                <w:webHidden/>
              </w:rPr>
              <w:tab/>
            </w:r>
            <w:r w:rsidR="00106E43">
              <w:rPr>
                <w:noProof/>
                <w:webHidden/>
              </w:rPr>
              <w:fldChar w:fldCharType="begin"/>
            </w:r>
            <w:r w:rsidR="00D57E7C">
              <w:rPr>
                <w:noProof/>
                <w:webHidden/>
              </w:rPr>
              <w:instrText xml:space="preserve"> PAGEREF _Toc287824975 \h </w:instrText>
            </w:r>
            <w:r w:rsidR="00106E43">
              <w:rPr>
                <w:noProof/>
                <w:webHidden/>
              </w:rPr>
            </w:r>
            <w:r w:rsidR="00106E43">
              <w:rPr>
                <w:noProof/>
                <w:webHidden/>
              </w:rPr>
              <w:fldChar w:fldCharType="separate"/>
            </w:r>
            <w:r w:rsidR="00243C76">
              <w:rPr>
                <w:noProof/>
                <w:webHidden/>
              </w:rPr>
              <w:t>39</w:t>
            </w:r>
            <w:r w:rsidR="00106E43">
              <w:rPr>
                <w:noProof/>
                <w:webHidden/>
              </w:rPr>
              <w:fldChar w:fldCharType="end"/>
            </w:r>
          </w:hyperlink>
        </w:p>
        <w:p w14:paraId="1CCF6102" w14:textId="77777777" w:rsidR="00D57E7C" w:rsidRDefault="000633FF">
          <w:pPr>
            <w:pStyle w:val="Verzeichnis2"/>
            <w:tabs>
              <w:tab w:val="left" w:pos="1760"/>
              <w:tab w:val="right" w:leader="dot" w:pos="9062"/>
            </w:tabs>
            <w:rPr>
              <w:rFonts w:eastAsiaTheme="minorEastAsia"/>
              <w:noProof/>
              <w:lang w:eastAsia="de-AT"/>
            </w:rPr>
          </w:pPr>
          <w:hyperlink w:anchor="_Toc287824976" w:history="1">
            <w:r w:rsidR="00D57E7C" w:rsidRPr="006C49AF">
              <w:rPr>
                <w:rStyle w:val="Hyperlink"/>
                <w:noProof/>
                <w:lang w:val="en-US"/>
              </w:rPr>
              <w:t>Appendix B.2</w:t>
            </w:r>
            <w:r w:rsidR="00D57E7C">
              <w:rPr>
                <w:rFonts w:eastAsiaTheme="minorEastAsia"/>
                <w:noProof/>
                <w:lang w:eastAsia="de-AT"/>
              </w:rPr>
              <w:tab/>
            </w:r>
            <w:r w:rsidR="00D57E7C" w:rsidRPr="006C49AF">
              <w:rPr>
                <w:rStyle w:val="Hyperlink"/>
                <w:noProof/>
                <w:lang w:val="en-US"/>
              </w:rPr>
              <w:t>DDC</w:t>
            </w:r>
            <w:r w:rsidR="00D57E7C">
              <w:rPr>
                <w:noProof/>
                <w:webHidden/>
              </w:rPr>
              <w:tab/>
            </w:r>
            <w:r w:rsidR="00106E43">
              <w:rPr>
                <w:noProof/>
                <w:webHidden/>
              </w:rPr>
              <w:fldChar w:fldCharType="begin"/>
            </w:r>
            <w:r w:rsidR="00D57E7C">
              <w:rPr>
                <w:noProof/>
                <w:webHidden/>
              </w:rPr>
              <w:instrText xml:space="preserve"> PAGEREF _Toc287824976 \h </w:instrText>
            </w:r>
            <w:r w:rsidR="00106E43">
              <w:rPr>
                <w:noProof/>
                <w:webHidden/>
              </w:rPr>
            </w:r>
            <w:r w:rsidR="00106E43">
              <w:rPr>
                <w:noProof/>
                <w:webHidden/>
              </w:rPr>
              <w:fldChar w:fldCharType="separate"/>
            </w:r>
            <w:r w:rsidR="00243C76">
              <w:rPr>
                <w:noProof/>
                <w:webHidden/>
              </w:rPr>
              <w:t>39</w:t>
            </w:r>
            <w:r w:rsidR="00106E43">
              <w:rPr>
                <w:noProof/>
                <w:webHidden/>
              </w:rPr>
              <w:fldChar w:fldCharType="end"/>
            </w:r>
          </w:hyperlink>
        </w:p>
        <w:p w14:paraId="5AC94119" w14:textId="77777777" w:rsidR="00D57E7C" w:rsidRDefault="000633FF">
          <w:pPr>
            <w:pStyle w:val="Verzeichnis2"/>
            <w:tabs>
              <w:tab w:val="left" w:pos="1760"/>
              <w:tab w:val="right" w:leader="dot" w:pos="9062"/>
            </w:tabs>
            <w:rPr>
              <w:rFonts w:eastAsiaTheme="minorEastAsia"/>
              <w:noProof/>
              <w:lang w:eastAsia="de-AT"/>
            </w:rPr>
          </w:pPr>
          <w:hyperlink w:anchor="_Toc287824977" w:history="1">
            <w:r w:rsidR="00D57E7C" w:rsidRPr="006C49AF">
              <w:rPr>
                <w:rStyle w:val="Hyperlink"/>
                <w:noProof/>
                <w:lang w:val="en-US"/>
              </w:rPr>
              <w:t>Appendix B.3</w:t>
            </w:r>
            <w:r w:rsidR="00D57E7C">
              <w:rPr>
                <w:rFonts w:eastAsiaTheme="minorEastAsia"/>
                <w:noProof/>
                <w:lang w:eastAsia="de-AT"/>
              </w:rPr>
              <w:tab/>
            </w:r>
            <w:r w:rsidR="00D57E7C" w:rsidRPr="006C49AF">
              <w:rPr>
                <w:rStyle w:val="Hyperlink"/>
                <w:noProof/>
                <w:lang w:val="en-US"/>
              </w:rPr>
              <w:t>MPI Tools: ANNEX/Trova/ELAN</w:t>
            </w:r>
            <w:r w:rsidR="00D57E7C">
              <w:rPr>
                <w:noProof/>
                <w:webHidden/>
              </w:rPr>
              <w:tab/>
            </w:r>
            <w:r w:rsidR="00106E43">
              <w:rPr>
                <w:noProof/>
                <w:webHidden/>
              </w:rPr>
              <w:fldChar w:fldCharType="begin"/>
            </w:r>
            <w:r w:rsidR="00D57E7C">
              <w:rPr>
                <w:noProof/>
                <w:webHidden/>
              </w:rPr>
              <w:instrText xml:space="preserve"> PAGEREF _Toc287824977 \h </w:instrText>
            </w:r>
            <w:r w:rsidR="00106E43">
              <w:rPr>
                <w:noProof/>
                <w:webHidden/>
              </w:rPr>
            </w:r>
            <w:r w:rsidR="00106E43">
              <w:rPr>
                <w:noProof/>
                <w:webHidden/>
              </w:rPr>
              <w:fldChar w:fldCharType="separate"/>
            </w:r>
            <w:r w:rsidR="00243C76">
              <w:rPr>
                <w:noProof/>
                <w:webHidden/>
              </w:rPr>
              <w:t>39</w:t>
            </w:r>
            <w:r w:rsidR="00106E43">
              <w:rPr>
                <w:noProof/>
                <w:webHidden/>
              </w:rPr>
              <w:fldChar w:fldCharType="end"/>
            </w:r>
          </w:hyperlink>
        </w:p>
        <w:p w14:paraId="75D33ED6" w14:textId="77777777" w:rsidR="00D57E7C" w:rsidRDefault="000633FF">
          <w:pPr>
            <w:pStyle w:val="Verzeichnis2"/>
            <w:tabs>
              <w:tab w:val="left" w:pos="1760"/>
              <w:tab w:val="right" w:leader="dot" w:pos="9062"/>
            </w:tabs>
            <w:rPr>
              <w:rFonts w:eastAsiaTheme="minorEastAsia"/>
              <w:noProof/>
              <w:lang w:eastAsia="de-AT"/>
            </w:rPr>
          </w:pPr>
          <w:hyperlink w:anchor="_Toc287824978" w:history="1">
            <w:r w:rsidR="00D57E7C" w:rsidRPr="006C49AF">
              <w:rPr>
                <w:rStyle w:val="Hyperlink"/>
                <w:noProof/>
                <w:lang w:val="en-US"/>
              </w:rPr>
              <w:t>Appendix B.4</w:t>
            </w:r>
            <w:r w:rsidR="00D57E7C">
              <w:rPr>
                <w:rFonts w:eastAsiaTheme="minorEastAsia"/>
                <w:noProof/>
                <w:lang w:eastAsia="de-AT"/>
              </w:rPr>
              <w:tab/>
            </w:r>
            <w:r w:rsidR="00D57E7C" w:rsidRPr="006C49AF">
              <w:rPr>
                <w:rStyle w:val="Hyperlink"/>
                <w:noProof/>
                <w:lang w:val="en-US"/>
              </w:rPr>
              <w:t>Nederlandse Familienamenbank</w:t>
            </w:r>
            <w:r w:rsidR="00D57E7C">
              <w:rPr>
                <w:noProof/>
                <w:webHidden/>
              </w:rPr>
              <w:tab/>
            </w:r>
            <w:r w:rsidR="00106E43">
              <w:rPr>
                <w:noProof/>
                <w:webHidden/>
              </w:rPr>
              <w:fldChar w:fldCharType="begin"/>
            </w:r>
            <w:r w:rsidR="00D57E7C">
              <w:rPr>
                <w:noProof/>
                <w:webHidden/>
              </w:rPr>
              <w:instrText xml:space="preserve"> PAGEREF _Toc287824978 \h </w:instrText>
            </w:r>
            <w:r w:rsidR="00106E43">
              <w:rPr>
                <w:noProof/>
                <w:webHidden/>
              </w:rPr>
            </w:r>
            <w:r w:rsidR="00106E43">
              <w:rPr>
                <w:noProof/>
                <w:webHidden/>
              </w:rPr>
              <w:fldChar w:fldCharType="separate"/>
            </w:r>
            <w:r w:rsidR="00243C76">
              <w:rPr>
                <w:noProof/>
                <w:webHidden/>
              </w:rPr>
              <w:t>40</w:t>
            </w:r>
            <w:r w:rsidR="00106E43">
              <w:rPr>
                <w:noProof/>
                <w:webHidden/>
              </w:rPr>
              <w:fldChar w:fldCharType="end"/>
            </w:r>
          </w:hyperlink>
        </w:p>
        <w:p w14:paraId="441E8104" w14:textId="77777777" w:rsidR="00D57E7C" w:rsidRDefault="000633FF">
          <w:pPr>
            <w:pStyle w:val="Verzeichnis1"/>
            <w:tabs>
              <w:tab w:val="left" w:pos="1320"/>
              <w:tab w:val="right" w:leader="dot" w:pos="9062"/>
            </w:tabs>
            <w:rPr>
              <w:rFonts w:eastAsiaTheme="minorEastAsia"/>
              <w:noProof/>
              <w:lang w:eastAsia="de-AT"/>
            </w:rPr>
          </w:pPr>
          <w:hyperlink w:anchor="_Toc287824979" w:history="1">
            <w:r w:rsidR="00D57E7C" w:rsidRPr="006C49AF">
              <w:rPr>
                <w:rStyle w:val="Hyperlink"/>
                <w:noProof/>
              </w:rPr>
              <w:t>Appendix C</w:t>
            </w:r>
            <w:r w:rsidR="00D57E7C">
              <w:rPr>
                <w:rFonts w:eastAsiaTheme="minorEastAsia"/>
                <w:noProof/>
                <w:lang w:eastAsia="de-AT"/>
              </w:rPr>
              <w:tab/>
            </w:r>
            <w:r w:rsidR="00D57E7C" w:rsidRPr="006C49AF">
              <w:rPr>
                <w:rStyle w:val="Hyperlink"/>
                <w:noProof/>
              </w:rPr>
              <w:t>CQL Examples</w:t>
            </w:r>
            <w:r w:rsidR="00D57E7C">
              <w:rPr>
                <w:noProof/>
                <w:webHidden/>
              </w:rPr>
              <w:tab/>
            </w:r>
            <w:r w:rsidR="00106E43">
              <w:rPr>
                <w:noProof/>
                <w:webHidden/>
              </w:rPr>
              <w:fldChar w:fldCharType="begin"/>
            </w:r>
            <w:r w:rsidR="00D57E7C">
              <w:rPr>
                <w:noProof/>
                <w:webHidden/>
              </w:rPr>
              <w:instrText xml:space="preserve"> PAGEREF _Toc287824979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6148583C" w14:textId="77777777" w:rsidR="00D57E7C" w:rsidRDefault="000633FF">
          <w:pPr>
            <w:pStyle w:val="Verzeichnis2"/>
            <w:tabs>
              <w:tab w:val="left" w:pos="1760"/>
              <w:tab w:val="right" w:leader="dot" w:pos="9062"/>
            </w:tabs>
            <w:rPr>
              <w:rFonts w:eastAsiaTheme="minorEastAsia"/>
              <w:noProof/>
              <w:lang w:eastAsia="de-AT"/>
            </w:rPr>
          </w:pPr>
          <w:hyperlink w:anchor="_Toc287824980" w:history="1">
            <w:r w:rsidR="00D57E7C" w:rsidRPr="006C49AF">
              <w:rPr>
                <w:rStyle w:val="Hyperlink"/>
                <w:noProof/>
                <w:lang w:val="en-US"/>
              </w:rPr>
              <w:t>Appendix C.1</w:t>
            </w:r>
            <w:r w:rsidR="00D57E7C">
              <w:rPr>
                <w:rFonts w:eastAsiaTheme="minorEastAsia"/>
                <w:noProof/>
                <w:lang w:eastAsia="de-AT"/>
              </w:rPr>
              <w:tab/>
            </w:r>
            <w:r w:rsidR="00D57E7C" w:rsidRPr="006C49AF">
              <w:rPr>
                <w:rStyle w:val="Hyperlink"/>
                <w:noProof/>
                <w:lang w:val="en-US"/>
              </w:rPr>
              <w:t>Metadata Queries</w:t>
            </w:r>
            <w:r w:rsidR="00D57E7C">
              <w:rPr>
                <w:noProof/>
                <w:webHidden/>
              </w:rPr>
              <w:tab/>
            </w:r>
            <w:r w:rsidR="00106E43">
              <w:rPr>
                <w:noProof/>
                <w:webHidden/>
              </w:rPr>
              <w:fldChar w:fldCharType="begin"/>
            </w:r>
            <w:r w:rsidR="00D57E7C">
              <w:rPr>
                <w:noProof/>
                <w:webHidden/>
              </w:rPr>
              <w:instrText xml:space="preserve"> PAGEREF _Toc287824980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2F6DD136" w14:textId="77777777" w:rsidR="00D57E7C" w:rsidRDefault="000633FF">
          <w:pPr>
            <w:pStyle w:val="Verzeichnis2"/>
            <w:tabs>
              <w:tab w:val="left" w:pos="1760"/>
              <w:tab w:val="right" w:leader="dot" w:pos="9062"/>
            </w:tabs>
            <w:rPr>
              <w:rFonts w:eastAsiaTheme="minorEastAsia"/>
              <w:noProof/>
              <w:lang w:eastAsia="de-AT"/>
            </w:rPr>
          </w:pPr>
          <w:hyperlink w:anchor="_Toc287824981" w:history="1">
            <w:r w:rsidR="00D57E7C" w:rsidRPr="006C49AF">
              <w:rPr>
                <w:rStyle w:val="Hyperlink"/>
                <w:noProof/>
                <w:lang w:val="en-US"/>
              </w:rPr>
              <w:t>Appendix C.2</w:t>
            </w:r>
            <w:r w:rsidR="00D57E7C">
              <w:rPr>
                <w:rFonts w:eastAsiaTheme="minorEastAsia"/>
                <w:noProof/>
                <w:lang w:eastAsia="de-AT"/>
              </w:rPr>
              <w:tab/>
            </w:r>
            <w:r w:rsidR="00D57E7C" w:rsidRPr="006C49AF">
              <w:rPr>
                <w:rStyle w:val="Hyperlink"/>
                <w:noProof/>
                <w:lang w:val="en-US"/>
              </w:rPr>
              <w:t>Content Queries</w:t>
            </w:r>
            <w:r w:rsidR="00D57E7C">
              <w:rPr>
                <w:noProof/>
                <w:webHidden/>
              </w:rPr>
              <w:tab/>
            </w:r>
            <w:r w:rsidR="00106E43">
              <w:rPr>
                <w:noProof/>
                <w:webHidden/>
              </w:rPr>
              <w:fldChar w:fldCharType="begin"/>
            </w:r>
            <w:r w:rsidR="00D57E7C">
              <w:rPr>
                <w:noProof/>
                <w:webHidden/>
              </w:rPr>
              <w:instrText xml:space="preserve"> PAGEREF _Toc287824981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22FFCF2C" w14:textId="77777777" w:rsidR="00D57E7C" w:rsidRDefault="000633FF">
          <w:pPr>
            <w:pStyle w:val="Verzeichnis2"/>
            <w:tabs>
              <w:tab w:val="left" w:pos="1760"/>
              <w:tab w:val="right" w:leader="dot" w:pos="9062"/>
            </w:tabs>
            <w:rPr>
              <w:rFonts w:eastAsiaTheme="minorEastAsia"/>
              <w:noProof/>
              <w:lang w:eastAsia="de-AT"/>
            </w:rPr>
          </w:pPr>
          <w:hyperlink w:anchor="_Toc287824982" w:history="1">
            <w:r w:rsidR="00D57E7C" w:rsidRPr="006C49AF">
              <w:rPr>
                <w:rStyle w:val="Hyperlink"/>
                <w:noProof/>
                <w:lang w:val="en-US"/>
              </w:rPr>
              <w:t>Appendix C.3</w:t>
            </w:r>
            <w:r w:rsidR="00D57E7C">
              <w:rPr>
                <w:rFonts w:eastAsiaTheme="minorEastAsia"/>
                <w:noProof/>
                <w:lang w:eastAsia="de-AT"/>
              </w:rPr>
              <w:tab/>
            </w:r>
            <w:r w:rsidR="00D57E7C" w:rsidRPr="006C49AF">
              <w:rPr>
                <w:rStyle w:val="Hyperlink"/>
                <w:noProof/>
                <w:lang w:val="en-US"/>
              </w:rPr>
              <w:t>Sequential Tier Search</w:t>
            </w:r>
            <w:r w:rsidR="00D57E7C">
              <w:rPr>
                <w:noProof/>
                <w:webHidden/>
              </w:rPr>
              <w:tab/>
            </w:r>
            <w:r w:rsidR="00106E43">
              <w:rPr>
                <w:noProof/>
                <w:webHidden/>
              </w:rPr>
              <w:fldChar w:fldCharType="begin"/>
            </w:r>
            <w:r w:rsidR="00D57E7C">
              <w:rPr>
                <w:noProof/>
                <w:webHidden/>
              </w:rPr>
              <w:instrText xml:space="preserve"> PAGEREF _Toc287824982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4ABB9A8F" w14:textId="77777777" w:rsidR="00D57E7C" w:rsidRDefault="000633FF">
          <w:pPr>
            <w:pStyle w:val="Verzeichnis2"/>
            <w:tabs>
              <w:tab w:val="left" w:pos="1760"/>
              <w:tab w:val="right" w:leader="dot" w:pos="9062"/>
            </w:tabs>
            <w:rPr>
              <w:rFonts w:eastAsiaTheme="minorEastAsia"/>
              <w:noProof/>
              <w:lang w:eastAsia="de-AT"/>
            </w:rPr>
          </w:pPr>
          <w:hyperlink w:anchor="_Toc287824983" w:history="1">
            <w:r w:rsidR="00D57E7C" w:rsidRPr="006C49AF">
              <w:rPr>
                <w:rStyle w:val="Hyperlink"/>
                <w:noProof/>
                <w:lang w:val="en-US"/>
              </w:rPr>
              <w:t>Appendix C.4</w:t>
            </w:r>
            <w:r w:rsidR="00D57E7C">
              <w:rPr>
                <w:rFonts w:eastAsiaTheme="minorEastAsia"/>
                <w:noProof/>
                <w:lang w:eastAsia="de-AT"/>
              </w:rPr>
              <w:tab/>
            </w:r>
            <w:r w:rsidR="00D57E7C" w:rsidRPr="006C49AF">
              <w:rPr>
                <w:rStyle w:val="Hyperlink"/>
                <w:noProof/>
                <w:lang w:val="en-US"/>
              </w:rPr>
              <w:t>Metadata Content Queries</w:t>
            </w:r>
            <w:r w:rsidR="00D57E7C">
              <w:rPr>
                <w:noProof/>
                <w:webHidden/>
              </w:rPr>
              <w:tab/>
            </w:r>
            <w:r w:rsidR="00106E43">
              <w:rPr>
                <w:noProof/>
                <w:webHidden/>
              </w:rPr>
              <w:fldChar w:fldCharType="begin"/>
            </w:r>
            <w:r w:rsidR="00D57E7C">
              <w:rPr>
                <w:noProof/>
                <w:webHidden/>
              </w:rPr>
              <w:instrText xml:space="preserve"> PAGEREF _Toc287824983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1A25360B" w14:textId="77777777" w:rsidR="00D57E7C" w:rsidRDefault="000633FF">
          <w:pPr>
            <w:pStyle w:val="Verzeichnis1"/>
            <w:tabs>
              <w:tab w:val="left" w:pos="1320"/>
              <w:tab w:val="right" w:leader="dot" w:pos="9062"/>
            </w:tabs>
            <w:rPr>
              <w:rFonts w:eastAsiaTheme="minorEastAsia"/>
              <w:noProof/>
              <w:lang w:eastAsia="de-AT"/>
            </w:rPr>
          </w:pPr>
          <w:hyperlink w:anchor="_Toc287824984" w:history="1">
            <w:r w:rsidR="00D57E7C" w:rsidRPr="006C49AF">
              <w:rPr>
                <w:rStyle w:val="Hyperlink"/>
                <w:noProof/>
              </w:rPr>
              <w:t>Appendix D</w:t>
            </w:r>
            <w:r w:rsidR="00D57E7C">
              <w:rPr>
                <w:rFonts w:eastAsiaTheme="minorEastAsia"/>
                <w:noProof/>
                <w:lang w:eastAsia="de-AT"/>
              </w:rPr>
              <w:tab/>
            </w:r>
            <w:r w:rsidR="00D57E7C" w:rsidRPr="006C49AF">
              <w:rPr>
                <w:rStyle w:val="Hyperlink"/>
                <w:noProof/>
              </w:rPr>
              <w:t>Proposed Extensions</w:t>
            </w:r>
            <w:r w:rsidR="00D57E7C">
              <w:rPr>
                <w:noProof/>
                <w:webHidden/>
              </w:rPr>
              <w:tab/>
            </w:r>
            <w:r w:rsidR="00106E43">
              <w:rPr>
                <w:noProof/>
                <w:webHidden/>
              </w:rPr>
              <w:fldChar w:fldCharType="begin"/>
            </w:r>
            <w:r w:rsidR="00D57E7C">
              <w:rPr>
                <w:noProof/>
                <w:webHidden/>
              </w:rPr>
              <w:instrText xml:space="preserve"> PAGEREF _Toc287824984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20971286" w14:textId="77777777" w:rsidR="00D57E7C" w:rsidRDefault="000633FF">
          <w:pPr>
            <w:pStyle w:val="Verzeichnis2"/>
            <w:tabs>
              <w:tab w:val="left" w:pos="1760"/>
              <w:tab w:val="right" w:leader="dot" w:pos="9062"/>
            </w:tabs>
            <w:rPr>
              <w:rFonts w:eastAsiaTheme="minorEastAsia"/>
              <w:noProof/>
              <w:lang w:eastAsia="de-AT"/>
            </w:rPr>
          </w:pPr>
          <w:hyperlink w:anchor="_Toc287824985" w:history="1">
            <w:r w:rsidR="00D57E7C" w:rsidRPr="006C49AF">
              <w:rPr>
                <w:rStyle w:val="Hyperlink"/>
                <w:noProof/>
                <w:lang w:val="en-US"/>
              </w:rPr>
              <w:t>Appendix D.1</w:t>
            </w:r>
            <w:r w:rsidR="00D57E7C">
              <w:rPr>
                <w:rFonts w:eastAsiaTheme="minorEastAsia"/>
                <w:noProof/>
                <w:lang w:eastAsia="de-AT"/>
              </w:rPr>
              <w:tab/>
            </w:r>
            <w:r w:rsidR="00D57E7C" w:rsidRPr="006C49AF">
              <w:rPr>
                <w:rStyle w:val="Hyperlink"/>
                <w:noProof/>
                <w:lang w:val="en-US"/>
              </w:rPr>
              <w:t>dynamic Indices</w:t>
            </w:r>
            <w:r w:rsidR="00D57E7C">
              <w:rPr>
                <w:noProof/>
                <w:webHidden/>
              </w:rPr>
              <w:tab/>
            </w:r>
            <w:r w:rsidR="00106E43">
              <w:rPr>
                <w:noProof/>
                <w:webHidden/>
              </w:rPr>
              <w:fldChar w:fldCharType="begin"/>
            </w:r>
            <w:r w:rsidR="00D57E7C">
              <w:rPr>
                <w:noProof/>
                <w:webHidden/>
              </w:rPr>
              <w:instrText xml:space="preserve"> PAGEREF _Toc287824985 \h </w:instrText>
            </w:r>
            <w:r w:rsidR="00106E43">
              <w:rPr>
                <w:noProof/>
                <w:webHidden/>
              </w:rPr>
            </w:r>
            <w:r w:rsidR="00106E43">
              <w:rPr>
                <w:noProof/>
                <w:webHidden/>
              </w:rPr>
              <w:fldChar w:fldCharType="separate"/>
            </w:r>
            <w:r w:rsidR="00243C76">
              <w:rPr>
                <w:noProof/>
                <w:webHidden/>
              </w:rPr>
              <w:t>41</w:t>
            </w:r>
            <w:r w:rsidR="00106E43">
              <w:rPr>
                <w:noProof/>
                <w:webHidden/>
              </w:rPr>
              <w:fldChar w:fldCharType="end"/>
            </w:r>
          </w:hyperlink>
        </w:p>
        <w:p w14:paraId="5EAE5FF1" w14:textId="77777777" w:rsidR="00D57E7C" w:rsidRDefault="000633FF">
          <w:pPr>
            <w:pStyle w:val="Verzeichnis2"/>
            <w:tabs>
              <w:tab w:val="left" w:pos="1760"/>
              <w:tab w:val="right" w:leader="dot" w:pos="9062"/>
            </w:tabs>
            <w:rPr>
              <w:rFonts w:eastAsiaTheme="minorEastAsia"/>
              <w:noProof/>
              <w:lang w:eastAsia="de-AT"/>
            </w:rPr>
          </w:pPr>
          <w:hyperlink w:anchor="_Toc287824986" w:history="1">
            <w:r w:rsidR="00D57E7C" w:rsidRPr="006C49AF">
              <w:rPr>
                <w:rStyle w:val="Hyperlink"/>
                <w:noProof/>
                <w:lang w:val="en-US"/>
              </w:rPr>
              <w:t>Appendix D.2</w:t>
            </w:r>
            <w:r w:rsidR="00D57E7C">
              <w:rPr>
                <w:rFonts w:eastAsiaTheme="minorEastAsia"/>
                <w:noProof/>
                <w:lang w:eastAsia="de-AT"/>
              </w:rPr>
              <w:tab/>
            </w:r>
            <w:r w:rsidR="00D57E7C" w:rsidRPr="006C49AF">
              <w:rPr>
                <w:rStyle w:val="Hyperlink"/>
                <w:noProof/>
                <w:lang w:val="en-US"/>
              </w:rPr>
              <w:t>Context Set: CMDI - Component Metadata Infrastructure</w:t>
            </w:r>
            <w:r w:rsidR="00D57E7C">
              <w:rPr>
                <w:noProof/>
                <w:webHidden/>
              </w:rPr>
              <w:tab/>
            </w:r>
            <w:r w:rsidR="00106E43">
              <w:rPr>
                <w:noProof/>
                <w:webHidden/>
              </w:rPr>
              <w:fldChar w:fldCharType="begin"/>
            </w:r>
            <w:r w:rsidR="00D57E7C">
              <w:rPr>
                <w:noProof/>
                <w:webHidden/>
              </w:rPr>
              <w:instrText xml:space="preserve"> PAGEREF _Toc287824986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62A38268" w14:textId="77777777" w:rsidR="00D57E7C" w:rsidRDefault="000633FF">
          <w:pPr>
            <w:pStyle w:val="Verzeichnis2"/>
            <w:tabs>
              <w:tab w:val="left" w:pos="1760"/>
              <w:tab w:val="right" w:leader="dot" w:pos="9062"/>
            </w:tabs>
            <w:rPr>
              <w:rFonts w:eastAsiaTheme="minorEastAsia"/>
              <w:noProof/>
              <w:lang w:eastAsia="de-AT"/>
            </w:rPr>
          </w:pPr>
          <w:hyperlink w:anchor="_Toc287824987" w:history="1">
            <w:r w:rsidR="00D57E7C" w:rsidRPr="006C49AF">
              <w:rPr>
                <w:rStyle w:val="Hyperlink"/>
                <w:noProof/>
                <w:lang w:val="en-US"/>
              </w:rPr>
              <w:t>Appendix D.3</w:t>
            </w:r>
            <w:r w:rsidR="00D57E7C">
              <w:rPr>
                <w:rFonts w:eastAsiaTheme="minorEastAsia"/>
                <w:noProof/>
                <w:lang w:eastAsia="de-AT"/>
              </w:rPr>
              <w:tab/>
            </w:r>
            <w:r w:rsidR="00D57E7C" w:rsidRPr="006C49AF">
              <w:rPr>
                <w:rStyle w:val="Hyperlink"/>
                <w:noProof/>
                <w:lang w:val="en-US"/>
              </w:rPr>
              <w:t>Context Set: CCS  - CLARIN Content Search</w:t>
            </w:r>
            <w:r w:rsidR="00D57E7C">
              <w:rPr>
                <w:noProof/>
                <w:webHidden/>
              </w:rPr>
              <w:tab/>
            </w:r>
            <w:r w:rsidR="00106E43">
              <w:rPr>
                <w:noProof/>
                <w:webHidden/>
              </w:rPr>
              <w:fldChar w:fldCharType="begin"/>
            </w:r>
            <w:r w:rsidR="00D57E7C">
              <w:rPr>
                <w:noProof/>
                <w:webHidden/>
              </w:rPr>
              <w:instrText xml:space="preserve"> PAGEREF _Toc287824987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35CEB22A" w14:textId="77777777" w:rsidR="00D57E7C" w:rsidRDefault="000633FF">
          <w:pPr>
            <w:pStyle w:val="Verzeichnis2"/>
            <w:tabs>
              <w:tab w:val="left" w:pos="1760"/>
              <w:tab w:val="right" w:leader="dot" w:pos="9062"/>
            </w:tabs>
            <w:rPr>
              <w:rFonts w:eastAsiaTheme="minorEastAsia"/>
              <w:noProof/>
              <w:lang w:eastAsia="de-AT"/>
            </w:rPr>
          </w:pPr>
          <w:hyperlink w:anchor="_Toc287824988" w:history="1">
            <w:r w:rsidR="00D57E7C" w:rsidRPr="006C49AF">
              <w:rPr>
                <w:rStyle w:val="Hyperlink"/>
                <w:noProof/>
              </w:rPr>
              <w:t>Appendix D.4</w:t>
            </w:r>
            <w:r w:rsidR="00D57E7C">
              <w:rPr>
                <w:rFonts w:eastAsiaTheme="minorEastAsia"/>
                <w:noProof/>
                <w:lang w:eastAsia="de-AT"/>
              </w:rPr>
              <w:tab/>
            </w:r>
            <w:r w:rsidR="00D57E7C" w:rsidRPr="006C49AF">
              <w:rPr>
                <w:rStyle w:val="Hyperlink"/>
                <w:noProof/>
              </w:rPr>
              <w:t>New Boolean Operator: IN</w:t>
            </w:r>
            <w:r w:rsidR="00D57E7C">
              <w:rPr>
                <w:noProof/>
                <w:webHidden/>
              </w:rPr>
              <w:tab/>
            </w:r>
            <w:r w:rsidR="00106E43">
              <w:rPr>
                <w:noProof/>
                <w:webHidden/>
              </w:rPr>
              <w:fldChar w:fldCharType="begin"/>
            </w:r>
            <w:r w:rsidR="00D57E7C">
              <w:rPr>
                <w:noProof/>
                <w:webHidden/>
              </w:rPr>
              <w:instrText xml:space="preserve"> PAGEREF _Toc287824988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5595BBB0" w14:textId="77777777" w:rsidR="00D57E7C" w:rsidRDefault="000633FF">
          <w:pPr>
            <w:pStyle w:val="Verzeichnis2"/>
            <w:tabs>
              <w:tab w:val="left" w:pos="1760"/>
              <w:tab w:val="right" w:leader="dot" w:pos="9062"/>
            </w:tabs>
            <w:rPr>
              <w:rFonts w:eastAsiaTheme="minorEastAsia"/>
              <w:noProof/>
              <w:lang w:eastAsia="de-AT"/>
            </w:rPr>
          </w:pPr>
          <w:hyperlink w:anchor="_Toc287824989" w:history="1">
            <w:r w:rsidR="00D57E7C" w:rsidRPr="006C49AF">
              <w:rPr>
                <w:rStyle w:val="Hyperlink"/>
                <w:noProof/>
                <w:lang w:val="en-US"/>
              </w:rPr>
              <w:t>Appendix D.5</w:t>
            </w:r>
            <w:r w:rsidR="00D57E7C">
              <w:rPr>
                <w:rFonts w:eastAsiaTheme="minorEastAsia"/>
                <w:noProof/>
                <w:lang w:eastAsia="de-AT"/>
              </w:rPr>
              <w:tab/>
            </w:r>
            <w:r w:rsidR="00D57E7C" w:rsidRPr="006C49AF">
              <w:rPr>
                <w:rStyle w:val="Hyperlink"/>
                <w:noProof/>
                <w:lang w:val="en-US"/>
              </w:rPr>
              <w:t>CCS response Schema: ResultSet, Resource, ResourceFragment, DataView</w:t>
            </w:r>
            <w:r w:rsidR="00D57E7C">
              <w:rPr>
                <w:noProof/>
                <w:webHidden/>
              </w:rPr>
              <w:tab/>
            </w:r>
            <w:r w:rsidR="00106E43">
              <w:rPr>
                <w:noProof/>
                <w:webHidden/>
              </w:rPr>
              <w:fldChar w:fldCharType="begin"/>
            </w:r>
            <w:r w:rsidR="00D57E7C">
              <w:rPr>
                <w:noProof/>
                <w:webHidden/>
              </w:rPr>
              <w:instrText xml:space="preserve"> PAGEREF _Toc287824989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6C4E453F" w14:textId="77777777" w:rsidR="00D57E7C" w:rsidRDefault="000633FF">
          <w:pPr>
            <w:pStyle w:val="Verzeichnis1"/>
            <w:tabs>
              <w:tab w:val="left" w:pos="1320"/>
              <w:tab w:val="right" w:leader="dot" w:pos="9062"/>
            </w:tabs>
            <w:rPr>
              <w:rFonts w:eastAsiaTheme="minorEastAsia"/>
              <w:noProof/>
              <w:lang w:eastAsia="de-AT"/>
            </w:rPr>
          </w:pPr>
          <w:hyperlink w:anchor="_Toc287824990" w:history="1">
            <w:r w:rsidR="00D57E7C" w:rsidRPr="006C49AF">
              <w:rPr>
                <w:rStyle w:val="Hyperlink"/>
                <w:noProof/>
              </w:rPr>
              <w:t>Appendix E</w:t>
            </w:r>
            <w:r w:rsidR="00D57E7C">
              <w:rPr>
                <w:rFonts w:eastAsiaTheme="minorEastAsia"/>
                <w:noProof/>
                <w:lang w:eastAsia="de-AT"/>
              </w:rPr>
              <w:tab/>
            </w:r>
            <w:r w:rsidR="00D57E7C" w:rsidRPr="006C49AF">
              <w:rPr>
                <w:rStyle w:val="Hyperlink"/>
                <w:noProof/>
              </w:rPr>
              <w:t>Mapping to other query languages</w:t>
            </w:r>
            <w:r w:rsidR="00D57E7C">
              <w:rPr>
                <w:noProof/>
                <w:webHidden/>
              </w:rPr>
              <w:tab/>
            </w:r>
            <w:r w:rsidR="00106E43">
              <w:rPr>
                <w:noProof/>
                <w:webHidden/>
              </w:rPr>
              <w:fldChar w:fldCharType="begin"/>
            </w:r>
            <w:r w:rsidR="00D57E7C">
              <w:rPr>
                <w:noProof/>
                <w:webHidden/>
              </w:rPr>
              <w:instrText xml:space="preserve"> PAGEREF _Toc287824990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11C37AD3" w14:textId="77777777" w:rsidR="00D57E7C" w:rsidRDefault="000633FF">
          <w:pPr>
            <w:pStyle w:val="Verzeichnis2"/>
            <w:tabs>
              <w:tab w:val="left" w:pos="1760"/>
              <w:tab w:val="right" w:leader="dot" w:pos="9062"/>
            </w:tabs>
            <w:rPr>
              <w:rFonts w:eastAsiaTheme="minorEastAsia"/>
              <w:noProof/>
              <w:lang w:eastAsia="de-AT"/>
            </w:rPr>
          </w:pPr>
          <w:hyperlink w:anchor="_Toc287824991" w:history="1">
            <w:r w:rsidR="00D57E7C" w:rsidRPr="006C49AF">
              <w:rPr>
                <w:rStyle w:val="Hyperlink"/>
                <w:noProof/>
                <w:lang w:val="en-US"/>
              </w:rPr>
              <w:t>Appendix E.1</w:t>
            </w:r>
            <w:r w:rsidR="00D57E7C">
              <w:rPr>
                <w:rFonts w:eastAsiaTheme="minorEastAsia"/>
                <w:noProof/>
                <w:lang w:eastAsia="de-AT"/>
              </w:rPr>
              <w:tab/>
            </w:r>
            <w:r w:rsidR="00D57E7C" w:rsidRPr="006C49AF">
              <w:rPr>
                <w:rStyle w:val="Hyperlink"/>
                <w:noProof/>
                <w:lang w:val="en-US"/>
              </w:rPr>
              <w:t>SRU -&gt; XPath</w:t>
            </w:r>
            <w:r w:rsidR="00D57E7C">
              <w:rPr>
                <w:noProof/>
                <w:webHidden/>
              </w:rPr>
              <w:tab/>
            </w:r>
            <w:r w:rsidR="00106E43">
              <w:rPr>
                <w:noProof/>
                <w:webHidden/>
              </w:rPr>
              <w:fldChar w:fldCharType="begin"/>
            </w:r>
            <w:r w:rsidR="00D57E7C">
              <w:rPr>
                <w:noProof/>
                <w:webHidden/>
              </w:rPr>
              <w:instrText xml:space="preserve"> PAGEREF _Toc287824991 \h </w:instrText>
            </w:r>
            <w:r w:rsidR="00106E43">
              <w:rPr>
                <w:noProof/>
                <w:webHidden/>
              </w:rPr>
            </w:r>
            <w:r w:rsidR="00106E43">
              <w:rPr>
                <w:noProof/>
                <w:webHidden/>
              </w:rPr>
              <w:fldChar w:fldCharType="separate"/>
            </w:r>
            <w:r w:rsidR="00243C76">
              <w:rPr>
                <w:noProof/>
                <w:webHidden/>
              </w:rPr>
              <w:t>42</w:t>
            </w:r>
            <w:r w:rsidR="00106E43">
              <w:rPr>
                <w:noProof/>
                <w:webHidden/>
              </w:rPr>
              <w:fldChar w:fldCharType="end"/>
            </w:r>
          </w:hyperlink>
        </w:p>
        <w:p w14:paraId="134BAABA" w14:textId="77777777" w:rsidR="00D57E7C" w:rsidRDefault="000633FF">
          <w:pPr>
            <w:pStyle w:val="Verzeichnis2"/>
            <w:tabs>
              <w:tab w:val="left" w:pos="1760"/>
              <w:tab w:val="right" w:leader="dot" w:pos="9062"/>
            </w:tabs>
            <w:rPr>
              <w:rFonts w:eastAsiaTheme="minorEastAsia"/>
              <w:noProof/>
              <w:lang w:eastAsia="de-AT"/>
            </w:rPr>
          </w:pPr>
          <w:hyperlink w:anchor="_Toc287824992" w:history="1">
            <w:r w:rsidR="00D57E7C" w:rsidRPr="006C49AF">
              <w:rPr>
                <w:rStyle w:val="Hyperlink"/>
                <w:noProof/>
                <w:lang w:val="en-US"/>
              </w:rPr>
              <w:t>Appendix E.2</w:t>
            </w:r>
            <w:r w:rsidR="00D57E7C">
              <w:rPr>
                <w:rFonts w:eastAsiaTheme="minorEastAsia"/>
                <w:noProof/>
                <w:lang w:eastAsia="de-AT"/>
              </w:rPr>
              <w:tab/>
            </w:r>
            <w:r w:rsidR="00D57E7C" w:rsidRPr="006C49AF">
              <w:rPr>
                <w:rStyle w:val="Hyperlink"/>
                <w:noProof/>
                <w:lang w:val="en-US"/>
              </w:rPr>
              <w:t>SRU -&gt; DDC</w:t>
            </w:r>
            <w:r w:rsidR="00D57E7C">
              <w:rPr>
                <w:noProof/>
                <w:webHidden/>
              </w:rPr>
              <w:tab/>
            </w:r>
            <w:r w:rsidR="00106E43">
              <w:rPr>
                <w:noProof/>
                <w:webHidden/>
              </w:rPr>
              <w:fldChar w:fldCharType="begin"/>
            </w:r>
            <w:r w:rsidR="00D57E7C">
              <w:rPr>
                <w:noProof/>
                <w:webHidden/>
              </w:rPr>
              <w:instrText xml:space="preserve"> PAGEREF _Toc287824992 \h </w:instrText>
            </w:r>
            <w:r w:rsidR="00106E43">
              <w:rPr>
                <w:noProof/>
                <w:webHidden/>
              </w:rPr>
            </w:r>
            <w:r w:rsidR="00106E43">
              <w:rPr>
                <w:noProof/>
                <w:webHidden/>
              </w:rPr>
              <w:fldChar w:fldCharType="separate"/>
            </w:r>
            <w:r w:rsidR="00243C76">
              <w:rPr>
                <w:noProof/>
                <w:webHidden/>
              </w:rPr>
              <w:t>43</w:t>
            </w:r>
            <w:r w:rsidR="00106E43">
              <w:rPr>
                <w:noProof/>
                <w:webHidden/>
              </w:rPr>
              <w:fldChar w:fldCharType="end"/>
            </w:r>
          </w:hyperlink>
        </w:p>
        <w:p w14:paraId="58E14C47" w14:textId="77777777" w:rsidR="00D57E7C" w:rsidRDefault="000633FF">
          <w:pPr>
            <w:pStyle w:val="Verzeichnis2"/>
            <w:tabs>
              <w:tab w:val="left" w:pos="1760"/>
              <w:tab w:val="right" w:leader="dot" w:pos="9062"/>
            </w:tabs>
            <w:rPr>
              <w:rFonts w:eastAsiaTheme="minorEastAsia"/>
              <w:noProof/>
              <w:lang w:eastAsia="de-AT"/>
            </w:rPr>
          </w:pPr>
          <w:hyperlink w:anchor="_Toc287824993" w:history="1">
            <w:r w:rsidR="00D57E7C" w:rsidRPr="006C49AF">
              <w:rPr>
                <w:rStyle w:val="Hyperlink"/>
                <w:noProof/>
                <w:lang w:val="en-US"/>
              </w:rPr>
              <w:t>Appendix E.3</w:t>
            </w:r>
            <w:r w:rsidR="00D57E7C">
              <w:rPr>
                <w:rFonts w:eastAsiaTheme="minorEastAsia"/>
                <w:noProof/>
                <w:lang w:eastAsia="de-AT"/>
              </w:rPr>
              <w:tab/>
            </w:r>
            <w:r w:rsidR="00D57E7C" w:rsidRPr="006C49AF">
              <w:rPr>
                <w:rStyle w:val="Hyperlink"/>
                <w:noProof/>
                <w:lang w:val="en-US"/>
              </w:rPr>
              <w:t>SRU -&gt; CQP</w:t>
            </w:r>
            <w:r w:rsidR="00D57E7C">
              <w:rPr>
                <w:noProof/>
                <w:webHidden/>
              </w:rPr>
              <w:tab/>
            </w:r>
            <w:r w:rsidR="00106E43">
              <w:rPr>
                <w:noProof/>
                <w:webHidden/>
              </w:rPr>
              <w:fldChar w:fldCharType="begin"/>
            </w:r>
            <w:r w:rsidR="00D57E7C">
              <w:rPr>
                <w:noProof/>
                <w:webHidden/>
              </w:rPr>
              <w:instrText xml:space="preserve"> PAGEREF _Toc287824993 \h </w:instrText>
            </w:r>
            <w:r w:rsidR="00106E43">
              <w:rPr>
                <w:noProof/>
                <w:webHidden/>
              </w:rPr>
            </w:r>
            <w:r w:rsidR="00106E43">
              <w:rPr>
                <w:noProof/>
                <w:webHidden/>
              </w:rPr>
              <w:fldChar w:fldCharType="separate"/>
            </w:r>
            <w:r w:rsidR="00243C76">
              <w:rPr>
                <w:noProof/>
                <w:webHidden/>
              </w:rPr>
              <w:t>44</w:t>
            </w:r>
            <w:r w:rsidR="00106E43">
              <w:rPr>
                <w:noProof/>
                <w:webHidden/>
              </w:rPr>
              <w:fldChar w:fldCharType="end"/>
            </w:r>
          </w:hyperlink>
        </w:p>
        <w:p w14:paraId="56382E29" w14:textId="77777777" w:rsidR="00D57E7C" w:rsidRDefault="000633FF">
          <w:pPr>
            <w:pStyle w:val="Verzeichnis2"/>
            <w:tabs>
              <w:tab w:val="left" w:pos="1760"/>
              <w:tab w:val="right" w:leader="dot" w:pos="9062"/>
            </w:tabs>
            <w:rPr>
              <w:rFonts w:eastAsiaTheme="minorEastAsia"/>
              <w:noProof/>
              <w:lang w:eastAsia="de-AT"/>
            </w:rPr>
          </w:pPr>
          <w:hyperlink w:anchor="_Toc287824994" w:history="1">
            <w:r w:rsidR="00D57E7C" w:rsidRPr="006C49AF">
              <w:rPr>
                <w:rStyle w:val="Hyperlink"/>
                <w:noProof/>
                <w:lang w:val="en-US"/>
              </w:rPr>
              <w:t>Appendix E.4</w:t>
            </w:r>
            <w:r w:rsidR="00D57E7C">
              <w:rPr>
                <w:rFonts w:eastAsiaTheme="minorEastAsia"/>
                <w:noProof/>
                <w:lang w:eastAsia="de-AT"/>
              </w:rPr>
              <w:tab/>
            </w:r>
            <w:r w:rsidR="00D57E7C" w:rsidRPr="006C49AF">
              <w:rPr>
                <w:rStyle w:val="Hyperlink"/>
                <w:noProof/>
                <w:lang w:val="en-US"/>
              </w:rPr>
              <w:t>SRU -&gt; manatee</w:t>
            </w:r>
            <w:r w:rsidR="00D57E7C">
              <w:rPr>
                <w:noProof/>
                <w:webHidden/>
              </w:rPr>
              <w:tab/>
            </w:r>
            <w:r w:rsidR="00106E43">
              <w:rPr>
                <w:noProof/>
                <w:webHidden/>
              </w:rPr>
              <w:fldChar w:fldCharType="begin"/>
            </w:r>
            <w:r w:rsidR="00D57E7C">
              <w:rPr>
                <w:noProof/>
                <w:webHidden/>
              </w:rPr>
              <w:instrText xml:space="preserve"> PAGEREF _Toc287824994 \h </w:instrText>
            </w:r>
            <w:r w:rsidR="00106E43">
              <w:rPr>
                <w:noProof/>
                <w:webHidden/>
              </w:rPr>
            </w:r>
            <w:r w:rsidR="00106E43">
              <w:rPr>
                <w:noProof/>
                <w:webHidden/>
              </w:rPr>
              <w:fldChar w:fldCharType="separate"/>
            </w:r>
            <w:r w:rsidR="00243C76">
              <w:rPr>
                <w:noProof/>
                <w:webHidden/>
              </w:rPr>
              <w:t>44</w:t>
            </w:r>
            <w:r w:rsidR="00106E43">
              <w:rPr>
                <w:noProof/>
                <w:webHidden/>
              </w:rPr>
              <w:fldChar w:fldCharType="end"/>
            </w:r>
          </w:hyperlink>
        </w:p>
        <w:p w14:paraId="444FCA17" w14:textId="77777777" w:rsidR="00D57E7C" w:rsidRDefault="000633FF">
          <w:pPr>
            <w:pStyle w:val="Verzeichnis2"/>
            <w:tabs>
              <w:tab w:val="left" w:pos="1760"/>
              <w:tab w:val="right" w:leader="dot" w:pos="9062"/>
            </w:tabs>
            <w:rPr>
              <w:rFonts w:eastAsiaTheme="minorEastAsia"/>
              <w:noProof/>
              <w:lang w:eastAsia="de-AT"/>
            </w:rPr>
          </w:pPr>
          <w:hyperlink w:anchor="_Toc287824995" w:history="1">
            <w:r w:rsidR="00D57E7C" w:rsidRPr="006C49AF">
              <w:rPr>
                <w:rStyle w:val="Hyperlink"/>
                <w:noProof/>
                <w:lang w:val="en-US"/>
              </w:rPr>
              <w:t>Appendix E.5</w:t>
            </w:r>
            <w:r w:rsidR="00D57E7C">
              <w:rPr>
                <w:rFonts w:eastAsiaTheme="minorEastAsia"/>
                <w:noProof/>
                <w:lang w:eastAsia="de-AT"/>
              </w:rPr>
              <w:tab/>
            </w:r>
            <w:r w:rsidR="00D57E7C" w:rsidRPr="006C49AF">
              <w:rPr>
                <w:rStyle w:val="Hyperlink"/>
                <w:noProof/>
                <w:lang w:val="en-US"/>
              </w:rPr>
              <w:t>Other potential protocols / query languages</w:t>
            </w:r>
            <w:r w:rsidR="00D57E7C">
              <w:rPr>
                <w:noProof/>
                <w:webHidden/>
              </w:rPr>
              <w:tab/>
            </w:r>
            <w:r w:rsidR="00106E43">
              <w:rPr>
                <w:noProof/>
                <w:webHidden/>
              </w:rPr>
              <w:fldChar w:fldCharType="begin"/>
            </w:r>
            <w:r w:rsidR="00D57E7C">
              <w:rPr>
                <w:noProof/>
                <w:webHidden/>
              </w:rPr>
              <w:instrText xml:space="preserve"> PAGEREF _Toc287824995 \h </w:instrText>
            </w:r>
            <w:r w:rsidR="00106E43">
              <w:rPr>
                <w:noProof/>
                <w:webHidden/>
              </w:rPr>
            </w:r>
            <w:r w:rsidR="00106E43">
              <w:rPr>
                <w:noProof/>
                <w:webHidden/>
              </w:rPr>
              <w:fldChar w:fldCharType="separate"/>
            </w:r>
            <w:r w:rsidR="00243C76">
              <w:rPr>
                <w:noProof/>
                <w:webHidden/>
              </w:rPr>
              <w:t>44</w:t>
            </w:r>
            <w:r w:rsidR="00106E43">
              <w:rPr>
                <w:noProof/>
                <w:webHidden/>
              </w:rPr>
              <w:fldChar w:fldCharType="end"/>
            </w:r>
          </w:hyperlink>
        </w:p>
        <w:p w14:paraId="44089D1C" w14:textId="77777777" w:rsidR="00D57E7C" w:rsidRDefault="000633FF">
          <w:pPr>
            <w:pStyle w:val="Verzeichnis1"/>
            <w:tabs>
              <w:tab w:val="left" w:pos="1320"/>
              <w:tab w:val="right" w:leader="dot" w:pos="9062"/>
            </w:tabs>
            <w:rPr>
              <w:rFonts w:eastAsiaTheme="minorEastAsia"/>
              <w:noProof/>
              <w:lang w:eastAsia="de-AT"/>
            </w:rPr>
          </w:pPr>
          <w:hyperlink w:anchor="_Toc287824996" w:history="1">
            <w:r w:rsidR="00D57E7C" w:rsidRPr="006C49AF">
              <w:rPr>
                <w:rStyle w:val="Hyperlink"/>
                <w:noProof/>
              </w:rPr>
              <w:t>Appendix F</w:t>
            </w:r>
            <w:r w:rsidR="00D57E7C">
              <w:rPr>
                <w:rFonts w:eastAsiaTheme="minorEastAsia"/>
                <w:noProof/>
                <w:lang w:eastAsia="de-AT"/>
              </w:rPr>
              <w:tab/>
            </w:r>
            <w:r w:rsidR="00D57E7C" w:rsidRPr="006C49AF">
              <w:rPr>
                <w:rStyle w:val="Hyperlink"/>
                <w:noProof/>
              </w:rPr>
              <w:t>From Repository to ResourceFragment View</w:t>
            </w:r>
            <w:r w:rsidR="00D57E7C">
              <w:rPr>
                <w:noProof/>
                <w:webHidden/>
              </w:rPr>
              <w:tab/>
            </w:r>
            <w:r w:rsidR="00106E43">
              <w:rPr>
                <w:noProof/>
                <w:webHidden/>
              </w:rPr>
              <w:fldChar w:fldCharType="begin"/>
            </w:r>
            <w:r w:rsidR="00D57E7C">
              <w:rPr>
                <w:noProof/>
                <w:webHidden/>
              </w:rPr>
              <w:instrText xml:space="preserve"> PAGEREF _Toc287824996 \h </w:instrText>
            </w:r>
            <w:r w:rsidR="00106E43">
              <w:rPr>
                <w:noProof/>
                <w:webHidden/>
              </w:rPr>
            </w:r>
            <w:r w:rsidR="00106E43">
              <w:rPr>
                <w:noProof/>
                <w:webHidden/>
              </w:rPr>
              <w:fldChar w:fldCharType="separate"/>
            </w:r>
            <w:r w:rsidR="00243C76">
              <w:rPr>
                <w:noProof/>
                <w:webHidden/>
              </w:rPr>
              <w:t>45</w:t>
            </w:r>
            <w:r w:rsidR="00106E43">
              <w:rPr>
                <w:noProof/>
                <w:webHidden/>
              </w:rPr>
              <w:fldChar w:fldCharType="end"/>
            </w:r>
          </w:hyperlink>
        </w:p>
        <w:p w14:paraId="19802353" w14:textId="77777777" w:rsidR="00D57E7C" w:rsidRDefault="000633FF">
          <w:pPr>
            <w:pStyle w:val="Verzeichnis1"/>
            <w:tabs>
              <w:tab w:val="left" w:pos="1320"/>
              <w:tab w:val="right" w:leader="dot" w:pos="9062"/>
            </w:tabs>
            <w:rPr>
              <w:rFonts w:eastAsiaTheme="minorEastAsia"/>
              <w:noProof/>
              <w:lang w:eastAsia="de-AT"/>
            </w:rPr>
          </w:pPr>
          <w:hyperlink w:anchor="_Toc287824997" w:history="1">
            <w:r w:rsidR="00D57E7C" w:rsidRPr="006C49AF">
              <w:rPr>
                <w:rStyle w:val="Hyperlink"/>
                <w:noProof/>
              </w:rPr>
              <w:t>Appendix G</w:t>
            </w:r>
            <w:r w:rsidR="00D57E7C">
              <w:rPr>
                <w:rFonts w:eastAsiaTheme="minorEastAsia"/>
                <w:noProof/>
                <w:lang w:eastAsia="de-AT"/>
              </w:rPr>
              <w:tab/>
            </w:r>
            <w:r w:rsidR="00D57E7C" w:rsidRPr="006C49AF">
              <w:rPr>
                <w:rStyle w:val="Hyperlink"/>
                <w:noProof/>
              </w:rPr>
              <w:t>Related Formats</w:t>
            </w:r>
            <w:r w:rsidR="00D57E7C">
              <w:rPr>
                <w:noProof/>
                <w:webHidden/>
              </w:rPr>
              <w:tab/>
            </w:r>
            <w:r w:rsidR="00106E43">
              <w:rPr>
                <w:noProof/>
                <w:webHidden/>
              </w:rPr>
              <w:fldChar w:fldCharType="begin"/>
            </w:r>
            <w:r w:rsidR="00D57E7C">
              <w:rPr>
                <w:noProof/>
                <w:webHidden/>
              </w:rPr>
              <w:instrText xml:space="preserve"> PAGEREF _Toc287824997 \h </w:instrText>
            </w:r>
            <w:r w:rsidR="00106E43">
              <w:rPr>
                <w:noProof/>
                <w:webHidden/>
              </w:rPr>
            </w:r>
            <w:r w:rsidR="00106E43">
              <w:rPr>
                <w:noProof/>
                <w:webHidden/>
              </w:rPr>
              <w:fldChar w:fldCharType="separate"/>
            </w:r>
            <w:r w:rsidR="00243C76">
              <w:rPr>
                <w:noProof/>
                <w:webHidden/>
              </w:rPr>
              <w:t>45</w:t>
            </w:r>
            <w:r w:rsidR="00106E43">
              <w:rPr>
                <w:noProof/>
                <w:webHidden/>
              </w:rPr>
              <w:fldChar w:fldCharType="end"/>
            </w:r>
          </w:hyperlink>
        </w:p>
        <w:p w14:paraId="63D7ED0F" w14:textId="77777777" w:rsidR="00D57E7C" w:rsidRDefault="000633FF">
          <w:pPr>
            <w:pStyle w:val="Verzeichnis2"/>
            <w:tabs>
              <w:tab w:val="left" w:pos="1760"/>
              <w:tab w:val="right" w:leader="dot" w:pos="9062"/>
            </w:tabs>
            <w:rPr>
              <w:rFonts w:eastAsiaTheme="minorEastAsia"/>
              <w:noProof/>
              <w:lang w:eastAsia="de-AT"/>
            </w:rPr>
          </w:pPr>
          <w:hyperlink w:anchor="_Toc287824998" w:history="1">
            <w:r w:rsidR="00D57E7C" w:rsidRPr="006C49AF">
              <w:rPr>
                <w:rStyle w:val="Hyperlink"/>
                <w:noProof/>
                <w:lang w:val="en-US"/>
              </w:rPr>
              <w:t>Appendix G.1</w:t>
            </w:r>
            <w:r w:rsidR="00D57E7C">
              <w:rPr>
                <w:rFonts w:eastAsiaTheme="minorEastAsia"/>
                <w:noProof/>
                <w:lang w:eastAsia="de-AT"/>
              </w:rPr>
              <w:tab/>
            </w:r>
            <w:r w:rsidR="00D57E7C" w:rsidRPr="006C49AF">
              <w:rPr>
                <w:rStyle w:val="Hyperlink"/>
                <w:noProof/>
                <w:lang w:val="en-US"/>
              </w:rPr>
              <w:t>SRU:  searchRetrieve()</w:t>
            </w:r>
            <w:r w:rsidR="00D57E7C">
              <w:rPr>
                <w:noProof/>
                <w:webHidden/>
              </w:rPr>
              <w:tab/>
            </w:r>
            <w:r w:rsidR="00106E43">
              <w:rPr>
                <w:noProof/>
                <w:webHidden/>
              </w:rPr>
              <w:fldChar w:fldCharType="begin"/>
            </w:r>
            <w:r w:rsidR="00D57E7C">
              <w:rPr>
                <w:noProof/>
                <w:webHidden/>
              </w:rPr>
              <w:instrText xml:space="preserve"> PAGEREF _Toc287824998 \h </w:instrText>
            </w:r>
            <w:r w:rsidR="00106E43">
              <w:rPr>
                <w:noProof/>
                <w:webHidden/>
              </w:rPr>
            </w:r>
            <w:r w:rsidR="00106E43">
              <w:rPr>
                <w:noProof/>
                <w:webHidden/>
              </w:rPr>
              <w:fldChar w:fldCharType="separate"/>
            </w:r>
            <w:r w:rsidR="00243C76">
              <w:rPr>
                <w:noProof/>
                <w:webHidden/>
              </w:rPr>
              <w:t>45</w:t>
            </w:r>
            <w:r w:rsidR="00106E43">
              <w:rPr>
                <w:noProof/>
                <w:webHidden/>
              </w:rPr>
              <w:fldChar w:fldCharType="end"/>
            </w:r>
          </w:hyperlink>
        </w:p>
        <w:p w14:paraId="6DAE4458" w14:textId="77777777" w:rsidR="00D57E7C" w:rsidRDefault="000633FF">
          <w:pPr>
            <w:pStyle w:val="Verzeichnis2"/>
            <w:tabs>
              <w:tab w:val="left" w:pos="1760"/>
              <w:tab w:val="right" w:leader="dot" w:pos="9062"/>
            </w:tabs>
            <w:rPr>
              <w:rFonts w:eastAsiaTheme="minorEastAsia"/>
              <w:noProof/>
              <w:lang w:eastAsia="de-AT"/>
            </w:rPr>
          </w:pPr>
          <w:hyperlink w:anchor="_Toc287824999" w:history="1">
            <w:r w:rsidR="00D57E7C" w:rsidRPr="006C49AF">
              <w:rPr>
                <w:rStyle w:val="Hyperlink"/>
                <w:noProof/>
                <w:lang w:val="en-US"/>
              </w:rPr>
              <w:t>Appendix G.2</w:t>
            </w:r>
            <w:r w:rsidR="00D57E7C">
              <w:rPr>
                <w:rFonts w:eastAsiaTheme="minorEastAsia"/>
                <w:noProof/>
                <w:lang w:eastAsia="de-AT"/>
              </w:rPr>
              <w:tab/>
            </w:r>
            <w:r w:rsidR="00D57E7C" w:rsidRPr="006C49AF">
              <w:rPr>
                <w:rStyle w:val="Hyperlink"/>
                <w:noProof/>
                <w:lang w:val="en-US"/>
              </w:rPr>
              <w:t>SRU:  scan()</w:t>
            </w:r>
            <w:r w:rsidR="00D57E7C">
              <w:rPr>
                <w:noProof/>
                <w:webHidden/>
              </w:rPr>
              <w:tab/>
            </w:r>
            <w:r w:rsidR="00106E43">
              <w:rPr>
                <w:noProof/>
                <w:webHidden/>
              </w:rPr>
              <w:fldChar w:fldCharType="begin"/>
            </w:r>
            <w:r w:rsidR="00D57E7C">
              <w:rPr>
                <w:noProof/>
                <w:webHidden/>
              </w:rPr>
              <w:instrText xml:space="preserve"> PAGEREF _Toc287824999 \h </w:instrText>
            </w:r>
            <w:r w:rsidR="00106E43">
              <w:rPr>
                <w:noProof/>
                <w:webHidden/>
              </w:rPr>
            </w:r>
            <w:r w:rsidR="00106E43">
              <w:rPr>
                <w:noProof/>
                <w:webHidden/>
              </w:rPr>
              <w:fldChar w:fldCharType="separate"/>
            </w:r>
            <w:r w:rsidR="00243C76">
              <w:rPr>
                <w:noProof/>
                <w:webHidden/>
              </w:rPr>
              <w:t>45</w:t>
            </w:r>
            <w:r w:rsidR="00106E43">
              <w:rPr>
                <w:noProof/>
                <w:webHidden/>
              </w:rPr>
              <w:fldChar w:fldCharType="end"/>
            </w:r>
          </w:hyperlink>
        </w:p>
        <w:p w14:paraId="5180D363" w14:textId="77777777" w:rsidR="00D57E7C" w:rsidRDefault="000633FF">
          <w:pPr>
            <w:pStyle w:val="Verzeichnis2"/>
            <w:tabs>
              <w:tab w:val="left" w:pos="1760"/>
              <w:tab w:val="right" w:leader="dot" w:pos="9062"/>
            </w:tabs>
            <w:rPr>
              <w:rFonts w:eastAsiaTheme="minorEastAsia"/>
              <w:noProof/>
              <w:lang w:eastAsia="de-AT"/>
            </w:rPr>
          </w:pPr>
          <w:hyperlink w:anchor="_Toc287825000" w:history="1">
            <w:r w:rsidR="00D57E7C" w:rsidRPr="006C49AF">
              <w:rPr>
                <w:rStyle w:val="Hyperlink"/>
                <w:noProof/>
                <w:lang w:val="en-US"/>
              </w:rPr>
              <w:t>Appendix G.3</w:t>
            </w:r>
            <w:r w:rsidR="00D57E7C">
              <w:rPr>
                <w:rFonts w:eastAsiaTheme="minorEastAsia"/>
                <w:noProof/>
                <w:lang w:eastAsia="de-AT"/>
              </w:rPr>
              <w:tab/>
            </w:r>
            <w:r w:rsidR="00D57E7C" w:rsidRPr="006C49AF">
              <w:rPr>
                <w:rStyle w:val="Hyperlink"/>
                <w:noProof/>
                <w:lang w:val="en-US"/>
              </w:rPr>
              <w:t>ZeeRex explain record</w:t>
            </w:r>
            <w:r w:rsidR="00D57E7C">
              <w:rPr>
                <w:noProof/>
                <w:webHidden/>
              </w:rPr>
              <w:tab/>
            </w:r>
            <w:r w:rsidR="00106E43">
              <w:rPr>
                <w:noProof/>
                <w:webHidden/>
              </w:rPr>
              <w:fldChar w:fldCharType="begin"/>
            </w:r>
            <w:r w:rsidR="00D57E7C">
              <w:rPr>
                <w:noProof/>
                <w:webHidden/>
              </w:rPr>
              <w:instrText xml:space="preserve"> PAGEREF _Toc287825000 \h </w:instrText>
            </w:r>
            <w:r w:rsidR="00106E43">
              <w:rPr>
                <w:noProof/>
                <w:webHidden/>
              </w:rPr>
            </w:r>
            <w:r w:rsidR="00106E43">
              <w:rPr>
                <w:noProof/>
                <w:webHidden/>
              </w:rPr>
              <w:fldChar w:fldCharType="separate"/>
            </w:r>
            <w:r w:rsidR="00243C76">
              <w:rPr>
                <w:noProof/>
                <w:webHidden/>
              </w:rPr>
              <w:t>45</w:t>
            </w:r>
            <w:r w:rsidR="00106E43">
              <w:rPr>
                <w:noProof/>
                <w:webHidden/>
              </w:rPr>
              <w:fldChar w:fldCharType="end"/>
            </w:r>
          </w:hyperlink>
        </w:p>
        <w:p w14:paraId="563A5AB3" w14:textId="77777777" w:rsidR="00D57E7C" w:rsidRDefault="000633FF">
          <w:pPr>
            <w:pStyle w:val="Verzeichnis2"/>
            <w:tabs>
              <w:tab w:val="left" w:pos="1760"/>
              <w:tab w:val="right" w:leader="dot" w:pos="9062"/>
            </w:tabs>
            <w:rPr>
              <w:rFonts w:eastAsiaTheme="minorEastAsia"/>
              <w:noProof/>
              <w:lang w:eastAsia="de-AT"/>
            </w:rPr>
          </w:pPr>
          <w:hyperlink w:anchor="_Toc287825001" w:history="1">
            <w:r w:rsidR="00D57E7C" w:rsidRPr="006C49AF">
              <w:rPr>
                <w:rStyle w:val="Hyperlink"/>
                <w:noProof/>
              </w:rPr>
              <w:t>Appendix G.4</w:t>
            </w:r>
            <w:r w:rsidR="00D57E7C">
              <w:rPr>
                <w:rFonts w:eastAsiaTheme="minorEastAsia"/>
                <w:noProof/>
                <w:lang w:eastAsia="de-AT"/>
              </w:rPr>
              <w:tab/>
            </w:r>
            <w:r w:rsidR="00D57E7C" w:rsidRPr="006C49AF">
              <w:rPr>
                <w:rStyle w:val="Hyperlink"/>
                <w:noProof/>
              </w:rPr>
              <w:t>CMD</w:t>
            </w:r>
            <w:r w:rsidR="00D57E7C">
              <w:rPr>
                <w:noProof/>
                <w:webHidden/>
              </w:rPr>
              <w:tab/>
            </w:r>
            <w:r w:rsidR="00106E43">
              <w:rPr>
                <w:noProof/>
                <w:webHidden/>
              </w:rPr>
              <w:fldChar w:fldCharType="begin"/>
            </w:r>
            <w:r w:rsidR="00D57E7C">
              <w:rPr>
                <w:noProof/>
                <w:webHidden/>
              </w:rPr>
              <w:instrText xml:space="preserve"> PAGEREF _Toc287825001 \h </w:instrText>
            </w:r>
            <w:r w:rsidR="00106E43">
              <w:rPr>
                <w:noProof/>
                <w:webHidden/>
              </w:rPr>
            </w:r>
            <w:r w:rsidR="00106E43">
              <w:rPr>
                <w:noProof/>
                <w:webHidden/>
              </w:rPr>
              <w:fldChar w:fldCharType="separate"/>
            </w:r>
            <w:r w:rsidR="00243C76">
              <w:rPr>
                <w:noProof/>
                <w:webHidden/>
              </w:rPr>
              <w:t>46</w:t>
            </w:r>
            <w:r w:rsidR="00106E43">
              <w:rPr>
                <w:noProof/>
                <w:webHidden/>
              </w:rPr>
              <w:fldChar w:fldCharType="end"/>
            </w:r>
          </w:hyperlink>
        </w:p>
        <w:p w14:paraId="17B667C9" w14:textId="77777777" w:rsidR="00D57E7C" w:rsidRDefault="000633FF">
          <w:pPr>
            <w:pStyle w:val="Verzeichnis2"/>
            <w:tabs>
              <w:tab w:val="left" w:pos="1760"/>
              <w:tab w:val="right" w:leader="dot" w:pos="9062"/>
            </w:tabs>
            <w:rPr>
              <w:rFonts w:eastAsiaTheme="minorEastAsia"/>
              <w:noProof/>
              <w:lang w:eastAsia="de-AT"/>
            </w:rPr>
          </w:pPr>
          <w:hyperlink w:anchor="_Toc287825002" w:history="1">
            <w:r w:rsidR="00D57E7C" w:rsidRPr="006C49AF">
              <w:rPr>
                <w:rStyle w:val="Hyperlink"/>
                <w:noProof/>
              </w:rPr>
              <w:t>Appendix G.5</w:t>
            </w:r>
            <w:r w:rsidR="00D57E7C">
              <w:rPr>
                <w:rFonts w:eastAsiaTheme="minorEastAsia"/>
                <w:noProof/>
                <w:lang w:eastAsia="de-AT"/>
              </w:rPr>
              <w:tab/>
            </w:r>
            <w:r w:rsidR="00D57E7C" w:rsidRPr="006C49AF">
              <w:rPr>
                <w:rStyle w:val="Hyperlink"/>
                <w:noProof/>
              </w:rPr>
              <w:t>Annotation file EAF-format</w:t>
            </w:r>
            <w:r w:rsidR="00D57E7C">
              <w:rPr>
                <w:noProof/>
                <w:webHidden/>
              </w:rPr>
              <w:tab/>
            </w:r>
            <w:r w:rsidR="00106E43">
              <w:rPr>
                <w:noProof/>
                <w:webHidden/>
              </w:rPr>
              <w:fldChar w:fldCharType="begin"/>
            </w:r>
            <w:r w:rsidR="00D57E7C">
              <w:rPr>
                <w:noProof/>
                <w:webHidden/>
              </w:rPr>
              <w:instrText xml:space="preserve"> PAGEREF _Toc287825002 \h </w:instrText>
            </w:r>
            <w:r w:rsidR="00106E43">
              <w:rPr>
                <w:noProof/>
                <w:webHidden/>
              </w:rPr>
            </w:r>
            <w:r w:rsidR="00106E43">
              <w:rPr>
                <w:noProof/>
                <w:webHidden/>
              </w:rPr>
              <w:fldChar w:fldCharType="separate"/>
            </w:r>
            <w:r w:rsidR="00243C76">
              <w:rPr>
                <w:noProof/>
                <w:webHidden/>
              </w:rPr>
              <w:t>46</w:t>
            </w:r>
            <w:r w:rsidR="00106E43">
              <w:rPr>
                <w:noProof/>
                <w:webHidden/>
              </w:rPr>
              <w:fldChar w:fldCharType="end"/>
            </w:r>
          </w:hyperlink>
        </w:p>
        <w:p w14:paraId="4BB84CEE" w14:textId="77777777" w:rsidR="00D57E7C" w:rsidRDefault="000633FF">
          <w:pPr>
            <w:pStyle w:val="Verzeichnis2"/>
            <w:tabs>
              <w:tab w:val="left" w:pos="1760"/>
              <w:tab w:val="right" w:leader="dot" w:pos="9062"/>
            </w:tabs>
            <w:rPr>
              <w:rFonts w:eastAsiaTheme="minorEastAsia"/>
              <w:noProof/>
              <w:lang w:eastAsia="de-AT"/>
            </w:rPr>
          </w:pPr>
          <w:hyperlink w:anchor="_Toc287825003" w:history="1">
            <w:r w:rsidR="00D57E7C" w:rsidRPr="006C49AF">
              <w:rPr>
                <w:rStyle w:val="Hyperlink"/>
                <w:noProof/>
              </w:rPr>
              <w:t>Appendix G.6</w:t>
            </w:r>
            <w:r w:rsidR="00D57E7C">
              <w:rPr>
                <w:rFonts w:eastAsiaTheme="minorEastAsia"/>
                <w:noProof/>
                <w:lang w:eastAsia="de-AT"/>
              </w:rPr>
              <w:tab/>
            </w:r>
            <w:r w:rsidR="00D57E7C" w:rsidRPr="006C49AF">
              <w:rPr>
                <w:rStyle w:val="Hyperlink"/>
                <w:noProof/>
              </w:rPr>
              <w:t>TCF</w:t>
            </w:r>
            <w:r w:rsidR="00D57E7C">
              <w:rPr>
                <w:noProof/>
                <w:webHidden/>
              </w:rPr>
              <w:tab/>
            </w:r>
            <w:r w:rsidR="00106E43">
              <w:rPr>
                <w:noProof/>
                <w:webHidden/>
              </w:rPr>
              <w:fldChar w:fldCharType="begin"/>
            </w:r>
            <w:r w:rsidR="00D57E7C">
              <w:rPr>
                <w:noProof/>
                <w:webHidden/>
              </w:rPr>
              <w:instrText xml:space="preserve"> PAGEREF _Toc287825003 \h </w:instrText>
            </w:r>
            <w:r w:rsidR="00106E43">
              <w:rPr>
                <w:noProof/>
                <w:webHidden/>
              </w:rPr>
            </w:r>
            <w:r w:rsidR="00106E43">
              <w:rPr>
                <w:noProof/>
                <w:webHidden/>
              </w:rPr>
              <w:fldChar w:fldCharType="separate"/>
            </w:r>
            <w:r w:rsidR="00243C76">
              <w:rPr>
                <w:noProof/>
                <w:webHidden/>
              </w:rPr>
              <w:t>47</w:t>
            </w:r>
            <w:r w:rsidR="00106E43">
              <w:rPr>
                <w:noProof/>
                <w:webHidden/>
              </w:rPr>
              <w:fldChar w:fldCharType="end"/>
            </w:r>
          </w:hyperlink>
        </w:p>
        <w:p w14:paraId="786C282A" w14:textId="77777777" w:rsidR="00D57E7C" w:rsidRDefault="000633FF">
          <w:pPr>
            <w:pStyle w:val="Verzeichnis1"/>
            <w:tabs>
              <w:tab w:val="left" w:pos="1320"/>
              <w:tab w:val="right" w:leader="dot" w:pos="9062"/>
            </w:tabs>
            <w:rPr>
              <w:rFonts w:eastAsiaTheme="minorEastAsia"/>
              <w:noProof/>
              <w:lang w:eastAsia="de-AT"/>
            </w:rPr>
          </w:pPr>
          <w:hyperlink w:anchor="_Toc287825004" w:history="1">
            <w:r w:rsidR="00D57E7C" w:rsidRPr="006C49AF">
              <w:rPr>
                <w:rStyle w:val="Hyperlink"/>
                <w:noProof/>
              </w:rPr>
              <w:t>Appendix H</w:t>
            </w:r>
            <w:r w:rsidR="00D57E7C">
              <w:rPr>
                <w:rFonts w:eastAsiaTheme="minorEastAsia"/>
                <w:noProof/>
                <w:lang w:eastAsia="de-AT"/>
              </w:rPr>
              <w:tab/>
            </w:r>
            <w:r w:rsidR="00D57E7C" w:rsidRPr="006C49AF">
              <w:rPr>
                <w:rStyle w:val="Hyperlink"/>
                <w:noProof/>
              </w:rPr>
              <w:t>Remarks on GUI, displaying/viewing</w:t>
            </w:r>
            <w:r w:rsidR="00D57E7C">
              <w:rPr>
                <w:noProof/>
                <w:webHidden/>
              </w:rPr>
              <w:tab/>
            </w:r>
            <w:r w:rsidR="00106E43">
              <w:rPr>
                <w:noProof/>
                <w:webHidden/>
              </w:rPr>
              <w:fldChar w:fldCharType="begin"/>
            </w:r>
            <w:r w:rsidR="00D57E7C">
              <w:rPr>
                <w:noProof/>
                <w:webHidden/>
              </w:rPr>
              <w:instrText xml:space="preserve"> PAGEREF _Toc287825004 \h </w:instrText>
            </w:r>
            <w:r w:rsidR="00106E43">
              <w:rPr>
                <w:noProof/>
                <w:webHidden/>
              </w:rPr>
            </w:r>
            <w:r w:rsidR="00106E43">
              <w:rPr>
                <w:noProof/>
                <w:webHidden/>
              </w:rPr>
              <w:fldChar w:fldCharType="separate"/>
            </w:r>
            <w:r w:rsidR="00243C76">
              <w:rPr>
                <w:noProof/>
                <w:webHidden/>
              </w:rPr>
              <w:t>47</w:t>
            </w:r>
            <w:r w:rsidR="00106E43">
              <w:rPr>
                <w:noProof/>
                <w:webHidden/>
              </w:rPr>
              <w:fldChar w:fldCharType="end"/>
            </w:r>
          </w:hyperlink>
        </w:p>
        <w:p w14:paraId="684DCE10" w14:textId="77777777" w:rsidR="00D57E7C" w:rsidRDefault="000633FF">
          <w:pPr>
            <w:pStyle w:val="Verzeichnis2"/>
            <w:tabs>
              <w:tab w:val="left" w:pos="1760"/>
              <w:tab w:val="right" w:leader="dot" w:pos="9062"/>
            </w:tabs>
            <w:rPr>
              <w:rFonts w:eastAsiaTheme="minorEastAsia"/>
              <w:noProof/>
              <w:lang w:eastAsia="de-AT"/>
            </w:rPr>
          </w:pPr>
          <w:hyperlink w:anchor="_Toc287825005" w:history="1">
            <w:r w:rsidR="00D57E7C" w:rsidRPr="006C49AF">
              <w:rPr>
                <w:rStyle w:val="Hyperlink"/>
                <w:noProof/>
                <w:lang w:val="en-US"/>
              </w:rPr>
              <w:t>Appendix H.1</w:t>
            </w:r>
            <w:r w:rsidR="00D57E7C">
              <w:rPr>
                <w:rFonts w:eastAsiaTheme="minorEastAsia"/>
                <w:noProof/>
                <w:lang w:eastAsia="de-AT"/>
              </w:rPr>
              <w:tab/>
            </w:r>
            <w:r w:rsidR="00D57E7C" w:rsidRPr="006C49AF">
              <w:rPr>
                <w:rStyle w:val="Hyperlink"/>
                <w:noProof/>
                <w:lang w:val="en-US"/>
              </w:rPr>
              <w:t>Search</w:t>
            </w:r>
            <w:r w:rsidR="00D57E7C">
              <w:rPr>
                <w:noProof/>
                <w:webHidden/>
              </w:rPr>
              <w:tab/>
            </w:r>
            <w:r w:rsidR="00106E43">
              <w:rPr>
                <w:noProof/>
                <w:webHidden/>
              </w:rPr>
              <w:fldChar w:fldCharType="begin"/>
            </w:r>
            <w:r w:rsidR="00D57E7C">
              <w:rPr>
                <w:noProof/>
                <w:webHidden/>
              </w:rPr>
              <w:instrText xml:space="preserve"> PAGEREF _Toc287825005 \h </w:instrText>
            </w:r>
            <w:r w:rsidR="00106E43">
              <w:rPr>
                <w:noProof/>
                <w:webHidden/>
              </w:rPr>
            </w:r>
            <w:r w:rsidR="00106E43">
              <w:rPr>
                <w:noProof/>
                <w:webHidden/>
              </w:rPr>
              <w:fldChar w:fldCharType="separate"/>
            </w:r>
            <w:r w:rsidR="00243C76">
              <w:rPr>
                <w:noProof/>
                <w:webHidden/>
              </w:rPr>
              <w:t>47</w:t>
            </w:r>
            <w:r w:rsidR="00106E43">
              <w:rPr>
                <w:noProof/>
                <w:webHidden/>
              </w:rPr>
              <w:fldChar w:fldCharType="end"/>
            </w:r>
          </w:hyperlink>
        </w:p>
        <w:p w14:paraId="0BE730EE" w14:textId="77777777" w:rsidR="00D57E7C" w:rsidRDefault="000633FF">
          <w:pPr>
            <w:pStyle w:val="Verzeichnis2"/>
            <w:tabs>
              <w:tab w:val="left" w:pos="1760"/>
              <w:tab w:val="right" w:leader="dot" w:pos="9062"/>
            </w:tabs>
            <w:rPr>
              <w:rFonts w:eastAsiaTheme="minorEastAsia"/>
              <w:noProof/>
              <w:lang w:eastAsia="de-AT"/>
            </w:rPr>
          </w:pPr>
          <w:hyperlink w:anchor="_Toc287825006" w:history="1">
            <w:r w:rsidR="00D57E7C" w:rsidRPr="006C49AF">
              <w:rPr>
                <w:rStyle w:val="Hyperlink"/>
                <w:noProof/>
              </w:rPr>
              <w:t>Appendix H.2</w:t>
            </w:r>
            <w:r w:rsidR="00D57E7C">
              <w:rPr>
                <w:rFonts w:eastAsiaTheme="minorEastAsia"/>
                <w:noProof/>
                <w:lang w:eastAsia="de-AT"/>
              </w:rPr>
              <w:tab/>
            </w:r>
            <w:r w:rsidR="00D57E7C" w:rsidRPr="006C49AF">
              <w:rPr>
                <w:rStyle w:val="Hyperlink"/>
                <w:noProof/>
              </w:rPr>
              <w:t>Resource Viewer</w:t>
            </w:r>
            <w:r w:rsidR="00D57E7C">
              <w:rPr>
                <w:noProof/>
                <w:webHidden/>
              </w:rPr>
              <w:tab/>
            </w:r>
            <w:r w:rsidR="00106E43">
              <w:rPr>
                <w:noProof/>
                <w:webHidden/>
              </w:rPr>
              <w:fldChar w:fldCharType="begin"/>
            </w:r>
            <w:r w:rsidR="00D57E7C">
              <w:rPr>
                <w:noProof/>
                <w:webHidden/>
              </w:rPr>
              <w:instrText xml:space="preserve"> PAGEREF _Toc287825006 \h </w:instrText>
            </w:r>
            <w:r w:rsidR="00106E43">
              <w:rPr>
                <w:noProof/>
                <w:webHidden/>
              </w:rPr>
            </w:r>
            <w:r w:rsidR="00106E43">
              <w:rPr>
                <w:noProof/>
                <w:webHidden/>
              </w:rPr>
              <w:fldChar w:fldCharType="separate"/>
            </w:r>
            <w:r w:rsidR="00243C76">
              <w:rPr>
                <w:noProof/>
                <w:webHidden/>
              </w:rPr>
              <w:t>48</w:t>
            </w:r>
            <w:r w:rsidR="00106E43">
              <w:rPr>
                <w:noProof/>
                <w:webHidden/>
              </w:rPr>
              <w:fldChar w:fldCharType="end"/>
            </w:r>
          </w:hyperlink>
        </w:p>
        <w:p w14:paraId="3F4CCA44" w14:textId="77777777" w:rsidR="007F357B" w:rsidRDefault="00106E43">
          <w:pPr>
            <w:rPr>
              <w:lang w:val="de-DE"/>
            </w:rPr>
          </w:pPr>
          <w:r>
            <w:rPr>
              <w:lang w:val="de-DE"/>
            </w:rPr>
            <w:fldChar w:fldCharType="end"/>
          </w:r>
        </w:p>
      </w:sdtContent>
    </w:sdt>
    <w:p w14:paraId="7FF86831" w14:textId="77777777" w:rsidR="0069383F" w:rsidRDefault="0069383F">
      <w:pPr>
        <w:spacing w:after="200"/>
        <w:rPr>
          <w:rFonts w:asciiTheme="majorHAnsi" w:eastAsiaTheme="majorEastAsia" w:hAnsiTheme="majorHAnsi" w:cstheme="majorBidi"/>
          <w:b/>
          <w:bCs/>
          <w:color w:val="365F91" w:themeColor="accent1" w:themeShade="BF"/>
          <w:sz w:val="28"/>
          <w:szCs w:val="28"/>
          <w:lang w:val="en-US"/>
        </w:rPr>
      </w:pPr>
      <w:r>
        <w:rPr>
          <w:lang w:val="en-US"/>
        </w:rPr>
        <w:br w:type="page"/>
      </w:r>
    </w:p>
    <w:p w14:paraId="77C229AA" w14:textId="77777777" w:rsidR="00225246" w:rsidRDefault="00225246" w:rsidP="00DF0DA5">
      <w:pPr>
        <w:pStyle w:val="berschrift1"/>
        <w:rPr>
          <w:lang w:val="en-US"/>
        </w:rPr>
      </w:pPr>
      <w:bookmarkStart w:id="1" w:name="_Ref284195903"/>
      <w:bookmarkStart w:id="2" w:name="_Toc287824906"/>
      <w:r>
        <w:rPr>
          <w:lang w:val="en-US"/>
        </w:rPr>
        <w:lastRenderedPageBreak/>
        <w:t>Introduction</w:t>
      </w:r>
      <w:bookmarkEnd w:id="1"/>
      <w:bookmarkEnd w:id="2"/>
    </w:p>
    <w:p w14:paraId="6EC56759" w14:textId="77777777" w:rsidR="0069383F" w:rsidRDefault="0069383F" w:rsidP="0069383F">
      <w:pPr>
        <w:rPr>
          <w:lang w:val="en-US"/>
        </w:rPr>
      </w:pPr>
      <w:r>
        <w:rPr>
          <w:lang w:val="en-US"/>
        </w:rPr>
        <w:t xml:space="preserve">This discussion paper proposes the use of SRU/CQL as common protocol for </w:t>
      </w:r>
      <w:r w:rsidR="00A75511">
        <w:rPr>
          <w:lang w:val="en-US"/>
        </w:rPr>
        <w:t xml:space="preserve">Federated (Content) </w:t>
      </w:r>
      <w:r>
        <w:rPr>
          <w:lang w:val="en-US"/>
        </w:rPr>
        <w:t xml:space="preserve">Search </w:t>
      </w:r>
      <w:r w:rsidR="006E2162">
        <w:rPr>
          <w:lang w:val="en-US"/>
        </w:rPr>
        <w:t xml:space="preserve">together with </w:t>
      </w:r>
      <w:r>
        <w:rPr>
          <w:lang w:val="en-US"/>
        </w:rPr>
        <w:t>potential necessary extensions.</w:t>
      </w:r>
    </w:p>
    <w:p w14:paraId="261AC6A2" w14:textId="77777777" w:rsidR="006E2162" w:rsidRDefault="006E2162" w:rsidP="0069383F">
      <w:pPr>
        <w:rPr>
          <w:lang w:val="en-US"/>
        </w:rPr>
      </w:pPr>
      <w:r>
        <w:rPr>
          <w:lang w:val="en-US"/>
        </w:rPr>
        <w:t xml:space="preserve">The </w:t>
      </w:r>
      <w:r w:rsidRPr="005D5DC7">
        <w:rPr>
          <w:rStyle w:val="IntensiveHervorhebung"/>
          <w:lang w:val="en-US"/>
        </w:rPr>
        <w:t xml:space="preserve">main goal </w:t>
      </w:r>
      <w:r w:rsidR="00F52CE9">
        <w:rPr>
          <w:lang w:val="en-US"/>
        </w:rPr>
        <w:t>is to</w:t>
      </w:r>
      <w:r>
        <w:rPr>
          <w:lang w:val="en-US"/>
        </w:rPr>
        <w:t xml:space="preserve"> introduce a common protocol, to decouple  the search engine functionality and its exploitation (user-interfaces, third-pary applications) and to </w:t>
      </w:r>
      <w:r w:rsidR="00F52CE9">
        <w:rPr>
          <w:lang w:val="en-US"/>
        </w:rPr>
        <w:t>allow (</w:t>
      </w:r>
      <w:commentRangeStart w:id="3"/>
      <w:commentRangeStart w:id="4"/>
      <w:r w:rsidR="00F52CE9">
        <w:rPr>
          <w:lang w:val="en-US"/>
        </w:rPr>
        <w:t>composite</w:t>
      </w:r>
      <w:commentRangeEnd w:id="3"/>
      <w:r w:rsidR="00F52CE9">
        <w:rPr>
          <w:rStyle w:val="Kommentarzeichen"/>
          <w:vanish/>
        </w:rPr>
        <w:commentReference w:id="3"/>
      </w:r>
      <w:commentRangeEnd w:id="4"/>
      <w:r w:rsidR="00F52CE9">
        <w:rPr>
          <w:rStyle w:val="Kommentarzeichen"/>
        </w:rPr>
        <w:commentReference w:id="4"/>
      </w:r>
      <w:r w:rsidR="00F52CE9">
        <w:rPr>
          <w:lang w:val="en-US"/>
        </w:rPr>
        <w:t xml:space="preserve">) </w:t>
      </w:r>
      <w:r>
        <w:rPr>
          <w:lang w:val="en-US"/>
        </w:rPr>
        <w:t>services to access the s</w:t>
      </w:r>
      <w:r w:rsidR="005D5DC7">
        <w:rPr>
          <w:lang w:val="en-US"/>
        </w:rPr>
        <w:t xml:space="preserve">earch engines in an uniform way, leading to a truly distributed SOA environment a </w:t>
      </w:r>
      <w:r w:rsidR="005D5DC7" w:rsidRPr="00006EB3">
        <w:rPr>
          <w:rStyle w:val="IntensiveHervorhebung"/>
          <w:lang w:val="en-US"/>
        </w:rPr>
        <w:t>federative web of (search) services</w:t>
      </w:r>
      <w:r w:rsidR="005D5DC7">
        <w:rPr>
          <w:lang w:val="en-US"/>
        </w:rPr>
        <w:t>.</w:t>
      </w:r>
    </w:p>
    <w:p w14:paraId="6C42EDB8" w14:textId="77777777" w:rsidR="0069383F" w:rsidRDefault="006E2162" w:rsidP="0069383F">
      <w:pPr>
        <w:rPr>
          <w:lang w:val="en-US"/>
        </w:rPr>
      </w:pPr>
      <w:r>
        <w:rPr>
          <w:lang w:val="en-US"/>
        </w:rPr>
        <w:t>As t</w:t>
      </w:r>
      <w:r w:rsidR="0069383F">
        <w:rPr>
          <w:lang w:val="en-US"/>
        </w:rPr>
        <w:t>his is a difficult undertaking, we want to approach it in little steps.</w:t>
      </w:r>
    </w:p>
    <w:p w14:paraId="5EA6A6E0" w14:textId="77777777" w:rsidR="0069383F" w:rsidRDefault="006E2162" w:rsidP="0069383F">
      <w:pPr>
        <w:rPr>
          <w:lang w:val="en-US"/>
        </w:rPr>
      </w:pPr>
      <w:r>
        <w:rPr>
          <w:lang w:val="en-US"/>
        </w:rPr>
        <w:t>There</w:t>
      </w:r>
      <w:r w:rsidR="0069383F">
        <w:rPr>
          <w:lang w:val="en-US"/>
        </w:rPr>
        <w:t xml:space="preserve">fore we define a </w:t>
      </w:r>
      <w:r w:rsidR="0069383F" w:rsidRPr="006E2162">
        <w:rPr>
          <w:rStyle w:val="IntensiveHervorhebung"/>
          <w:lang w:val="en-US"/>
        </w:rPr>
        <w:t>minimal baseline</w:t>
      </w:r>
      <w:r w:rsidR="0069383F">
        <w:rPr>
          <w:lang w:val="en-US"/>
        </w:rPr>
        <w:t xml:space="preserve">, that shall be fairly easy to reach, and would serve </w:t>
      </w:r>
      <w:r>
        <w:rPr>
          <w:lang w:val="en-US"/>
        </w:rPr>
        <w:t xml:space="preserve">primarily </w:t>
      </w:r>
      <w:r w:rsidR="0069383F">
        <w:rPr>
          <w:lang w:val="en-US"/>
        </w:rPr>
        <w:t xml:space="preserve">for setting up the interfaces and testing the </w:t>
      </w:r>
      <w:r>
        <w:rPr>
          <w:lang w:val="en-US"/>
        </w:rPr>
        <w:t>linking</w:t>
      </w:r>
      <w:r w:rsidR="005D5DC7">
        <w:rPr>
          <w:lang w:val="en-US"/>
        </w:rPr>
        <w:t>, but would still already allow a functional system.</w:t>
      </w:r>
    </w:p>
    <w:p w14:paraId="3A5CC31B" w14:textId="77777777" w:rsidR="00F572C4" w:rsidRPr="0069383F" w:rsidRDefault="0069383F" w:rsidP="00F52CE9">
      <w:pPr>
        <w:spacing w:before="0" w:after="200" w:line="276" w:lineRule="auto"/>
        <w:rPr>
          <w:lang w:val="en-US"/>
        </w:rPr>
      </w:pPr>
      <w:r>
        <w:rPr>
          <w:lang w:val="en-US"/>
        </w:rPr>
        <w:t xml:space="preserve">Then we </w:t>
      </w:r>
      <w:r w:rsidR="005D5DC7">
        <w:rPr>
          <w:lang w:val="en-US"/>
        </w:rPr>
        <w:t xml:space="preserve">propose </w:t>
      </w:r>
      <w:r w:rsidR="006E2162">
        <w:rPr>
          <w:lang w:val="en-US"/>
        </w:rPr>
        <w:t xml:space="preserve">further layers of </w:t>
      </w:r>
      <w:r w:rsidR="005D5DC7">
        <w:rPr>
          <w:lang w:val="en-US"/>
        </w:rPr>
        <w:t>complexity, both in terms of expressi</w:t>
      </w:r>
      <w:r w:rsidR="00F52CE9">
        <w:rPr>
          <w:lang w:val="en-US"/>
        </w:rPr>
        <w:t>ve power</w:t>
      </w:r>
      <w:r w:rsidR="00F572C4">
        <w:rPr>
          <w:lang w:val="en-US"/>
        </w:rPr>
        <w:t xml:space="preserve">  </w:t>
      </w:r>
      <w:r w:rsidR="005D5DC7">
        <w:rPr>
          <w:lang w:val="en-US"/>
        </w:rPr>
        <w:t xml:space="preserve">of </w:t>
      </w:r>
      <w:r w:rsidR="00F572C4">
        <w:rPr>
          <w:lang w:val="en-US"/>
        </w:rPr>
        <w:t xml:space="preserve">the </w:t>
      </w:r>
      <w:r w:rsidR="005D5DC7">
        <w:rPr>
          <w:lang w:val="en-US"/>
        </w:rPr>
        <w:t>queries</w:t>
      </w:r>
      <w:r>
        <w:rPr>
          <w:lang w:val="en-US"/>
        </w:rPr>
        <w:t xml:space="preserve"> and functionality, </w:t>
      </w:r>
      <w:r w:rsidR="005D5DC7">
        <w:rPr>
          <w:lang w:val="en-US"/>
        </w:rPr>
        <w:t xml:space="preserve">map these to the available features </w:t>
      </w:r>
      <w:r>
        <w:rPr>
          <w:lang w:val="en-US"/>
        </w:rPr>
        <w:t xml:space="preserve">within the protocol and </w:t>
      </w:r>
      <w:r w:rsidR="005D5DC7">
        <w:rPr>
          <w:lang w:val="en-US"/>
        </w:rPr>
        <w:t xml:space="preserve">conclude the </w:t>
      </w:r>
      <w:r>
        <w:rPr>
          <w:lang w:val="en-US"/>
        </w:rPr>
        <w:t>need for possible extensions.</w:t>
      </w:r>
      <w:r w:rsidR="005D5DC7">
        <w:rPr>
          <w:lang w:val="en-US"/>
        </w:rPr>
        <w:t xml:space="preserve"> Although the individual features are interrelated, there shall be enough space for </w:t>
      </w:r>
      <w:r w:rsidR="006E2162">
        <w:rPr>
          <w:lang w:val="en-US"/>
        </w:rPr>
        <w:t>complying search service provider</w:t>
      </w:r>
      <w:r w:rsidR="005D5DC7">
        <w:rPr>
          <w:lang w:val="en-US"/>
        </w:rPr>
        <w:t xml:space="preserve">s to </w:t>
      </w:r>
      <w:r w:rsidR="006E2162">
        <w:rPr>
          <w:lang w:val="en-US"/>
        </w:rPr>
        <w:t xml:space="preserve">prioritize </w:t>
      </w:r>
      <w:r w:rsidR="005D5DC7">
        <w:rPr>
          <w:lang w:val="en-US"/>
        </w:rPr>
        <w:t xml:space="preserve">the features </w:t>
      </w:r>
      <w:r w:rsidR="006E2162">
        <w:rPr>
          <w:lang w:val="en-US"/>
        </w:rPr>
        <w:t xml:space="preserve">based on own or project </w:t>
      </w:r>
      <w:r w:rsidR="005D5DC7">
        <w:rPr>
          <w:lang w:val="en-US"/>
        </w:rPr>
        <w:t>interests.</w:t>
      </w:r>
      <w:r w:rsidR="00F572C4">
        <w:rPr>
          <w:lang w:val="en-US"/>
        </w:rPr>
        <w:t xml:space="preserve"> This also implies a robust flexible system, that can handle partial implementations gracefully</w:t>
      </w:r>
      <w:r w:rsidR="00006EB3">
        <w:rPr>
          <w:lang w:val="en-US"/>
        </w:rPr>
        <w:t>, at the same time being able to get the most out of the features available (see</w:t>
      </w:r>
      <w:r w:rsidR="00F52CE9">
        <w:rPr>
          <w:lang w:val="en-US"/>
        </w:rPr>
        <w:t xml:space="preserve"> </w:t>
      </w:r>
      <w:r w:rsidR="00106E43">
        <w:rPr>
          <w:lang w:val="en-US"/>
        </w:rPr>
        <w:fldChar w:fldCharType="begin"/>
      </w:r>
      <w:r w:rsidR="00A344AF">
        <w:rPr>
          <w:lang w:val="en-US"/>
        </w:rPr>
        <w:instrText xml:space="preserve"> REF _Ref287819770 \w \h </w:instrText>
      </w:r>
      <w:r w:rsidR="00106E43">
        <w:rPr>
          <w:lang w:val="en-US"/>
        </w:rPr>
      </w:r>
      <w:r w:rsidR="00106E43">
        <w:rPr>
          <w:lang w:val="en-US"/>
        </w:rPr>
        <w:fldChar w:fldCharType="separate"/>
      </w:r>
      <w:r w:rsidR="00243C76">
        <w:rPr>
          <w:lang w:val="en-US"/>
        </w:rPr>
        <w:t>Appendix A.3</w:t>
      </w:r>
      <w:r w:rsidR="00106E43">
        <w:rPr>
          <w:lang w:val="en-US"/>
        </w:rPr>
        <w:fldChar w:fldCharType="end"/>
      </w:r>
      <w:r w:rsidR="00A344AF">
        <w:rPr>
          <w:lang w:val="en-US"/>
        </w:rPr>
        <w:t xml:space="preserve"> </w:t>
      </w:r>
      <w:r w:rsidR="00106E43">
        <w:rPr>
          <w:lang w:val="en-US"/>
        </w:rPr>
        <w:fldChar w:fldCharType="begin"/>
      </w:r>
      <w:r w:rsidR="00A344AF">
        <w:rPr>
          <w:lang w:val="en-US"/>
        </w:rPr>
        <w:instrText xml:space="preserve"> REF _Ref287819770 \h </w:instrText>
      </w:r>
      <w:r w:rsidR="00106E43">
        <w:rPr>
          <w:lang w:val="en-US"/>
        </w:rPr>
      </w:r>
      <w:r w:rsidR="00106E43">
        <w:rPr>
          <w:lang w:val="en-US"/>
        </w:rPr>
        <w:fldChar w:fldCharType="separate"/>
      </w:r>
      <w:r w:rsidR="00243C76" w:rsidRPr="003E0CC8">
        <w:rPr>
          <w:lang w:val="en-US"/>
        </w:rPr>
        <w:t>Feature Matrix</w:t>
      </w:r>
      <w:r w:rsidR="00106E43">
        <w:rPr>
          <w:lang w:val="en-US"/>
        </w:rPr>
        <w:fldChar w:fldCharType="end"/>
      </w:r>
      <w:r w:rsidR="00A344AF">
        <w:rPr>
          <w:lang w:val="en-US"/>
        </w:rPr>
        <w:t>)</w:t>
      </w:r>
    </w:p>
    <w:p w14:paraId="13B5B396" w14:textId="77777777" w:rsidR="001979F3" w:rsidRDefault="001979F3" w:rsidP="001979F3">
      <w:pPr>
        <w:pStyle w:val="berschrift2"/>
        <w:rPr>
          <w:lang w:val="en-US"/>
        </w:rPr>
      </w:pPr>
      <w:bookmarkStart w:id="5" w:name="_Toc287824907"/>
      <w:r>
        <w:rPr>
          <w:lang w:val="en-US"/>
        </w:rPr>
        <w:t>Status within CLARIN</w:t>
      </w:r>
      <w:bookmarkEnd w:id="5"/>
    </w:p>
    <w:p w14:paraId="3CB72DA0" w14:textId="77777777" w:rsidR="008A6690" w:rsidRDefault="00E71247" w:rsidP="008A6690">
      <w:pPr>
        <w:rPr>
          <w:lang w:val="en-US"/>
        </w:rPr>
      </w:pPr>
      <w:r>
        <w:rPr>
          <w:lang w:val="en-US"/>
        </w:rPr>
        <w:t xml:space="preserve">As with CLARIN as whole there is a multitude of (mostly </w:t>
      </w:r>
      <w:r w:rsidR="00006EB3">
        <w:rPr>
          <w:lang w:val="en-US"/>
        </w:rPr>
        <w:t>idiosyncratic</w:t>
      </w:r>
      <w:r>
        <w:rPr>
          <w:lang w:val="en-US"/>
        </w:rPr>
        <w:t>)</w:t>
      </w:r>
      <w:r w:rsidR="00006EB3">
        <w:rPr>
          <w:lang w:val="en-US"/>
        </w:rPr>
        <w:t xml:space="preserve"> </w:t>
      </w:r>
      <w:r w:rsidR="008A6690">
        <w:rPr>
          <w:lang w:val="en-US"/>
        </w:rPr>
        <w:t>content search engines</w:t>
      </w:r>
      <w:r>
        <w:rPr>
          <w:lang w:val="en-US"/>
        </w:rPr>
        <w:t xml:space="preserve"> serving very disparate domains / content-types (huge text-corpora, multimodal resources, name databases).</w:t>
      </w:r>
    </w:p>
    <w:p w14:paraId="5A5E2C70" w14:textId="77777777" w:rsidR="001D52CE" w:rsidRDefault="001D52CE" w:rsidP="008A6690">
      <w:pPr>
        <w:rPr>
          <w:lang w:val="en-US"/>
        </w:rPr>
      </w:pPr>
      <w:r>
        <w:rPr>
          <w:lang w:val="en-US"/>
        </w:rPr>
        <w:t xml:space="preserve">The need for Federated Search – search over multiple </w:t>
      </w:r>
      <w:r w:rsidR="00A040CD">
        <w:rPr>
          <w:lang w:val="en-US"/>
        </w:rPr>
        <w:t>C</w:t>
      </w:r>
      <w:r>
        <w:rPr>
          <w:lang w:val="en-US"/>
        </w:rPr>
        <w:t>enters/</w:t>
      </w:r>
      <w:r w:rsidR="00A040CD">
        <w:rPr>
          <w:lang w:val="en-US"/>
        </w:rPr>
        <w:t>R</w:t>
      </w:r>
      <w:r>
        <w:rPr>
          <w:lang w:val="en-US"/>
        </w:rPr>
        <w:t>epositories/</w:t>
      </w:r>
      <w:r w:rsidR="00A040CD">
        <w:rPr>
          <w:lang w:val="en-US"/>
        </w:rPr>
        <w:t>S</w:t>
      </w:r>
      <w:r>
        <w:rPr>
          <w:lang w:val="en-US"/>
        </w:rPr>
        <w:t>e</w:t>
      </w:r>
      <w:r w:rsidR="00E71247">
        <w:rPr>
          <w:lang w:val="en-US"/>
        </w:rPr>
        <w:t xml:space="preserve">arch Engines –  </w:t>
      </w:r>
      <w:r w:rsidR="00006EB3">
        <w:rPr>
          <w:lang w:val="en-US"/>
        </w:rPr>
        <w:t xml:space="preserve">was </w:t>
      </w:r>
      <w:r>
        <w:rPr>
          <w:lang w:val="en-US"/>
        </w:rPr>
        <w:t xml:space="preserve">identified on various occasions, especially also within the </w:t>
      </w:r>
      <w:r w:rsidRPr="00006EB3">
        <w:rPr>
          <w:rStyle w:val="IntensiveHervorhebung"/>
          <w:lang w:val="en-US"/>
        </w:rPr>
        <w:t>European Demo Case</w:t>
      </w:r>
      <w:r>
        <w:rPr>
          <w:lang w:val="en-US"/>
        </w:rPr>
        <w:t>.</w:t>
      </w:r>
    </w:p>
    <w:p w14:paraId="69DBB24E" w14:textId="77777777" w:rsidR="00F52CE9" w:rsidRDefault="00F52CE9" w:rsidP="00F52CE9">
      <w:pPr>
        <w:pStyle w:val="Remark"/>
      </w:pPr>
      <w:commentRangeStart w:id="6"/>
      <w:r>
        <w:t xml:space="preserve">We may need a note about willingness and timing </w:t>
      </w:r>
      <w:commentRangeStart w:id="7"/>
      <w:r>
        <w:t>here</w:t>
      </w:r>
      <w:commentRangeEnd w:id="6"/>
      <w:r>
        <w:rPr>
          <w:rStyle w:val="Kommentarzeichen"/>
          <w:vanish/>
          <w:color w:val="auto"/>
          <w:lang w:val="de-AT"/>
        </w:rPr>
        <w:commentReference w:id="6"/>
      </w:r>
      <w:commentRangeEnd w:id="7"/>
      <w:r>
        <w:rPr>
          <w:rStyle w:val="Kommentarzeichen"/>
          <w:i w:val="0"/>
          <w:color w:val="auto"/>
          <w:lang w:val="de-AT"/>
        </w:rPr>
        <w:commentReference w:id="7"/>
      </w:r>
    </w:p>
    <w:p w14:paraId="2C545093" w14:textId="77777777" w:rsidR="001D52CE" w:rsidRDefault="001D52CE" w:rsidP="008A6690">
      <w:pPr>
        <w:rPr>
          <w:lang w:val="en-US"/>
        </w:rPr>
      </w:pPr>
      <w:r>
        <w:rPr>
          <w:lang w:val="en-US"/>
        </w:rPr>
        <w:t>Within the CMDI</w:t>
      </w:r>
      <w:r w:rsidR="00E71247">
        <w:rPr>
          <w:rStyle w:val="Funotenzeichen"/>
          <w:lang w:val="en-US"/>
        </w:rPr>
        <w:footnoteReference w:id="1"/>
      </w:r>
      <w:r>
        <w:rPr>
          <w:lang w:val="en-US"/>
        </w:rPr>
        <w:t xml:space="preserve"> th</w:t>
      </w:r>
      <w:r w:rsidR="00E01979">
        <w:rPr>
          <w:lang w:val="en-US"/>
        </w:rPr>
        <w:t>e exploitation side component</w:t>
      </w:r>
      <w:r w:rsidR="005369C6">
        <w:rPr>
          <w:lang w:val="en-US"/>
        </w:rPr>
        <w:t xml:space="preserve"> </w:t>
      </w:r>
      <w:r w:rsidRPr="00E01979">
        <w:rPr>
          <w:rStyle w:val="NamedEntityZchn"/>
        </w:rPr>
        <w:t>CLARIN Metadata Service</w:t>
      </w:r>
      <w:r>
        <w:rPr>
          <w:lang w:val="en-US"/>
        </w:rPr>
        <w:t xml:space="preserve"> </w:t>
      </w:r>
      <w:r w:rsidR="008A6690">
        <w:rPr>
          <w:lang w:val="en-US"/>
        </w:rPr>
        <w:t xml:space="preserve">adopted </w:t>
      </w:r>
      <w:r>
        <w:rPr>
          <w:lang w:val="en-US"/>
        </w:rPr>
        <w:t xml:space="preserve">the protocol </w:t>
      </w:r>
      <w:r w:rsidR="008A6690">
        <w:rPr>
          <w:lang w:val="en-US"/>
        </w:rPr>
        <w:t xml:space="preserve">for </w:t>
      </w:r>
      <w:r w:rsidR="008A6690" w:rsidRPr="00006EB3">
        <w:rPr>
          <w:rStyle w:val="IntensiveHervorhebung"/>
          <w:lang w:val="en-US"/>
        </w:rPr>
        <w:t xml:space="preserve">searching </w:t>
      </w:r>
      <w:r w:rsidRPr="00006EB3">
        <w:rPr>
          <w:rStyle w:val="IntensiveHervorhebung"/>
          <w:lang w:val="en-US"/>
        </w:rPr>
        <w:t>within the metadata</w:t>
      </w:r>
      <w:r w:rsidR="00E71247">
        <w:rPr>
          <w:rStyle w:val="Funotenzeichen"/>
          <w:b/>
          <w:bCs/>
          <w:i/>
          <w:iCs/>
          <w:color w:val="1F497D" w:themeColor="text2"/>
          <w:lang w:val="en-US"/>
        </w:rPr>
        <w:footnoteReference w:id="2"/>
      </w:r>
      <w:r w:rsidR="00E71247">
        <w:rPr>
          <w:lang w:val="en-US"/>
        </w:rPr>
        <w:t>.</w:t>
      </w:r>
    </w:p>
    <w:p w14:paraId="39A3E301" w14:textId="77777777" w:rsidR="0069383F" w:rsidRDefault="0069383F" w:rsidP="00726E37">
      <w:pPr>
        <w:pStyle w:val="berschrift2"/>
        <w:rPr>
          <w:lang w:val="en-US"/>
        </w:rPr>
      </w:pPr>
      <w:bookmarkStart w:id="8" w:name="_Toc287824908"/>
      <w:r>
        <w:rPr>
          <w:lang w:val="en-US"/>
        </w:rPr>
        <w:t>SRU/</w:t>
      </w:r>
      <w:r w:rsidR="00A05645">
        <w:rPr>
          <w:lang w:val="en-US"/>
        </w:rPr>
        <w:t>SRW/</w:t>
      </w:r>
      <w:r>
        <w:rPr>
          <w:lang w:val="en-US"/>
        </w:rPr>
        <w:t>CQL</w:t>
      </w:r>
      <w:bookmarkEnd w:id="8"/>
    </w:p>
    <w:p w14:paraId="5F4881C4" w14:textId="77777777" w:rsidR="00E01979" w:rsidRDefault="006E2162" w:rsidP="00EC39C2">
      <w:pPr>
        <w:rPr>
          <w:lang w:val="en-US"/>
        </w:rPr>
      </w:pPr>
      <w:r>
        <w:rPr>
          <w:lang w:val="en-US"/>
        </w:rPr>
        <w:t>This is a</w:t>
      </w:r>
      <w:r w:rsidR="00AB12FD">
        <w:rPr>
          <w:lang w:val="en-US"/>
        </w:rPr>
        <w:t xml:space="preserve"> protocol suite endorsed by </w:t>
      </w:r>
      <w:r w:rsidR="00AB12FD" w:rsidRPr="00AB12FD">
        <w:rPr>
          <w:lang w:val="en-US"/>
        </w:rPr>
        <w:t>the Library of Congres</w:t>
      </w:r>
      <w:r w:rsidR="00AB12FD">
        <w:rPr>
          <w:lang w:val="en-US"/>
        </w:rPr>
        <w:t xml:space="preserve"> as the successor of</w:t>
      </w:r>
      <w:r w:rsidR="00E71247">
        <w:rPr>
          <w:lang w:val="en-US"/>
        </w:rPr>
        <w:t xml:space="preserve"> the </w:t>
      </w:r>
      <w:r w:rsidR="00AB12FD">
        <w:rPr>
          <w:lang w:val="en-US"/>
        </w:rPr>
        <w:t>pre-web standard: Z39.50, widespread in the librar</w:t>
      </w:r>
      <w:r>
        <w:rPr>
          <w:lang w:val="en-US"/>
        </w:rPr>
        <w:t>y</w:t>
      </w:r>
      <w:r w:rsidR="00AB12FD">
        <w:rPr>
          <w:lang w:val="en-US"/>
        </w:rPr>
        <w:t xml:space="preserve"> </w:t>
      </w:r>
      <w:r>
        <w:rPr>
          <w:lang w:val="en-US"/>
        </w:rPr>
        <w:t>networks.</w:t>
      </w:r>
      <w:r w:rsidR="00E71247">
        <w:rPr>
          <w:lang w:val="en-US"/>
        </w:rPr>
        <w:t xml:space="preserve"> </w:t>
      </w:r>
      <w:r w:rsidR="00E01979" w:rsidRPr="00AB12FD">
        <w:rPr>
          <w:lang w:val="en-US"/>
        </w:rPr>
        <w:t>It is used broadly in the US/UK and promoted by OCLC WorldCat</w:t>
      </w:r>
      <w:r w:rsidR="00E01979">
        <w:rPr>
          <w:rStyle w:val="Funotenzeichen"/>
        </w:rPr>
        <w:footnoteReference w:id="3"/>
      </w:r>
      <w:r w:rsidR="00E01979" w:rsidRPr="00AB12FD">
        <w:rPr>
          <w:lang w:val="en-US"/>
        </w:rPr>
        <w:t xml:space="preserve"> and also by the European Library</w:t>
      </w:r>
      <w:r w:rsidR="00E01979">
        <w:rPr>
          <w:rStyle w:val="Funotenzeichen"/>
        </w:rPr>
        <w:footnoteReference w:id="4"/>
      </w:r>
      <w:r w:rsidR="00E01979">
        <w:rPr>
          <w:lang w:val="en-US"/>
        </w:rPr>
        <w:t xml:space="preserve">. </w:t>
      </w:r>
    </w:p>
    <w:p w14:paraId="7BA72553" w14:textId="77777777" w:rsidR="00756839" w:rsidRDefault="00AB12FD" w:rsidP="00E01979">
      <w:pPr>
        <w:rPr>
          <w:lang w:val="en-US"/>
        </w:rPr>
      </w:pPr>
      <w:r w:rsidRPr="00AB12FD">
        <w:rPr>
          <w:lang w:val="en-US"/>
        </w:rPr>
        <w:t xml:space="preserve">It was submitted to OASIS for standardization as an item for the </w:t>
      </w:r>
      <w:r w:rsidRPr="00E01979">
        <w:rPr>
          <w:rStyle w:val="NamedEntityZchn"/>
        </w:rPr>
        <w:t>OASIS Search Web Services Technical Committee</w:t>
      </w:r>
      <w:r>
        <w:rPr>
          <w:rStyle w:val="Funotenzeichen"/>
        </w:rPr>
        <w:footnoteReference w:id="5"/>
      </w:r>
      <w:r w:rsidR="00061E64" w:rsidRPr="00061E64">
        <w:rPr>
          <w:lang w:val="en-US"/>
        </w:rPr>
        <w:t xml:space="preserve">, </w:t>
      </w:r>
      <w:r w:rsidR="00061E64">
        <w:rPr>
          <w:lang w:val="en-US"/>
        </w:rPr>
        <w:t>where there is continuous activity specifically currently towards a version 2.0 of the protocol</w:t>
      </w:r>
      <w:r w:rsidR="00756839">
        <w:rPr>
          <w:lang w:val="en-US"/>
        </w:rPr>
        <w:t xml:space="preserve"> (seemingly mainly by one person: </w:t>
      </w:r>
      <w:r w:rsidR="00756839" w:rsidRPr="0063484E">
        <w:rPr>
          <w:lang w:val="en-US"/>
        </w:rPr>
        <w:t>Ray Denenberg</w:t>
      </w:r>
      <w:r w:rsidR="00756839">
        <w:rPr>
          <w:lang w:val="en-US"/>
        </w:rPr>
        <w:t>.)</w:t>
      </w:r>
      <w:r w:rsidR="00061E64">
        <w:rPr>
          <w:lang w:val="en-US"/>
        </w:rPr>
        <w:t xml:space="preserve">. </w:t>
      </w:r>
    </w:p>
    <w:p w14:paraId="564FDB49" w14:textId="77777777" w:rsidR="00756839" w:rsidRDefault="00C73B72" w:rsidP="00E01979">
      <w:pPr>
        <w:rPr>
          <w:lang w:val="en-US"/>
        </w:rPr>
      </w:pPr>
      <w:r>
        <w:rPr>
          <w:lang w:val="en-US"/>
        </w:rPr>
        <w:t xml:space="preserve">Generally the work is on </w:t>
      </w:r>
      <w:r w:rsidR="00E01979">
        <w:rPr>
          <w:lang w:val="en-US"/>
        </w:rPr>
        <w:t xml:space="preserve">a suite of </w:t>
      </w:r>
      <w:r>
        <w:rPr>
          <w:lang w:val="en-US"/>
        </w:rPr>
        <w:t xml:space="preserve">7 </w:t>
      </w:r>
      <w:r w:rsidR="00E01979">
        <w:rPr>
          <w:lang w:val="en-US"/>
        </w:rPr>
        <w:t xml:space="preserve">related </w:t>
      </w:r>
      <w:r>
        <w:rPr>
          <w:lang w:val="en-US"/>
        </w:rPr>
        <w:t>documents</w:t>
      </w:r>
      <w:r>
        <w:rPr>
          <w:rStyle w:val="Funotenzeichen"/>
          <w:lang w:val="en-US"/>
        </w:rPr>
        <w:footnoteReference w:id="6"/>
      </w:r>
      <w:r w:rsidR="00756839">
        <w:rPr>
          <w:lang w:val="en-US"/>
        </w:rPr>
        <w:t>:</w:t>
      </w:r>
    </w:p>
    <w:p w14:paraId="509C5C5B" w14:textId="77777777" w:rsidR="00756839" w:rsidRDefault="00756839" w:rsidP="00E01979">
      <w:pPr>
        <w:rPr>
          <w:lang w:val="en-US"/>
        </w:rPr>
      </w:pPr>
      <w:r>
        <w:rPr>
          <w:lang w:val="en-US"/>
        </w:rPr>
        <w:t>APD, Bindings for SRU 1.2, SRU 2.0 and OpenSearch, CQL, Scan and Explain</w:t>
      </w:r>
    </w:p>
    <w:p w14:paraId="198FEAEC" w14:textId="77777777" w:rsidR="00042251" w:rsidRDefault="00E01979" w:rsidP="00756839">
      <w:pPr>
        <w:rPr>
          <w:lang w:val="en-US"/>
        </w:rPr>
      </w:pPr>
      <w:r>
        <w:rPr>
          <w:lang w:val="en-US"/>
        </w:rPr>
        <w:t xml:space="preserve">There </w:t>
      </w:r>
      <w:r w:rsidR="00C73B72">
        <w:rPr>
          <w:lang w:val="en-US"/>
        </w:rPr>
        <w:t>is a</w:t>
      </w:r>
      <w:r w:rsidR="0063484E">
        <w:rPr>
          <w:lang w:val="en-US"/>
        </w:rPr>
        <w:t>n</w:t>
      </w:r>
      <w:r w:rsidR="00C73B72">
        <w:rPr>
          <w:lang w:val="en-US"/>
        </w:rPr>
        <w:t xml:space="preserve"> active mailing list: </w:t>
      </w:r>
      <w:r w:rsidR="00756839">
        <w:rPr>
          <w:lang w:val="en-US"/>
        </w:rPr>
        <w:br/>
      </w:r>
      <w:hyperlink r:id="rId10" w:history="1">
        <w:r w:rsidR="00C73B72" w:rsidRPr="00614274">
          <w:rPr>
            <w:rStyle w:val="Hyperlink"/>
            <w:lang w:val="en-US"/>
          </w:rPr>
          <w:t>http://markmail.org/search/?q=&amp;q=list%3Aorg.oasis-pen.lists.search-ws</w:t>
        </w:r>
      </w:hyperlink>
    </w:p>
    <w:p w14:paraId="41342DBC" w14:textId="77777777" w:rsidR="00E01979" w:rsidRDefault="00042251" w:rsidP="00756839">
      <w:pPr>
        <w:rPr>
          <w:lang w:val="en-US"/>
        </w:rPr>
      </w:pPr>
      <w:r>
        <w:rPr>
          <w:lang w:val="en-US"/>
        </w:rPr>
        <w:lastRenderedPageBreak/>
        <w:t>Note that while this protocol is rooted in the librarian community and has a bias towards metadata, specifically bibliographic metadata, the specs don’t distinguish between metadata or content.</w:t>
      </w:r>
    </w:p>
    <w:p w14:paraId="09CB6283" w14:textId="77777777" w:rsidR="00EC39C2" w:rsidRPr="00AB12FD" w:rsidRDefault="00EC39C2" w:rsidP="00AB12FD">
      <w:pPr>
        <w:rPr>
          <w:lang w:val="en-US"/>
        </w:rPr>
      </w:pPr>
      <w:r>
        <w:rPr>
          <w:lang w:val="en-US"/>
        </w:rPr>
        <w:t>The main acronyms explained briefly:</w:t>
      </w:r>
    </w:p>
    <w:p w14:paraId="5A8EED91" w14:textId="77777777" w:rsidR="0069383F" w:rsidRDefault="0069383F" w:rsidP="0069383F">
      <w:pPr>
        <w:pStyle w:val="TermDef"/>
      </w:pPr>
      <w:r>
        <w:t>SRU</w:t>
      </w:r>
    </w:p>
    <w:p w14:paraId="383CB36F" w14:textId="77777777" w:rsidR="00061E64" w:rsidRDefault="00DE4B5D" w:rsidP="00DB606F">
      <w:pPr>
        <w:pStyle w:val="TermExplain"/>
      </w:pPr>
      <w:r w:rsidRPr="00DE4B5D">
        <w:t>protocol f</w:t>
      </w:r>
      <w:r w:rsidR="00DB606F">
        <w:t>or Search and Retrieval via URL</w:t>
      </w:r>
      <w:r w:rsidRPr="00DE4B5D">
        <w:t xml:space="preserve"> </w:t>
      </w:r>
      <w:r w:rsidR="00AB12FD">
        <w:rPr>
          <w:rStyle w:val="Funotenzeichen"/>
        </w:rPr>
        <w:footnoteReference w:id="7"/>
      </w:r>
      <w:r>
        <w:br/>
      </w:r>
      <w:r w:rsidR="00E01979">
        <w:t>I</w:t>
      </w:r>
      <w:r w:rsidRPr="00DE4B5D">
        <w:t xml:space="preserve">n essence, it is Z39.50 </w:t>
      </w:r>
      <w:r w:rsidR="00AB12FD">
        <w:t>stripped</w:t>
      </w:r>
      <w:r w:rsidR="00DB606F">
        <w:t>-</w:t>
      </w:r>
      <w:r w:rsidR="003E1786">
        <w:t>down of configuration and architectural complexity,</w:t>
      </w:r>
      <w:r w:rsidR="00AB12FD">
        <w:t xml:space="preserve"> </w:t>
      </w:r>
      <w:r w:rsidRPr="00DE4B5D">
        <w:t xml:space="preserve">adapted to XML and the web. </w:t>
      </w:r>
      <w:r w:rsidR="00DB606F" w:rsidRPr="00D74F88">
        <w:t xml:space="preserve">The current version is 1.2 and there is active work on version 2.0, which shall be fully backwards compatible and introduce new useful features (see </w:t>
      </w:r>
      <w:r w:rsidR="00106E43">
        <w:fldChar w:fldCharType="begin"/>
      </w:r>
      <w:r w:rsidR="005A6EA5">
        <w:instrText xml:space="preserve"> REF _Ref283897982 \w \h </w:instrText>
      </w:r>
      <w:r w:rsidR="00106E43">
        <w:fldChar w:fldCharType="separate"/>
      </w:r>
      <w:r w:rsidR="00243C76">
        <w:t>3.4</w:t>
      </w:r>
      <w:r w:rsidR="00106E43">
        <w:fldChar w:fldCharType="end"/>
      </w:r>
      <w:r w:rsidR="005A6EA5">
        <w:t xml:space="preserve"> </w:t>
      </w:r>
      <w:r w:rsidR="00106E43">
        <w:fldChar w:fldCharType="begin"/>
      </w:r>
      <w:r w:rsidR="005A6EA5">
        <w:instrText xml:space="preserve"> REF _Ref283897974 \h </w:instrText>
      </w:r>
      <w:r w:rsidR="00106E43">
        <w:fldChar w:fldCharType="separate"/>
      </w:r>
      <w:r w:rsidR="00243C76">
        <w:t>New features proposed in SRU 2.0</w:t>
      </w:r>
      <w:r w:rsidR="00106E43">
        <w:fldChar w:fldCharType="end"/>
      </w:r>
      <w:r w:rsidR="00DB606F">
        <w:t>)</w:t>
      </w:r>
    </w:p>
    <w:p w14:paraId="0BBC8869" w14:textId="77777777" w:rsidR="00A05645" w:rsidRPr="00A05645" w:rsidRDefault="00A05645" w:rsidP="00DE4B5D">
      <w:pPr>
        <w:pStyle w:val="TermDef"/>
      </w:pPr>
      <w:r>
        <w:t>SRW</w:t>
      </w:r>
    </w:p>
    <w:p w14:paraId="5AC9EAE0" w14:textId="77777777" w:rsidR="0069383F" w:rsidRDefault="00A05645" w:rsidP="00DE4B5D">
      <w:pPr>
        <w:pStyle w:val="TermExplain"/>
      </w:pPr>
      <w:r>
        <w:t>Search Retrieve Webservice</w:t>
      </w:r>
      <w:r w:rsidR="00DE4B5D">
        <w:br/>
      </w:r>
      <w:r>
        <w:t xml:space="preserve">the SOAP version of SRU, also known officially </w:t>
      </w:r>
      <w:r w:rsidR="0063484E">
        <w:t xml:space="preserve">as </w:t>
      </w:r>
      <w:r>
        <w:t xml:space="preserve">“SRU via HTTP SOAP”.  </w:t>
      </w:r>
    </w:p>
    <w:p w14:paraId="0F447F33" w14:textId="77777777" w:rsidR="008D2D54" w:rsidRDefault="008D2D54" w:rsidP="008D2D54">
      <w:pPr>
        <w:pStyle w:val="TermDef"/>
      </w:pPr>
      <w:r>
        <w:t>CQL</w:t>
      </w:r>
    </w:p>
    <w:p w14:paraId="51D0899D" w14:textId="77777777" w:rsidR="00DB606F" w:rsidRDefault="003F0BC3" w:rsidP="00DE4B5D">
      <w:pPr>
        <w:pStyle w:val="TermExplain"/>
      </w:pPr>
      <w:r>
        <w:t>Context Q</w:t>
      </w:r>
      <w:r w:rsidR="00DE4B5D">
        <w:t xml:space="preserve">uery </w:t>
      </w:r>
      <w:r>
        <w:t>L</w:t>
      </w:r>
      <w:r w:rsidR="00DE4B5D">
        <w:t xml:space="preserve">anguage </w:t>
      </w:r>
    </w:p>
    <w:p w14:paraId="483C2DD1" w14:textId="77777777" w:rsidR="008B682E" w:rsidRDefault="00DB606F" w:rsidP="00DB606F">
      <w:pPr>
        <w:pStyle w:val="TermExplain"/>
      </w:pPr>
      <w:r w:rsidRPr="00DB606F">
        <w:rPr>
          <w:rStyle w:val="ZitatZchn"/>
        </w:rPr>
        <w:t>is a formal language for representing queries to information retrieval systems such as web indexes, bibliographic catalogs and museum collection information. The design objective is that queries be human readable and writable, and that the language be intuitive while maintaining the expressiveness of more complex languages.</w:t>
      </w:r>
      <w:r w:rsidR="00DE4B5D" w:rsidRPr="00DB606F">
        <w:rPr>
          <w:rStyle w:val="ZitatZchn"/>
        </w:rPr>
        <w:br/>
      </w:r>
      <w:r>
        <w:t>in line with SRU: c</w:t>
      </w:r>
      <w:r w:rsidR="003F0BC3">
        <w:t>urrently in v</w:t>
      </w:r>
      <w:r>
        <w:t xml:space="preserve">ersion 1.2, </w:t>
      </w:r>
      <w:r w:rsidR="0063484E">
        <w:t xml:space="preserve"> </w:t>
      </w:r>
      <w:r>
        <w:t>draft for version 2.0</w:t>
      </w:r>
    </w:p>
    <w:p w14:paraId="47B68657" w14:textId="77777777" w:rsidR="008B682E" w:rsidRDefault="008B682E" w:rsidP="008B682E">
      <w:pPr>
        <w:pStyle w:val="TermDef"/>
      </w:pPr>
      <w:r>
        <w:t>APD</w:t>
      </w:r>
    </w:p>
    <w:p w14:paraId="404C8229" w14:textId="77777777" w:rsidR="008B682E" w:rsidRDefault="008B682E" w:rsidP="008B682E">
      <w:pPr>
        <w:pStyle w:val="TermExplain"/>
      </w:pPr>
      <w:r>
        <w:t>Abstract Protocol Definition</w:t>
      </w:r>
    </w:p>
    <w:p w14:paraId="522A2E78" w14:textId="77777777" w:rsidR="0063484E" w:rsidRPr="00E01979" w:rsidRDefault="00E01979" w:rsidP="0063484E">
      <w:pPr>
        <w:pStyle w:val="Zitat"/>
        <w:ind w:left="709"/>
        <w:rPr>
          <w:lang w:val="en-US"/>
        </w:rPr>
      </w:pPr>
      <w:r>
        <w:rPr>
          <w:lang w:val="en-US"/>
        </w:rPr>
        <w:t>…</w:t>
      </w:r>
      <w:r w:rsidR="0063484E" w:rsidRPr="00E01979">
        <w:rPr>
          <w:lang w:val="en-US"/>
        </w:rPr>
        <w:t xml:space="preserve"> presents the model for the SearchRetrieve operation and serves as a guideline for the development of application protocol bindings describing the capabilities and general characteristic of a server or search engine, and how it is to be accessed.</w:t>
      </w:r>
      <w:r w:rsidR="0063484E">
        <w:rPr>
          <w:rStyle w:val="Funotenzeichen"/>
        </w:rPr>
        <w:footnoteReference w:id="8"/>
      </w:r>
    </w:p>
    <w:p w14:paraId="374587B0" w14:textId="77777777" w:rsidR="008B682E" w:rsidRPr="008B682E" w:rsidRDefault="00795AD2" w:rsidP="00E01979">
      <w:pPr>
        <w:pStyle w:val="TermExplain"/>
      </w:pPr>
      <w:r>
        <w:t>Curren</w:t>
      </w:r>
      <w:r w:rsidR="0063484E">
        <w:t>t</w:t>
      </w:r>
      <w:r>
        <w:t>l</w:t>
      </w:r>
      <w:r w:rsidR="0063484E">
        <w:t xml:space="preserve">y with </w:t>
      </w:r>
      <w:r w:rsidR="00101BE1">
        <w:t>bindings</w:t>
      </w:r>
      <w:r w:rsidR="00E01979">
        <w:t xml:space="preserve"> defined </w:t>
      </w:r>
      <w:r w:rsidR="00101BE1">
        <w:t xml:space="preserve">to SRU1.2, SRU2.0 and </w:t>
      </w:r>
      <w:r w:rsidR="00AB12FD">
        <w:t>OpenS</w:t>
      </w:r>
      <w:r w:rsidR="00E01979">
        <w:t>earch</w:t>
      </w:r>
    </w:p>
    <w:p w14:paraId="01733977" w14:textId="77777777" w:rsidR="00FB3EA4" w:rsidRDefault="00D26ABD" w:rsidP="008A6690">
      <w:pPr>
        <w:pStyle w:val="berschrift1"/>
        <w:rPr>
          <w:lang w:val="en-US"/>
        </w:rPr>
      </w:pPr>
      <w:bookmarkStart w:id="9" w:name="_Toc287824909"/>
      <w:r w:rsidRPr="00DF0DA5">
        <w:rPr>
          <w:lang w:val="en-US"/>
        </w:rPr>
        <w:t>Query Format</w:t>
      </w:r>
      <w:bookmarkEnd w:id="9"/>
    </w:p>
    <w:p w14:paraId="3C704B7E" w14:textId="77777777" w:rsidR="00225246" w:rsidRDefault="00847516" w:rsidP="00DF0DA5">
      <w:pPr>
        <w:rPr>
          <w:lang w:val="en-US"/>
        </w:rPr>
      </w:pPr>
      <w:r>
        <w:rPr>
          <w:lang w:val="en-US"/>
        </w:rPr>
        <w:t xml:space="preserve">In the following we </w:t>
      </w:r>
      <w:r w:rsidR="00FD4E67">
        <w:rPr>
          <w:lang w:val="en-US"/>
        </w:rPr>
        <w:t>present</w:t>
      </w:r>
      <w:r>
        <w:rPr>
          <w:lang w:val="en-US"/>
        </w:rPr>
        <w:t xml:space="preserve"> the individual features of the Context Query Language</w:t>
      </w:r>
      <w:r w:rsidR="00FD4E67">
        <w:rPr>
          <w:lang w:val="en-US"/>
        </w:rPr>
        <w:t>.</w:t>
      </w:r>
    </w:p>
    <w:p w14:paraId="3B0D02A2" w14:textId="77777777" w:rsidR="00DE4B5D" w:rsidRPr="00847516" w:rsidRDefault="00B2354A" w:rsidP="00DE4B5D">
      <w:pPr>
        <w:rPr>
          <w:lang w:val="en-US"/>
        </w:rPr>
      </w:pPr>
      <w:r>
        <w:rPr>
          <w:lang w:val="en-US"/>
        </w:rPr>
        <w:t>The b</w:t>
      </w:r>
      <w:r w:rsidR="00847516">
        <w:rPr>
          <w:lang w:val="en-US"/>
        </w:rPr>
        <w:t xml:space="preserve">asic search clause </w:t>
      </w:r>
      <w:r>
        <w:rPr>
          <w:lang w:val="en-US"/>
        </w:rPr>
        <w:t xml:space="preserve">consists of </w:t>
      </w:r>
      <w:r w:rsidR="001117AA">
        <w:rPr>
          <w:lang w:val="en-US"/>
        </w:rPr>
        <w:t xml:space="preserve">(up to) three </w:t>
      </w:r>
      <w:r>
        <w:rPr>
          <w:lang w:val="en-US"/>
        </w:rPr>
        <w:t>parts</w:t>
      </w:r>
      <w:r w:rsidR="00847516">
        <w:rPr>
          <w:lang w:val="en-US"/>
        </w:rPr>
        <w:t>:</w:t>
      </w:r>
    </w:p>
    <w:p w14:paraId="7D2AC854" w14:textId="77777777" w:rsidR="00DE4B5D" w:rsidRDefault="00DE4B5D" w:rsidP="00912A03">
      <w:pPr>
        <w:pStyle w:val="Def"/>
        <w:pBdr>
          <w:top w:val="single" w:sz="4" w:space="7" w:color="C00000" w:shadow="1"/>
        </w:pBdr>
      </w:pPr>
      <w:r w:rsidRPr="00995E68">
        <w:t>searchClause ::= index relation</w:t>
      </w:r>
      <w:r w:rsidR="001117AA">
        <w:t xml:space="preserve"> </w:t>
      </w:r>
      <w:r w:rsidRPr="00995E68">
        <w:t xml:space="preserve">searchTerm </w:t>
      </w:r>
      <w:r w:rsidR="001117AA">
        <w:br/>
        <w:t xml:space="preserve">                 | searchTerm</w:t>
      </w:r>
    </w:p>
    <w:p w14:paraId="6D5449A8" w14:textId="77777777" w:rsidR="001117AA" w:rsidRDefault="001117AA" w:rsidP="00DF0DA5">
      <w:pPr>
        <w:rPr>
          <w:lang w:val="en-US"/>
        </w:rPr>
      </w:pPr>
      <w:r>
        <w:rPr>
          <w:lang w:val="en-US"/>
        </w:rPr>
        <w:t xml:space="preserve">With </w:t>
      </w:r>
      <w:r w:rsidR="00DE4B5D" w:rsidRPr="00F707D9">
        <w:rPr>
          <w:lang w:val="en-US"/>
        </w:rPr>
        <w:t>t</w:t>
      </w:r>
      <w:r w:rsidR="0010228A">
        <w:rPr>
          <w:lang w:val="en-US"/>
        </w:rPr>
        <w:t>erm-only queries the server decides in which indices to search</w:t>
      </w:r>
      <w:r>
        <w:rPr>
          <w:lang w:val="en-US"/>
        </w:rPr>
        <w:t xml:space="preserve">. These </w:t>
      </w:r>
      <w:r w:rsidR="00FD4E67">
        <w:rPr>
          <w:lang w:val="en-US"/>
        </w:rPr>
        <w:t>atomic queries can be combined with Boolean operators to</w:t>
      </w:r>
      <w:r w:rsidR="00B219E6">
        <w:rPr>
          <w:lang w:val="en-US"/>
        </w:rPr>
        <w:t xml:space="preserve"> form</w:t>
      </w:r>
      <w:r w:rsidR="00FD4E67">
        <w:rPr>
          <w:lang w:val="en-US"/>
        </w:rPr>
        <w:t xml:space="preserve"> more complex queries. </w:t>
      </w:r>
      <w:r w:rsidR="00FB19F3">
        <w:rPr>
          <w:lang w:val="en-US"/>
        </w:rPr>
        <w:t xml:space="preserve"> There is no fixed set of indices or relations to use, rather these can be defined in the so called context sets</w:t>
      </w:r>
      <w:r>
        <w:rPr>
          <w:lang w:val="en-US"/>
        </w:rPr>
        <w:t xml:space="preserve"> (see </w:t>
      </w:r>
      <w:r w:rsidR="00106E43">
        <w:rPr>
          <w:lang w:val="en-US"/>
        </w:rPr>
        <w:fldChar w:fldCharType="begin"/>
      </w:r>
      <w:r>
        <w:rPr>
          <w:lang w:val="en-US"/>
        </w:rPr>
        <w:instrText xml:space="preserve"> REF _Ref283825541 \w \h </w:instrText>
      </w:r>
      <w:r w:rsidR="00106E43">
        <w:rPr>
          <w:lang w:val="en-US"/>
        </w:rPr>
      </w:r>
      <w:r w:rsidR="00106E43">
        <w:rPr>
          <w:lang w:val="en-US"/>
        </w:rPr>
        <w:fldChar w:fldCharType="separate"/>
      </w:r>
      <w:r w:rsidR="00243C76">
        <w:rPr>
          <w:lang w:val="en-US"/>
        </w:rPr>
        <w:t>3.1</w:t>
      </w:r>
      <w:r w:rsidR="00106E43">
        <w:rPr>
          <w:lang w:val="en-US"/>
        </w:rPr>
        <w:fldChar w:fldCharType="end"/>
      </w:r>
      <w:r>
        <w:rPr>
          <w:lang w:val="en-US"/>
        </w:rPr>
        <w:t>)</w:t>
      </w:r>
      <w:r w:rsidR="00FB19F3">
        <w:rPr>
          <w:lang w:val="en-US"/>
        </w:rPr>
        <w:t>.</w:t>
      </w:r>
    </w:p>
    <w:p w14:paraId="559A97B5" w14:textId="77777777" w:rsidR="00225246" w:rsidRDefault="00FD4E67" w:rsidP="00A1397B">
      <w:pPr>
        <w:spacing w:before="0" w:after="200" w:line="276" w:lineRule="auto"/>
        <w:rPr>
          <w:lang w:val="en-US"/>
        </w:rPr>
      </w:pPr>
      <w:r>
        <w:rPr>
          <w:lang w:val="en-US"/>
        </w:rPr>
        <w:t xml:space="preserve">Based on support for individual features </w:t>
      </w:r>
      <w:r w:rsidR="001D52CE">
        <w:rPr>
          <w:lang w:val="en-US"/>
        </w:rPr>
        <w:t xml:space="preserve">SRU </w:t>
      </w:r>
      <w:r w:rsidR="00A05645">
        <w:rPr>
          <w:lang w:val="en-US"/>
        </w:rPr>
        <w:t xml:space="preserve">defines </w:t>
      </w:r>
      <w:r w:rsidR="00225246">
        <w:rPr>
          <w:lang w:val="en-US"/>
        </w:rPr>
        <w:t>Conformance Levels</w:t>
      </w:r>
      <w:r>
        <w:rPr>
          <w:lang w:val="en-US"/>
        </w:rPr>
        <w:t xml:space="preserve"> 0 – 2</w:t>
      </w:r>
      <w:r w:rsidR="001E35CC">
        <w:rPr>
          <w:lang w:val="en-US"/>
        </w:rPr>
        <w:t xml:space="preserve"> wrt </w:t>
      </w:r>
      <w:r w:rsidR="002F34EE">
        <w:rPr>
          <w:lang w:val="en-US"/>
        </w:rPr>
        <w:t xml:space="preserve">to CQL. </w:t>
      </w:r>
      <w:r>
        <w:rPr>
          <w:lang w:val="en-US"/>
        </w:rPr>
        <w:t>W</w:t>
      </w:r>
      <w:r w:rsidR="00912A03">
        <w:rPr>
          <w:lang w:val="en-US"/>
        </w:rPr>
        <w:t xml:space="preserve">e </w:t>
      </w:r>
      <w:r>
        <w:rPr>
          <w:lang w:val="en-US"/>
        </w:rPr>
        <w:t xml:space="preserve">propose </w:t>
      </w:r>
      <w:r w:rsidR="00912A03">
        <w:rPr>
          <w:lang w:val="en-US"/>
        </w:rPr>
        <w:t xml:space="preserve">to </w:t>
      </w:r>
      <w:r>
        <w:rPr>
          <w:lang w:val="en-US"/>
        </w:rPr>
        <w:t>adopt these within our system a) for defining the baseline, b) as a starting point for</w:t>
      </w:r>
      <w:r w:rsidR="00B219E6">
        <w:rPr>
          <w:lang w:val="en-US"/>
        </w:rPr>
        <w:t xml:space="preserve"> a</w:t>
      </w:r>
      <w:r w:rsidR="00A1397B">
        <w:rPr>
          <w:lang w:val="en-US"/>
        </w:rPr>
        <w:t xml:space="preserve"> Feature Matrix (see </w:t>
      </w:r>
      <w:r w:rsidR="00106E43">
        <w:rPr>
          <w:lang w:val="en-US"/>
        </w:rPr>
        <w:fldChar w:fldCharType="begin"/>
      </w:r>
      <w:r w:rsidR="00A344AF">
        <w:rPr>
          <w:lang w:val="en-US"/>
        </w:rPr>
        <w:instrText xml:space="preserve"> REF _Ref287819770 \w \h </w:instrText>
      </w:r>
      <w:r w:rsidR="00106E43">
        <w:rPr>
          <w:lang w:val="en-US"/>
        </w:rPr>
      </w:r>
      <w:r w:rsidR="00106E43">
        <w:rPr>
          <w:lang w:val="en-US"/>
        </w:rPr>
        <w:fldChar w:fldCharType="separate"/>
      </w:r>
      <w:r w:rsidR="00243C76">
        <w:rPr>
          <w:lang w:val="en-US"/>
        </w:rPr>
        <w:t>Appendix A.3</w:t>
      </w:r>
      <w:r w:rsidR="00106E43">
        <w:rPr>
          <w:lang w:val="en-US"/>
        </w:rPr>
        <w:fldChar w:fldCharType="end"/>
      </w:r>
      <w:r w:rsidR="00A1397B">
        <w:rPr>
          <w:lang w:val="en-US"/>
        </w:rPr>
        <w:t>)</w:t>
      </w:r>
      <w:r w:rsidR="00B219E6">
        <w:rPr>
          <w:lang w:val="en-US"/>
        </w:rPr>
        <w:t>.</w:t>
      </w:r>
    </w:p>
    <w:p w14:paraId="26BAE754" w14:textId="77777777" w:rsidR="00007CE2" w:rsidRDefault="00007CE2" w:rsidP="00DF0DA5">
      <w:pPr>
        <w:rPr>
          <w:lang w:val="en-US"/>
        </w:rPr>
      </w:pPr>
      <w:r>
        <w:rPr>
          <w:lang w:val="en-US"/>
        </w:rPr>
        <w:t>Following is mostly cited from the definition of Conformance Levels</w:t>
      </w:r>
      <w:r>
        <w:rPr>
          <w:rStyle w:val="Funotenzeichen"/>
          <w:lang w:val="en-US"/>
        </w:rPr>
        <w:footnoteReference w:id="9"/>
      </w:r>
      <w:r w:rsidR="00FD4E67">
        <w:rPr>
          <w:lang w:val="en-US"/>
        </w:rPr>
        <w:t>:</w:t>
      </w:r>
    </w:p>
    <w:p w14:paraId="6B493C8F" w14:textId="77777777" w:rsidR="001E34F7" w:rsidRPr="001E34F7" w:rsidRDefault="006534B7" w:rsidP="001E34F7">
      <w:pPr>
        <w:pStyle w:val="berschrift2"/>
        <w:rPr>
          <w:lang w:val="en-US"/>
        </w:rPr>
      </w:pPr>
      <w:bookmarkStart w:id="10" w:name="_Toc287824910"/>
      <w:r>
        <w:rPr>
          <w:lang w:val="en-US"/>
        </w:rPr>
        <w:lastRenderedPageBreak/>
        <w:t xml:space="preserve">Conformance Level 0 - </w:t>
      </w:r>
      <w:r w:rsidR="001E34F7">
        <w:rPr>
          <w:lang w:val="en-US"/>
        </w:rPr>
        <w:t>Baseline</w:t>
      </w:r>
      <w:bookmarkEnd w:id="10"/>
    </w:p>
    <w:p w14:paraId="73A518E1" w14:textId="77777777" w:rsidR="001E34F7" w:rsidRPr="00B219E6" w:rsidRDefault="001E34F7" w:rsidP="001E34F7">
      <w:pPr>
        <w:pStyle w:val="Listenabsatz"/>
        <w:numPr>
          <w:ilvl w:val="0"/>
          <w:numId w:val="3"/>
        </w:numPr>
        <w:rPr>
          <w:rStyle w:val="Citing"/>
        </w:rPr>
      </w:pPr>
      <w:r w:rsidRPr="00B219E6">
        <w:rPr>
          <w:rStyle w:val="Citing"/>
        </w:rPr>
        <w:t>Be able to process a term-only query.</w:t>
      </w:r>
      <w:r w:rsidRPr="00B219E6">
        <w:rPr>
          <w:rStyle w:val="Citing"/>
        </w:rPr>
        <w:br/>
        <w:t>either a single word or a phrase</w:t>
      </w:r>
      <w:r w:rsidR="00FD4E67" w:rsidRPr="00B219E6">
        <w:rPr>
          <w:rStyle w:val="Citing"/>
        </w:rPr>
        <w:t xml:space="preserve"> (quote marks in the term have to be escaped)</w:t>
      </w:r>
    </w:p>
    <w:p w14:paraId="1FB87556" w14:textId="77777777" w:rsidR="001E34F7" w:rsidRPr="00B219E6" w:rsidRDefault="001E34F7" w:rsidP="001E34F7">
      <w:pPr>
        <w:pStyle w:val="Listenabsatz"/>
        <w:numPr>
          <w:ilvl w:val="0"/>
          <w:numId w:val="3"/>
        </w:numPr>
        <w:rPr>
          <w:rStyle w:val="Citing"/>
        </w:rPr>
      </w:pPr>
      <w:r w:rsidRPr="00B219E6">
        <w:rPr>
          <w:rStyle w:val="Citing"/>
        </w:rPr>
        <w:t>Respond with diagnostic</w:t>
      </w:r>
      <w:r w:rsidR="00FD4E67" w:rsidRPr="00B219E6">
        <w:rPr>
          <w:rStyle w:val="Citing"/>
        </w:rPr>
        <w:t xml:space="preserve"> message</w:t>
      </w:r>
      <w:r w:rsidR="00B219E6">
        <w:rPr>
          <w:rStyle w:val="Funotenzeichen"/>
          <w:i/>
          <w:lang w:val="en-US"/>
        </w:rPr>
        <w:footnoteReference w:id="10"/>
      </w:r>
      <w:r w:rsidR="00B219E6">
        <w:rPr>
          <w:rStyle w:val="Citing"/>
        </w:rPr>
        <w:t xml:space="preserve"> </w:t>
      </w:r>
      <w:r w:rsidRPr="00B219E6">
        <w:rPr>
          <w:rStyle w:val="Citing"/>
        </w:rPr>
        <w:t xml:space="preserve"> to unsupported queries</w:t>
      </w:r>
    </w:p>
    <w:p w14:paraId="027A38FD" w14:textId="77777777" w:rsidR="001E34F7" w:rsidRDefault="001E34F7" w:rsidP="001E34F7">
      <w:pPr>
        <w:rPr>
          <w:lang w:val="en-US"/>
        </w:rPr>
      </w:pPr>
      <w:r>
        <w:rPr>
          <w:lang w:val="en-US"/>
        </w:rPr>
        <w:t xml:space="preserve">Sums up to a basic full-text search, </w:t>
      </w:r>
      <w:r w:rsidR="00AB12FD">
        <w:rPr>
          <w:lang w:val="en-US"/>
        </w:rPr>
        <w:t xml:space="preserve">where </w:t>
      </w:r>
      <w:r w:rsidR="00847516">
        <w:rPr>
          <w:lang w:val="en-US"/>
        </w:rPr>
        <w:t xml:space="preserve">the search engine </w:t>
      </w:r>
      <w:r>
        <w:rPr>
          <w:lang w:val="en-US"/>
        </w:rPr>
        <w:t>decide</w:t>
      </w:r>
      <w:r w:rsidR="00847516">
        <w:rPr>
          <w:lang w:val="en-US"/>
        </w:rPr>
        <w:t>s</w:t>
      </w:r>
      <w:r>
        <w:rPr>
          <w:lang w:val="en-US"/>
        </w:rPr>
        <w:t xml:space="preserve"> in which indices </w:t>
      </w:r>
      <w:r w:rsidR="00847516">
        <w:rPr>
          <w:lang w:val="en-US"/>
        </w:rPr>
        <w:t xml:space="preserve">to </w:t>
      </w:r>
      <w:r>
        <w:rPr>
          <w:lang w:val="en-US"/>
        </w:rPr>
        <w:t>search.</w:t>
      </w:r>
    </w:p>
    <w:p w14:paraId="25E90619" w14:textId="77777777" w:rsidR="00AB12FD" w:rsidRDefault="00AB12FD" w:rsidP="00AB12FD">
      <w:pPr>
        <w:pStyle w:val="ExampleCode"/>
      </w:pPr>
      <w:r>
        <w:t>fish</w:t>
      </w:r>
    </w:p>
    <w:p w14:paraId="779BABCC" w14:textId="77777777" w:rsidR="00AB12FD" w:rsidRDefault="00AB12FD" w:rsidP="00AB12FD">
      <w:pPr>
        <w:pStyle w:val="ExampleCode"/>
      </w:pPr>
      <w:r>
        <w:t>system</w:t>
      </w:r>
    </w:p>
    <w:p w14:paraId="2A1AA33A" w14:textId="77777777" w:rsidR="00AB12FD" w:rsidRDefault="00AB12FD" w:rsidP="00AB12FD">
      <w:pPr>
        <w:pStyle w:val="ExampleCode"/>
      </w:pPr>
      <w:r>
        <w:t>“language acquisition”</w:t>
      </w:r>
    </w:p>
    <w:p w14:paraId="5AF4B41F" w14:textId="77777777" w:rsidR="00847516" w:rsidRDefault="00847516" w:rsidP="00AB12FD">
      <w:pPr>
        <w:pStyle w:val="ExampleCode"/>
      </w:pPr>
      <w:r>
        <w:t>“She said \”Yes\””</w:t>
      </w:r>
    </w:p>
    <w:p w14:paraId="78AEF11C" w14:textId="77777777" w:rsidR="001E34F7" w:rsidRDefault="006534B7" w:rsidP="001E34F7">
      <w:pPr>
        <w:pStyle w:val="berschrift2"/>
        <w:rPr>
          <w:lang w:val="en-US"/>
        </w:rPr>
      </w:pPr>
      <w:bookmarkStart w:id="11" w:name="_Toc287824911"/>
      <w:r>
        <w:rPr>
          <w:lang w:val="en-US"/>
        </w:rPr>
        <w:t xml:space="preserve">Conformance Level 1 - </w:t>
      </w:r>
      <w:r w:rsidR="001E34F7">
        <w:rPr>
          <w:lang w:val="en-US"/>
        </w:rPr>
        <w:t>Indices and Boolean</w:t>
      </w:r>
      <w:r w:rsidR="00E0198E">
        <w:rPr>
          <w:lang w:val="en-US"/>
        </w:rPr>
        <w:t xml:space="preserve"> Operators</w:t>
      </w:r>
      <w:bookmarkEnd w:id="11"/>
    </w:p>
    <w:p w14:paraId="6A64B5EE" w14:textId="77777777" w:rsidR="001E34F7" w:rsidRPr="001E34F7" w:rsidRDefault="001E34F7" w:rsidP="001E34F7">
      <w:pPr>
        <w:rPr>
          <w:lang w:val="en-US"/>
        </w:rPr>
      </w:pPr>
      <w:r>
        <w:rPr>
          <w:lang w:val="en-US"/>
        </w:rPr>
        <w:t>(Support for level 0</w:t>
      </w:r>
      <w:r w:rsidR="001117AA">
        <w:rPr>
          <w:lang w:val="en-US"/>
        </w:rPr>
        <w:t xml:space="preserve"> plus: </w:t>
      </w:r>
      <w:r>
        <w:rPr>
          <w:lang w:val="en-US"/>
        </w:rPr>
        <w:t>)</w:t>
      </w:r>
    </w:p>
    <w:p w14:paraId="34A467EB" w14:textId="77777777" w:rsidR="00E0198E" w:rsidRPr="00B219E6" w:rsidRDefault="00E0198E" w:rsidP="00E0198E">
      <w:pPr>
        <w:pStyle w:val="Listenabsatz"/>
        <w:numPr>
          <w:ilvl w:val="0"/>
          <w:numId w:val="3"/>
        </w:numPr>
        <w:rPr>
          <w:rStyle w:val="Citing"/>
        </w:rPr>
      </w:pPr>
      <w:r w:rsidRPr="00B219E6">
        <w:rPr>
          <w:rStyle w:val="Citing"/>
        </w:rPr>
        <w:t>Ability to parse both:</w:t>
      </w:r>
      <w:r w:rsidRPr="00B219E6">
        <w:rPr>
          <w:rStyle w:val="Citing"/>
        </w:rPr>
        <w:br/>
        <w:t>(a) search clauses consisting of 'index relation searchTerm'; and</w:t>
      </w:r>
      <w:r w:rsidRPr="00B219E6">
        <w:rPr>
          <w:rStyle w:val="Citing"/>
        </w:rPr>
        <w:br/>
        <w:t>(b) queries where search terms are combined with booleans, e.g. "term 1 AND term2"</w:t>
      </w:r>
    </w:p>
    <w:p w14:paraId="223370E6" w14:textId="77777777" w:rsidR="00E0198E" w:rsidRPr="00B219E6" w:rsidRDefault="00E0198E" w:rsidP="00E0198E">
      <w:pPr>
        <w:pStyle w:val="Listenabsatz"/>
        <w:numPr>
          <w:ilvl w:val="0"/>
          <w:numId w:val="3"/>
        </w:numPr>
        <w:rPr>
          <w:rStyle w:val="Citing"/>
        </w:rPr>
      </w:pPr>
      <w:r w:rsidRPr="00B219E6">
        <w:rPr>
          <w:rStyle w:val="Citing"/>
        </w:rPr>
        <w:t xml:space="preserve">Support for at least one of (a) and (b). </w:t>
      </w:r>
    </w:p>
    <w:p w14:paraId="2A7EE8D2" w14:textId="77777777" w:rsidR="00A1397B" w:rsidRPr="001E34F7" w:rsidRDefault="00A1397B" w:rsidP="00A1397B">
      <w:pPr>
        <w:pStyle w:val="Listenabsatz"/>
        <w:rPr>
          <w:lang w:val="en-US"/>
        </w:rPr>
      </w:pPr>
      <w:commentRangeStart w:id="12"/>
      <w:r>
        <w:rPr>
          <w:lang w:val="en-US"/>
        </w:rPr>
        <w:t xml:space="preserve">Not necessarily the combination of the </w:t>
      </w:r>
      <w:commentRangeStart w:id="13"/>
      <w:r>
        <w:rPr>
          <w:lang w:val="en-US"/>
        </w:rPr>
        <w:t>two</w:t>
      </w:r>
      <w:commentRangeEnd w:id="12"/>
      <w:r>
        <w:rPr>
          <w:rStyle w:val="Kommentarzeichen"/>
          <w:vanish/>
        </w:rPr>
        <w:commentReference w:id="12"/>
      </w:r>
      <w:commentRangeEnd w:id="13"/>
      <w:r>
        <w:rPr>
          <w:rStyle w:val="Kommentarzeichen"/>
        </w:rPr>
        <w:commentReference w:id="13"/>
      </w:r>
    </w:p>
    <w:p w14:paraId="61B67BC8" w14:textId="77777777" w:rsidR="001E34F7" w:rsidRDefault="00E0198E" w:rsidP="001E34F7">
      <w:pPr>
        <w:rPr>
          <w:lang w:val="en-US"/>
        </w:rPr>
      </w:pPr>
      <w:r>
        <w:rPr>
          <w:lang w:val="en-US"/>
        </w:rPr>
        <w:t>Allows explicit querying of specific indices</w:t>
      </w:r>
    </w:p>
    <w:p w14:paraId="30B78A0A" w14:textId="77777777" w:rsidR="00FB19F3" w:rsidRDefault="00FB19F3" w:rsidP="00FB19F3">
      <w:pPr>
        <w:pStyle w:val="ExampleCode"/>
      </w:pPr>
      <w:r>
        <w:t>dc.creator = anderson</w:t>
      </w:r>
    </w:p>
    <w:p w14:paraId="0C376812" w14:textId="77777777" w:rsidR="00847516" w:rsidRDefault="00B2354A" w:rsidP="00847516">
      <w:pPr>
        <w:pStyle w:val="ExampleCode"/>
      </w:pPr>
      <w:r>
        <w:t xml:space="preserve">title </w:t>
      </w:r>
      <w:r w:rsidR="00FB19F3">
        <w:t xml:space="preserve">adj </w:t>
      </w:r>
      <w:r w:rsidR="006505A2">
        <w:t>“</w:t>
      </w:r>
      <w:r w:rsidR="00CF422B">
        <w:t>wonderful feelings</w:t>
      </w:r>
      <w:r w:rsidR="001117AA">
        <w:t>”</w:t>
      </w:r>
    </w:p>
    <w:p w14:paraId="44A02420" w14:textId="77777777" w:rsidR="00CF422B" w:rsidRDefault="00CF422B" w:rsidP="00847516">
      <w:pPr>
        <w:pStyle w:val="ExampleCode"/>
      </w:pPr>
      <w:r>
        <w:t>bib</w:t>
      </w:r>
      <w:r w:rsidR="00FB19F3">
        <w:t>.dateIssued &lt; 1998</w:t>
      </w:r>
    </w:p>
    <w:p w14:paraId="4E96B232" w14:textId="77777777" w:rsidR="00847516" w:rsidRDefault="00847516" w:rsidP="001E34F7">
      <w:pPr>
        <w:rPr>
          <w:lang w:val="en-US"/>
        </w:rPr>
      </w:pPr>
      <w:r>
        <w:rPr>
          <w:lang w:val="en-US"/>
        </w:rPr>
        <w:t>and combine atomic queries with Boolean</w:t>
      </w:r>
      <w:r w:rsidR="001E35CC">
        <w:rPr>
          <w:lang w:val="en-US"/>
        </w:rPr>
        <w:t xml:space="preserve"> operators. They</w:t>
      </w:r>
      <w:r>
        <w:rPr>
          <w:lang w:val="en-US"/>
        </w:rPr>
        <w:t xml:space="preserve"> all </w:t>
      </w:r>
      <w:r w:rsidR="001E35CC">
        <w:rPr>
          <w:lang w:val="en-US"/>
        </w:rPr>
        <w:t xml:space="preserve">have </w:t>
      </w:r>
      <w:r w:rsidRPr="00847516">
        <w:rPr>
          <w:lang w:val="en-US"/>
        </w:rPr>
        <w:t>the same precedence</w:t>
      </w:r>
      <w:r w:rsidR="001E35CC">
        <w:rPr>
          <w:lang w:val="en-US"/>
        </w:rPr>
        <w:t xml:space="preserve"> and </w:t>
      </w:r>
      <w:r w:rsidRPr="00847516">
        <w:rPr>
          <w:lang w:val="en-US"/>
        </w:rPr>
        <w:t>are evaluated left-to-right. Parentheses may be used to ove</w:t>
      </w:r>
      <w:r w:rsidR="001E35CC">
        <w:rPr>
          <w:lang w:val="en-US"/>
        </w:rPr>
        <w:t>r</w:t>
      </w:r>
      <w:r w:rsidRPr="00847516">
        <w:rPr>
          <w:lang w:val="en-US"/>
        </w:rPr>
        <w:t>ride left-to-right evaluation</w:t>
      </w:r>
      <w:r>
        <w:rPr>
          <w:lang w:val="en-US"/>
        </w:rPr>
        <w:t>:</w:t>
      </w:r>
    </w:p>
    <w:p w14:paraId="063F0873" w14:textId="77777777" w:rsidR="00847516" w:rsidRDefault="00847516" w:rsidP="00847516">
      <w:pPr>
        <w:pStyle w:val="ExampleCode"/>
      </w:pPr>
      <w:r>
        <w:t>system AND language</w:t>
      </w:r>
    </w:p>
    <w:p w14:paraId="3B33E6EA" w14:textId="77777777" w:rsidR="00847516" w:rsidRDefault="00847516" w:rsidP="00847516">
      <w:pPr>
        <w:pStyle w:val="ExampleCode"/>
      </w:pPr>
      <w:r>
        <w:t>system OR language</w:t>
      </w:r>
    </w:p>
    <w:p w14:paraId="512E6F41" w14:textId="77777777" w:rsidR="00847516" w:rsidRDefault="00847516" w:rsidP="00847516">
      <w:pPr>
        <w:pStyle w:val="ExampleCode"/>
      </w:pPr>
      <w:r>
        <w:t>system AND (language OR acquisition)</w:t>
      </w:r>
    </w:p>
    <w:p w14:paraId="7D6EFF0E" w14:textId="77777777" w:rsidR="006505A2" w:rsidRDefault="006505A2" w:rsidP="006505A2">
      <w:pPr>
        <w:pStyle w:val="ExampleCode"/>
      </w:pPr>
      <w:r>
        <w:t>system NOT language /* read: AND NOT</w:t>
      </w:r>
      <w:r w:rsidR="001117AA">
        <w:t>; not an unary operator!</w:t>
      </w:r>
      <w:r>
        <w:t xml:space="preserve"> */</w:t>
      </w:r>
    </w:p>
    <w:p w14:paraId="263BB240" w14:textId="77777777" w:rsidR="00042251" w:rsidRDefault="00042251" w:rsidP="00042251">
      <w:pPr>
        <w:rPr>
          <w:lang w:val="en-US"/>
        </w:rPr>
      </w:pPr>
      <w:r w:rsidRPr="00042251">
        <w:rPr>
          <w:lang w:val="en-US"/>
        </w:rPr>
        <w:t>One special boolean operator i</w:t>
      </w:r>
      <w:r>
        <w:rPr>
          <w:lang w:val="en-US"/>
        </w:rPr>
        <w:t xml:space="preserve">s the proximity operator </w:t>
      </w:r>
      <w:r w:rsidR="001E35CC">
        <w:rPr>
          <w:lang w:val="en-US"/>
        </w:rPr>
        <w:t>“</w:t>
      </w:r>
      <w:r w:rsidRPr="00042251">
        <w:rPr>
          <w:rStyle w:val="Citing"/>
        </w:rPr>
        <w:t>allowing for the relative locations of the terms to be used in order to determine the resulting set of records</w:t>
      </w:r>
      <w:r w:rsidR="001E35CC">
        <w:rPr>
          <w:rStyle w:val="Citing"/>
        </w:rPr>
        <w:t>”</w:t>
      </w:r>
      <w:r>
        <w:rPr>
          <w:lang w:val="en-US"/>
        </w:rPr>
        <w:t>. It is also the only Boolean operator to take (Boolean) modifiers:</w:t>
      </w:r>
    </w:p>
    <w:p w14:paraId="5B3205F5" w14:textId="77777777" w:rsidR="00042251" w:rsidRDefault="00042251" w:rsidP="00226606">
      <w:pPr>
        <w:pStyle w:val="Def"/>
      </w:pPr>
      <w:r>
        <w:t>PROX /unit = {unit}</w:t>
      </w:r>
      <w:r w:rsidR="00226606">
        <w:br/>
      </w:r>
      <w:r>
        <w:t xml:space="preserve">  /distance {comparison_operator} {number}</w:t>
      </w:r>
      <w:r w:rsidR="00226606">
        <w:br/>
      </w:r>
      <w:r>
        <w:t xml:space="preserve">  /ordered|unordered</w:t>
      </w:r>
    </w:p>
    <w:p w14:paraId="291B7780" w14:textId="77777777" w:rsidR="001E35CC" w:rsidRDefault="001E35CC" w:rsidP="001E35CC">
      <w:pPr>
        <w:pStyle w:val="ExampleCode"/>
      </w:pPr>
      <w:r w:rsidRPr="001E35CC">
        <w:t>cat prox/unit=word/distance&gt;2/ordered hat</w:t>
      </w:r>
    </w:p>
    <w:p w14:paraId="1DC427C5" w14:textId="77777777" w:rsidR="00042251" w:rsidRDefault="00042251" w:rsidP="001E35CC">
      <w:pPr>
        <w:pStyle w:val="ExampleCode"/>
      </w:pPr>
      <w:r w:rsidRPr="00042251">
        <w:t>cat prox/unit=paragraph hat</w:t>
      </w:r>
    </w:p>
    <w:p w14:paraId="093661DF" w14:textId="77777777" w:rsidR="001E34F7" w:rsidRDefault="006534B7" w:rsidP="001E34F7">
      <w:pPr>
        <w:pStyle w:val="berschrift2"/>
        <w:rPr>
          <w:lang w:val="en-US"/>
        </w:rPr>
      </w:pPr>
      <w:bookmarkStart w:id="14" w:name="_Toc287824912"/>
      <w:r>
        <w:rPr>
          <w:lang w:val="en-US"/>
        </w:rPr>
        <w:t xml:space="preserve">Conformance Level 2 - </w:t>
      </w:r>
      <w:r w:rsidR="001E34F7">
        <w:rPr>
          <w:lang w:val="en-US"/>
        </w:rPr>
        <w:t>Parse any CQL</w:t>
      </w:r>
      <w:bookmarkEnd w:id="14"/>
    </w:p>
    <w:p w14:paraId="06556F6C" w14:textId="77777777" w:rsidR="001E34F7" w:rsidRDefault="00252E13" w:rsidP="001339BC">
      <w:pPr>
        <w:rPr>
          <w:lang w:val="en-US"/>
        </w:rPr>
      </w:pPr>
      <w:r>
        <w:rPr>
          <w:lang w:val="en-US"/>
        </w:rPr>
        <w:t>(Support for Level 1 plus: )</w:t>
      </w:r>
      <w:r w:rsidR="001339BC">
        <w:rPr>
          <w:lang w:val="en-US"/>
        </w:rPr>
        <w:br/>
      </w:r>
      <w:r w:rsidR="001E34F7" w:rsidRPr="001E34F7">
        <w:rPr>
          <w:lang w:val="en-US"/>
        </w:rPr>
        <w:t>Ability to parse all of CQL and respon</w:t>
      </w:r>
      <w:r w:rsidR="001E34F7">
        <w:rPr>
          <w:lang w:val="en-US"/>
        </w:rPr>
        <w:t>d with appropriate diagnostics.</w:t>
      </w:r>
      <w:r w:rsidR="001339BC">
        <w:rPr>
          <w:lang w:val="en-US"/>
        </w:rPr>
        <w:br/>
      </w:r>
      <w:r w:rsidR="001E34F7" w:rsidRPr="001E34F7">
        <w:rPr>
          <w:lang w:val="en-US"/>
        </w:rPr>
        <w:t>Note that Level 2 does not require support for all of CQL</w:t>
      </w:r>
      <w:r>
        <w:rPr>
          <w:lang w:val="en-US"/>
        </w:rPr>
        <w:t>,  just be able to parse it.</w:t>
      </w:r>
    </w:p>
    <w:p w14:paraId="16A039AF" w14:textId="77777777" w:rsidR="006505A2" w:rsidRDefault="006505A2" w:rsidP="006505A2">
      <w:pPr>
        <w:pStyle w:val="ExampleCode"/>
      </w:pPr>
      <w:r w:rsidRPr="006505A2">
        <w:lastRenderedPageBreak/>
        <w:t xml:space="preserve">title any language </w:t>
      </w:r>
      <w:r>
        <w:t>AND (</w:t>
      </w:r>
      <w:r w:rsidRPr="006505A2">
        <w:t xml:space="preserve">identifier contains rosettaproject </w:t>
      </w:r>
      <w:r w:rsidR="00920665">
        <w:br/>
        <w:t xml:space="preserve">   O</w:t>
      </w:r>
      <w:r>
        <w:t xml:space="preserve">R </w:t>
      </w:r>
      <w:r w:rsidRPr="006505A2">
        <w:t>publisher contains "SIL International")</w:t>
      </w:r>
    </w:p>
    <w:p w14:paraId="1BD1B1F0" w14:textId="77777777" w:rsidR="006505A2" w:rsidRPr="001E34F7" w:rsidRDefault="006505A2" w:rsidP="006505A2">
      <w:pPr>
        <w:pStyle w:val="ExampleCode"/>
      </w:pPr>
      <w:r w:rsidRPr="006505A2">
        <w:t xml:space="preserve">title contains </w:t>
      </w:r>
      <w:r w:rsidR="00920665">
        <w:t>Herz</w:t>
      </w:r>
      <w:r w:rsidRPr="006505A2">
        <w:t xml:space="preserve"> and date </w:t>
      </w:r>
      <w:r>
        <w:t xml:space="preserve">&gt; </w:t>
      </w:r>
      <w:r w:rsidRPr="006505A2">
        <w:t xml:space="preserve">1910 and date </w:t>
      </w:r>
      <w:r>
        <w:t xml:space="preserve">&lt; </w:t>
      </w:r>
      <w:r w:rsidRPr="006505A2">
        <w:t>1920</w:t>
      </w:r>
      <w:r>
        <w:t xml:space="preserve"> </w:t>
      </w:r>
      <w:r>
        <w:br/>
        <w:t>/* alternatively: */</w:t>
      </w:r>
      <w:r>
        <w:br/>
      </w:r>
      <w:r w:rsidRPr="006505A2">
        <w:t xml:space="preserve">title contains </w:t>
      </w:r>
      <w:r w:rsidR="00CC6611">
        <w:t>Herz</w:t>
      </w:r>
      <w:r w:rsidRPr="006505A2">
        <w:t xml:space="preserve"> and date </w:t>
      </w:r>
      <w:r>
        <w:t>within “</w:t>
      </w:r>
      <w:r w:rsidRPr="006505A2">
        <w:t>1910 1920</w:t>
      </w:r>
      <w:r>
        <w:t>”</w:t>
      </w:r>
    </w:p>
    <w:p w14:paraId="56A402FA" w14:textId="77777777" w:rsidR="006505A2" w:rsidRDefault="00380FFB" w:rsidP="008D2739">
      <w:pPr>
        <w:pStyle w:val="berschrift2"/>
        <w:rPr>
          <w:lang w:val="en-US"/>
        </w:rPr>
      </w:pPr>
      <w:bookmarkStart w:id="15" w:name="_Toc287824913"/>
      <w:r>
        <w:rPr>
          <w:lang w:val="en-US"/>
        </w:rPr>
        <w:t xml:space="preserve">Relations and </w:t>
      </w:r>
      <w:r w:rsidR="006505A2">
        <w:rPr>
          <w:lang w:val="en-US"/>
        </w:rPr>
        <w:t>Relation Modifiers</w:t>
      </w:r>
      <w:bookmarkEnd w:id="15"/>
    </w:p>
    <w:p w14:paraId="6D1312E6" w14:textId="77777777" w:rsidR="006505A2" w:rsidRDefault="006505A2" w:rsidP="006505A2">
      <w:pPr>
        <w:rPr>
          <w:lang w:val="en-US"/>
        </w:rPr>
      </w:pPr>
      <w:r>
        <w:rPr>
          <w:lang w:val="en-US"/>
        </w:rPr>
        <w:t>The default context set</w:t>
      </w:r>
      <w:r w:rsidR="00252E13">
        <w:rPr>
          <w:rStyle w:val="Funotenzeichen"/>
          <w:lang w:val="en-US"/>
        </w:rPr>
        <w:footnoteReference w:id="11"/>
      </w:r>
      <w:r>
        <w:rPr>
          <w:lang w:val="en-US"/>
        </w:rPr>
        <w:t xml:space="preserve"> defines a number of </w:t>
      </w:r>
      <w:r w:rsidR="00380FFB">
        <w:rPr>
          <w:lang w:val="en-US"/>
        </w:rPr>
        <w:t xml:space="preserve">basic relations and </w:t>
      </w:r>
      <w:r>
        <w:rPr>
          <w:lang w:val="en-US"/>
        </w:rPr>
        <w:t>so called relation modifiers</w:t>
      </w:r>
      <w:r w:rsidR="00CC6611">
        <w:rPr>
          <w:lang w:val="en-US"/>
        </w:rPr>
        <w:t xml:space="preserve">, which allow to fine-tune the results. </w:t>
      </w:r>
      <w:r w:rsidR="00380FFB">
        <w:rPr>
          <w:lang w:val="en-US"/>
        </w:rPr>
        <w:t>Defined relations:</w:t>
      </w:r>
    </w:p>
    <w:p w14:paraId="0FC8F8D8" w14:textId="77777777" w:rsidR="00380FFB" w:rsidRDefault="00380FFB" w:rsidP="00380FFB">
      <w:pPr>
        <w:pStyle w:val="Def"/>
      </w:pPr>
      <w:r>
        <w:t>=  &gt;=  &lt;=  ==  adj all any within enclose</w:t>
      </w:r>
      <w:r w:rsidR="00252E13">
        <w:t>s</w:t>
      </w:r>
    </w:p>
    <w:p w14:paraId="2BFF308A" w14:textId="77777777" w:rsidR="00252E13" w:rsidRDefault="00252E13" w:rsidP="006505A2">
      <w:pPr>
        <w:rPr>
          <w:lang w:val="en-US"/>
        </w:rPr>
      </w:pPr>
      <w:r>
        <w:rPr>
          <w:lang w:val="en-US"/>
        </w:rPr>
        <w:t>Some of the defined  (functional and term-format) relation modifiers:</w:t>
      </w:r>
    </w:p>
    <w:p w14:paraId="77F5EF34" w14:textId="77777777" w:rsidR="00CC6611" w:rsidRPr="006505A2" w:rsidRDefault="00CC6611" w:rsidP="00252E13">
      <w:pPr>
        <w:pStyle w:val="Def"/>
      </w:pPr>
      <w:r>
        <w:t>/stem /relevant /fuzzy /respectCase</w:t>
      </w:r>
      <w:r w:rsidR="00252E13">
        <w:t xml:space="preserve">  /isoDate /oid</w:t>
      </w:r>
    </w:p>
    <w:p w14:paraId="30E68C43" w14:textId="77777777" w:rsidR="00F73914" w:rsidRDefault="00F73914" w:rsidP="008D2739">
      <w:pPr>
        <w:pStyle w:val="berschrift2"/>
        <w:rPr>
          <w:lang w:val="en-US"/>
        </w:rPr>
      </w:pPr>
      <w:bookmarkStart w:id="16" w:name="_Toc287824914"/>
      <w:r>
        <w:rPr>
          <w:lang w:val="en-US"/>
        </w:rPr>
        <w:t>Sorting</w:t>
      </w:r>
      <w:bookmarkEnd w:id="16"/>
    </w:p>
    <w:p w14:paraId="179FAF3F" w14:textId="77777777" w:rsidR="00F73914" w:rsidRPr="00380FFB" w:rsidRDefault="00252E13" w:rsidP="00F73914">
      <w:pPr>
        <w:rPr>
          <w:lang w:val="en-US"/>
        </w:rPr>
      </w:pPr>
      <w:r>
        <w:rPr>
          <w:lang w:val="en-US"/>
        </w:rPr>
        <w:t xml:space="preserve">A </w:t>
      </w:r>
      <w:r w:rsidR="00CC6611">
        <w:rPr>
          <w:lang w:val="en-US"/>
        </w:rPr>
        <w:t>dedicated context-set</w:t>
      </w:r>
      <w:r w:rsidR="00CC6611">
        <w:rPr>
          <w:rStyle w:val="Funotenzeichen"/>
          <w:lang w:val="en-US"/>
        </w:rPr>
        <w:footnoteReference w:id="12"/>
      </w:r>
      <w:r w:rsidR="00CC6611">
        <w:rPr>
          <w:lang w:val="en-US"/>
        </w:rPr>
        <w:t xml:space="preserve"> </w:t>
      </w:r>
      <w:r>
        <w:rPr>
          <w:lang w:val="en-US"/>
        </w:rPr>
        <w:t xml:space="preserve">defines </w:t>
      </w:r>
      <w:r w:rsidR="00995E68">
        <w:rPr>
          <w:lang w:val="en-US"/>
        </w:rPr>
        <w:t xml:space="preserve">the sort-clause: </w:t>
      </w:r>
      <w:r w:rsidR="00995E68" w:rsidRPr="00252E13">
        <w:rPr>
          <w:rStyle w:val="DefZchn"/>
        </w:rPr>
        <w:t>sortBy</w:t>
      </w:r>
      <w:r w:rsidR="00380FFB" w:rsidRPr="00380FFB">
        <w:rPr>
          <w:lang w:val="en-US"/>
        </w:rPr>
        <w:t>, t</w:t>
      </w:r>
      <w:r w:rsidR="00380FFB">
        <w:rPr>
          <w:lang w:val="en-US"/>
        </w:rPr>
        <w:t>o be used at the end of a cql query:</w:t>
      </w:r>
    </w:p>
    <w:p w14:paraId="6412D39C" w14:textId="77777777" w:rsidR="00F73914" w:rsidRDefault="00252E13" w:rsidP="00995E68">
      <w:pPr>
        <w:pStyle w:val="ExampleCode"/>
      </w:pPr>
      <w:r w:rsidRPr="00F73914">
        <w:t>"</w:t>
      </w:r>
      <w:r w:rsidR="00F73914" w:rsidRPr="00F73914">
        <w:t xml:space="preserve">dinosaur" </w:t>
      </w:r>
      <w:r w:rsidR="00F73914" w:rsidRPr="00995E68">
        <w:rPr>
          <w:color w:val="FF0000"/>
        </w:rPr>
        <w:t>sortBy</w:t>
      </w:r>
      <w:r w:rsidR="00F73914" w:rsidRPr="00F73914">
        <w:t xml:space="preserve"> dc.date/sort.descending dc.title/sort.ascending</w:t>
      </w:r>
    </w:p>
    <w:p w14:paraId="414CEBB4" w14:textId="77777777" w:rsidR="00A91103" w:rsidRDefault="00F707D9" w:rsidP="008D2739">
      <w:pPr>
        <w:pStyle w:val="berschrift2"/>
        <w:rPr>
          <w:lang w:val="en-US"/>
        </w:rPr>
      </w:pPr>
      <w:bookmarkStart w:id="17" w:name="_Ref283840998"/>
      <w:bookmarkStart w:id="18" w:name="_Ref283841001"/>
      <w:bookmarkStart w:id="19" w:name="_Toc287824915"/>
      <w:r>
        <w:rPr>
          <w:lang w:val="en-US"/>
        </w:rPr>
        <w:t xml:space="preserve">Named </w:t>
      </w:r>
      <w:r w:rsidR="00A91103">
        <w:rPr>
          <w:lang w:val="en-US"/>
        </w:rPr>
        <w:t>Queries</w:t>
      </w:r>
      <w:bookmarkEnd w:id="17"/>
      <w:bookmarkEnd w:id="18"/>
      <w:bookmarkEnd w:id="19"/>
    </w:p>
    <w:p w14:paraId="3EFB1EAC" w14:textId="77777777" w:rsidR="00A91103" w:rsidRDefault="006534B7" w:rsidP="00A91103">
      <w:pPr>
        <w:rPr>
          <w:lang w:val="en-US"/>
        </w:rPr>
      </w:pPr>
      <w:r>
        <w:rPr>
          <w:lang w:val="en-US"/>
        </w:rPr>
        <w:t>The server can provide a unique identifi</w:t>
      </w:r>
      <w:r w:rsidR="00B2354A">
        <w:rPr>
          <w:lang w:val="en-US"/>
        </w:rPr>
        <w:t xml:space="preserve">er for a </w:t>
      </w:r>
      <w:r>
        <w:rPr>
          <w:lang w:val="en-US"/>
        </w:rPr>
        <w:t xml:space="preserve">result set by means of header element: </w:t>
      </w:r>
      <w:r w:rsidR="002F34EE">
        <w:rPr>
          <w:rStyle w:val="ExampleCodeZchn"/>
        </w:rPr>
        <w:t>&lt;r</w:t>
      </w:r>
      <w:r w:rsidRPr="006534B7">
        <w:rPr>
          <w:rStyle w:val="ExampleCodeZchn"/>
        </w:rPr>
        <w:t>esultSetId</w:t>
      </w:r>
      <w:r w:rsidR="002F34EE">
        <w:rPr>
          <w:rStyle w:val="ExampleCodeZchn"/>
        </w:rPr>
        <w:t>&gt;</w:t>
      </w:r>
      <w:r>
        <w:rPr>
          <w:lang w:val="en-US"/>
        </w:rPr>
        <w:t>. This id can be used in subsequent r</w:t>
      </w:r>
      <w:r w:rsidR="00252E13">
        <w:rPr>
          <w:lang w:val="en-US"/>
        </w:rPr>
        <w:t xml:space="preserve">equests to reference the result using </w:t>
      </w:r>
      <w:r w:rsidR="00A91103">
        <w:rPr>
          <w:lang w:val="en-US"/>
        </w:rPr>
        <w:t xml:space="preserve">the index: </w:t>
      </w:r>
      <w:r w:rsidR="00A91103" w:rsidRPr="006534B7">
        <w:rPr>
          <w:rStyle w:val="ExampleCodeZchn"/>
        </w:rPr>
        <w:t>cql.resultSetId</w:t>
      </w:r>
      <w:r w:rsidR="00A91103">
        <w:rPr>
          <w:lang w:val="en-US"/>
        </w:rPr>
        <w:t xml:space="preserve">, </w:t>
      </w:r>
      <w:r>
        <w:rPr>
          <w:lang w:val="en-US"/>
        </w:rPr>
        <w:t xml:space="preserve">allowing </w:t>
      </w:r>
      <w:r w:rsidR="00E027D9">
        <w:rPr>
          <w:lang w:val="en-US"/>
        </w:rPr>
        <w:t>referencing</w:t>
      </w:r>
      <w:r>
        <w:rPr>
          <w:lang w:val="en-US"/>
        </w:rPr>
        <w:t xml:space="preserve"> the result set within a query. T</w:t>
      </w:r>
      <w:r w:rsidR="00A91103">
        <w:rPr>
          <w:lang w:val="en-US"/>
        </w:rPr>
        <w:t>hus after receiving t</w:t>
      </w:r>
      <w:r>
        <w:rPr>
          <w:lang w:val="en-US"/>
        </w:rPr>
        <w:t>wo result s</w:t>
      </w:r>
      <w:r w:rsidR="00A91103">
        <w:rPr>
          <w:lang w:val="en-US"/>
        </w:rPr>
        <w:t>ets (with the ids</w:t>
      </w:r>
      <w:r>
        <w:rPr>
          <w:lang w:val="en-US"/>
        </w:rPr>
        <w:t xml:space="preserve"> </w:t>
      </w:r>
      <w:r w:rsidRPr="006534B7">
        <w:rPr>
          <w:rStyle w:val="ExampleCodeZchn"/>
        </w:rPr>
        <w:t>a</w:t>
      </w:r>
      <w:r>
        <w:rPr>
          <w:lang w:val="en-US"/>
        </w:rPr>
        <w:t xml:space="preserve"> and </w:t>
      </w:r>
      <w:r w:rsidRPr="006534B7">
        <w:rPr>
          <w:rStyle w:val="ExampleCodeZchn"/>
        </w:rPr>
        <w:t>b</w:t>
      </w:r>
      <w:r w:rsidR="00A91103">
        <w:rPr>
          <w:lang w:val="en-US"/>
        </w:rPr>
        <w:t>) one could request an intersection of those two via:</w:t>
      </w:r>
    </w:p>
    <w:p w14:paraId="42D494DC" w14:textId="77777777" w:rsidR="00A91103" w:rsidRDefault="00A91103" w:rsidP="00A91103">
      <w:pPr>
        <w:pStyle w:val="ExampleCode"/>
      </w:pPr>
      <w:r w:rsidRPr="00A91103">
        <w:t>cql.resultSetId = "a" AND cql.resultSetId = "b"</w:t>
      </w:r>
    </w:p>
    <w:p w14:paraId="705F96BB" w14:textId="77777777" w:rsidR="00A91103" w:rsidRPr="00A91103" w:rsidRDefault="00A91103" w:rsidP="00A91103">
      <w:pPr>
        <w:rPr>
          <w:lang w:val="en-US"/>
        </w:rPr>
      </w:pPr>
      <w:r w:rsidRPr="00A91103">
        <w:rPr>
          <w:lang w:val="en-US"/>
        </w:rPr>
        <w:t>or continue restricting the r</w:t>
      </w:r>
      <w:r>
        <w:rPr>
          <w:lang w:val="en-US"/>
        </w:rPr>
        <w:t>esult</w:t>
      </w:r>
      <w:r w:rsidR="006534B7">
        <w:rPr>
          <w:lang w:val="en-US"/>
        </w:rPr>
        <w:t xml:space="preserve"> with:</w:t>
      </w:r>
    </w:p>
    <w:p w14:paraId="1E2689D5" w14:textId="77777777" w:rsidR="006534B7" w:rsidRDefault="00A91103" w:rsidP="00A91103">
      <w:pPr>
        <w:pStyle w:val="ExampleCode"/>
      </w:pPr>
      <w:r w:rsidRPr="00A91103">
        <w:t xml:space="preserve">cql.resultSetId = "a" AND </w:t>
      </w:r>
      <w:r>
        <w:t>dc.title=cat</w:t>
      </w:r>
    </w:p>
    <w:p w14:paraId="47827AA2" w14:textId="77777777" w:rsidR="001E35CC" w:rsidRPr="001E35CC" w:rsidRDefault="001E35CC" w:rsidP="001E35CC">
      <w:pPr>
        <w:rPr>
          <w:lang w:val="en-US"/>
        </w:rPr>
      </w:pPr>
      <w:r>
        <w:rPr>
          <w:lang w:val="en-US"/>
        </w:rPr>
        <w:t xml:space="preserve">Along </w:t>
      </w:r>
      <w:r w:rsidRPr="001E35CC">
        <w:rPr>
          <w:lang w:val="en-US"/>
        </w:rPr>
        <w:t xml:space="preserve">with </w:t>
      </w:r>
      <w:r w:rsidR="002F34EE">
        <w:rPr>
          <w:rStyle w:val="ExampleCodeZchn"/>
        </w:rPr>
        <w:t>&lt;r</w:t>
      </w:r>
      <w:r w:rsidRPr="001E35CC">
        <w:rPr>
          <w:rStyle w:val="ExampleCodeZchn"/>
        </w:rPr>
        <w:t>esultSetId</w:t>
      </w:r>
      <w:r w:rsidR="002F34EE">
        <w:rPr>
          <w:rStyle w:val="ExampleCodeZchn"/>
        </w:rPr>
        <w:t>&gt;</w:t>
      </w:r>
      <w:r w:rsidRPr="001E35CC">
        <w:rPr>
          <w:rStyle w:val="ExampleCodeZchn"/>
        </w:rPr>
        <w:t xml:space="preserve"> </w:t>
      </w:r>
      <w:r w:rsidRPr="001E35CC">
        <w:rPr>
          <w:lang w:val="en-US"/>
        </w:rPr>
        <w:t xml:space="preserve">server may </w:t>
      </w:r>
      <w:r>
        <w:rPr>
          <w:lang w:val="en-US"/>
        </w:rPr>
        <w:t xml:space="preserve">supply </w:t>
      </w:r>
      <w:r w:rsidR="002F34EE">
        <w:rPr>
          <w:rStyle w:val="ExampleCodeZchn"/>
        </w:rPr>
        <w:t>&lt;r</w:t>
      </w:r>
      <w:r w:rsidRPr="001E35CC">
        <w:rPr>
          <w:rStyle w:val="ExampleCodeZchn"/>
        </w:rPr>
        <w:t>esultSetIdleTime</w:t>
      </w:r>
      <w:r w:rsidR="002F34EE">
        <w:rPr>
          <w:rStyle w:val="ExampleCodeZchn"/>
        </w:rPr>
        <w:t>&gt;</w:t>
      </w:r>
      <w:r w:rsidR="002F34EE">
        <w:rPr>
          <w:lang w:val="en-US"/>
        </w:rPr>
        <w:t xml:space="preserve"> -</w:t>
      </w:r>
      <w:r>
        <w:rPr>
          <w:lang w:val="en-US"/>
        </w:rPr>
        <w:t xml:space="preserve"> </w:t>
      </w:r>
      <w:r w:rsidRPr="001E35CC">
        <w:rPr>
          <w:rStyle w:val="Citing"/>
        </w:rPr>
        <w:t>a good-faith estimate that the result set will remain available and unchanged (both in content and order)</w:t>
      </w:r>
      <w:r>
        <w:rPr>
          <w:rStyle w:val="Citing"/>
        </w:rPr>
        <w:t>.</w:t>
      </w:r>
    </w:p>
    <w:p w14:paraId="73A772EA" w14:textId="77777777" w:rsidR="00F707D9" w:rsidRDefault="00F707D9" w:rsidP="00F707D9">
      <w:pPr>
        <w:pStyle w:val="berschrift1"/>
        <w:rPr>
          <w:lang w:val="en-US"/>
        </w:rPr>
      </w:pPr>
      <w:bookmarkStart w:id="20" w:name="_Toc287824916"/>
      <w:r>
        <w:rPr>
          <w:lang w:val="en-US"/>
        </w:rPr>
        <w:t>Further features / operations</w:t>
      </w:r>
      <w:bookmarkEnd w:id="20"/>
    </w:p>
    <w:p w14:paraId="79F06195" w14:textId="77777777" w:rsidR="00D85B2F" w:rsidRDefault="00D85B2F" w:rsidP="00F707D9">
      <w:pPr>
        <w:pStyle w:val="berschrift2"/>
        <w:rPr>
          <w:lang w:val="en-US"/>
        </w:rPr>
      </w:pPr>
      <w:bookmarkStart w:id="21" w:name="_Ref283825541"/>
      <w:bookmarkStart w:id="22" w:name="_Ref283842101"/>
      <w:bookmarkStart w:id="23" w:name="_Ref283842105"/>
      <w:bookmarkStart w:id="24" w:name="_Toc287824917"/>
      <w:r>
        <w:rPr>
          <w:lang w:val="en-US"/>
        </w:rPr>
        <w:t>Context Sets</w:t>
      </w:r>
      <w:bookmarkEnd w:id="21"/>
      <w:bookmarkEnd w:id="22"/>
      <w:bookmarkEnd w:id="23"/>
      <w:bookmarkEnd w:id="24"/>
    </w:p>
    <w:p w14:paraId="15DC8499" w14:textId="77777777" w:rsidR="00EC39C2" w:rsidRDefault="00EC39C2" w:rsidP="00EC39C2">
      <w:pPr>
        <w:pStyle w:val="Zitat"/>
        <w:rPr>
          <w:lang w:val="en-US"/>
        </w:rPr>
      </w:pPr>
      <w:r w:rsidRPr="00EC39C2">
        <w:rPr>
          <w:lang w:val="en-US"/>
        </w:rPr>
        <w:t>CQL is so-named ("Contextual Query Language") because it is founded on the concept of searching by semantics and context, rather than by syntax.  CQL uses context sets to provide the means to define community-specific semantics.  Context sets allow CQL to be used by communities in ways that the designers could not have foreseen, while still maintaining the same rules for parsing.</w:t>
      </w:r>
      <w:r>
        <w:rPr>
          <w:rStyle w:val="Funotenzeichen"/>
          <w:lang w:val="en-US"/>
        </w:rPr>
        <w:footnoteReference w:id="13"/>
      </w:r>
    </w:p>
    <w:p w14:paraId="47D7919C" w14:textId="77777777" w:rsidR="001117AA" w:rsidRDefault="002F7C87" w:rsidP="00D85B2F">
      <w:pPr>
        <w:rPr>
          <w:lang w:val="en-US"/>
        </w:rPr>
      </w:pPr>
      <w:r>
        <w:rPr>
          <w:lang w:val="en-US"/>
        </w:rPr>
        <w:t>C</w:t>
      </w:r>
      <w:r w:rsidRPr="002F7C87">
        <w:rPr>
          <w:lang w:val="en-US"/>
        </w:rPr>
        <w:t xml:space="preserve">ontext sets </w:t>
      </w:r>
      <w:r>
        <w:rPr>
          <w:lang w:val="en-US"/>
        </w:rPr>
        <w:t xml:space="preserve">allow to define “own” </w:t>
      </w:r>
      <w:r w:rsidRPr="002F7C87">
        <w:rPr>
          <w:lang w:val="en-US"/>
        </w:rPr>
        <w:t xml:space="preserve">indices, relations, Boolean operators and modifiers. </w:t>
      </w:r>
      <w:r w:rsidR="00FD4E67">
        <w:rPr>
          <w:lang w:val="en-US"/>
        </w:rPr>
        <w:t xml:space="preserve">List of existing registered context sets: </w:t>
      </w:r>
      <w:hyperlink r:id="rId11" w:history="1">
        <w:r w:rsidR="00FD4E67" w:rsidRPr="00614274">
          <w:rPr>
            <w:rStyle w:val="Hyperlink"/>
            <w:lang w:val="en-US"/>
          </w:rPr>
          <w:t>http://www.loc.gov/standards/sru/resources/context-sets.html</w:t>
        </w:r>
      </w:hyperlink>
      <w:r w:rsidR="00304B7A">
        <w:rPr>
          <w:lang w:val="en-US"/>
        </w:rPr>
        <w:t xml:space="preserve"> </w:t>
      </w:r>
      <w:r w:rsidR="001117AA">
        <w:rPr>
          <w:lang w:val="en-US"/>
        </w:rPr>
        <w:t xml:space="preserve">A </w:t>
      </w:r>
      <w:r w:rsidR="001117AA">
        <w:rPr>
          <w:lang w:val="en-US"/>
        </w:rPr>
        <w:lastRenderedPageBreak/>
        <w:t xml:space="preserve">few application independent indices and the basic set of </w:t>
      </w:r>
      <w:r>
        <w:rPr>
          <w:lang w:val="en-US"/>
        </w:rPr>
        <w:t>relations and</w:t>
      </w:r>
      <w:r w:rsidR="007840F1">
        <w:rPr>
          <w:lang w:val="en-US"/>
        </w:rPr>
        <w:t xml:space="preserve"> </w:t>
      </w:r>
      <w:r w:rsidR="001117AA">
        <w:rPr>
          <w:lang w:val="en-US"/>
        </w:rPr>
        <w:t xml:space="preserve">modifiers is defined in the default </w:t>
      </w:r>
      <w:r w:rsidR="001117AA" w:rsidRPr="001117AA">
        <w:rPr>
          <w:rStyle w:val="NamedEntityZchn"/>
        </w:rPr>
        <w:t>CQL Context Set</w:t>
      </w:r>
      <w:r w:rsidR="001117AA">
        <w:rPr>
          <w:rStyle w:val="Funotenzeichen"/>
          <w:i/>
          <w:color w:val="4F6228" w:themeColor="accent3" w:themeShade="80"/>
          <w:lang w:val="en-US"/>
        </w:rPr>
        <w:footnoteReference w:id="14"/>
      </w:r>
      <w:r w:rsidR="007840F1">
        <w:rPr>
          <w:lang w:val="en-US"/>
        </w:rPr>
        <w:t>. Another canonic</w:t>
      </w:r>
      <w:r w:rsidR="00BA3AA7">
        <w:rPr>
          <w:lang w:val="en-US"/>
        </w:rPr>
        <w:t>al</w:t>
      </w:r>
      <w:r w:rsidR="007840F1">
        <w:rPr>
          <w:lang w:val="en-US"/>
        </w:rPr>
        <w:t xml:space="preserve"> context s</w:t>
      </w:r>
      <w:r w:rsidR="001117AA">
        <w:rPr>
          <w:lang w:val="en-US"/>
        </w:rPr>
        <w:t xml:space="preserve">et is that of the 15 </w:t>
      </w:r>
      <w:r w:rsidR="001117AA" w:rsidRPr="00FB19F3">
        <w:rPr>
          <w:rStyle w:val="NamedEntityZchn"/>
        </w:rPr>
        <w:t>dublincore</w:t>
      </w:r>
      <w:r w:rsidR="007840F1">
        <w:rPr>
          <w:lang w:val="en-US"/>
        </w:rPr>
        <w:t xml:space="preserve"> elements.</w:t>
      </w:r>
      <w:r w:rsidR="001932A7" w:rsidRPr="008454D2">
        <w:rPr>
          <w:lang w:val="en-US"/>
        </w:rPr>
        <w:t xml:space="preserve"> </w:t>
      </w:r>
    </w:p>
    <w:p w14:paraId="33F9F812" w14:textId="77777777" w:rsidR="00E66344" w:rsidRPr="00D85B2F" w:rsidRDefault="00E66344" w:rsidP="00E66344">
      <w:pPr>
        <w:pStyle w:val="Remark"/>
      </w:pPr>
      <w:commentRangeStart w:id="25"/>
      <w:r>
        <w:t>I couldn’t find out if there is any specific format for these context sets. The published context sets are simply pages adhering to the obvious template</w:t>
      </w:r>
      <w:r w:rsidR="00BA3AA7">
        <w:t>.</w:t>
      </w:r>
      <w:r>
        <w:t xml:space="preserve">.. </w:t>
      </w:r>
      <w:commentRangeEnd w:id="25"/>
      <w:r w:rsidR="00C30110">
        <w:rPr>
          <w:rStyle w:val="Kommentarzeichen"/>
          <w:i w:val="0"/>
          <w:color w:val="auto"/>
          <w:lang w:val="de-AT"/>
        </w:rPr>
        <w:commentReference w:id="25"/>
      </w:r>
    </w:p>
    <w:p w14:paraId="17AEA1AF" w14:textId="77777777" w:rsidR="00F707D9" w:rsidRDefault="00D32737" w:rsidP="00F707D9">
      <w:pPr>
        <w:pStyle w:val="berschrift2"/>
        <w:rPr>
          <w:lang w:val="en-US"/>
        </w:rPr>
      </w:pPr>
      <w:bookmarkStart w:id="26" w:name="_Toc287824918"/>
      <w:r>
        <w:rPr>
          <w:lang w:val="en-US"/>
        </w:rPr>
        <w:t>Explain operation -</w:t>
      </w:r>
      <w:r w:rsidR="00DC0172">
        <w:rPr>
          <w:lang w:val="en-US"/>
        </w:rPr>
        <w:t>A</w:t>
      </w:r>
      <w:r w:rsidR="00F707D9">
        <w:rPr>
          <w:lang w:val="en-US"/>
        </w:rPr>
        <w:t xml:space="preserve">nnounce </w:t>
      </w:r>
      <w:r w:rsidR="00DC0172">
        <w:rPr>
          <w:lang w:val="en-US"/>
        </w:rPr>
        <w:t>S</w:t>
      </w:r>
      <w:r w:rsidR="00F707D9">
        <w:rPr>
          <w:lang w:val="en-US"/>
        </w:rPr>
        <w:t xml:space="preserve">erver’s </w:t>
      </w:r>
      <w:r w:rsidR="00DC0172">
        <w:rPr>
          <w:lang w:val="en-US"/>
        </w:rPr>
        <w:t>C</w:t>
      </w:r>
      <w:r w:rsidR="00F707D9">
        <w:rPr>
          <w:lang w:val="en-US"/>
        </w:rPr>
        <w:t>apabilities</w:t>
      </w:r>
      <w:bookmarkEnd w:id="26"/>
      <w:r w:rsidR="00F707D9">
        <w:rPr>
          <w:lang w:val="en-US"/>
        </w:rPr>
        <w:t xml:space="preserve"> </w:t>
      </w:r>
    </w:p>
    <w:p w14:paraId="217D7391" w14:textId="77777777" w:rsidR="00304B7A" w:rsidRDefault="00F707D9" w:rsidP="00423126">
      <w:pPr>
        <w:pStyle w:val="Zitat"/>
        <w:rPr>
          <w:lang w:val="en-US"/>
        </w:rPr>
      </w:pPr>
      <w:r w:rsidRPr="0066490A">
        <w:rPr>
          <w:lang w:val="en-US"/>
        </w:rPr>
        <w:t>The Explain operation allows a client to retrieve a description of the facilities available at an SRU server. It can then be used by the client to self-configure and provide an app</w:t>
      </w:r>
      <w:r w:rsidR="00E027D9">
        <w:rPr>
          <w:lang w:val="en-US"/>
        </w:rPr>
        <w:t>r</w:t>
      </w:r>
      <w:r w:rsidRPr="0066490A">
        <w:rPr>
          <w:lang w:val="en-US"/>
        </w:rPr>
        <w:t>opriate interface to the user. The record is in X</w:t>
      </w:r>
      <w:r w:rsidR="00304B7A">
        <w:rPr>
          <w:lang w:val="en-US"/>
        </w:rPr>
        <w:t xml:space="preserve">ML and follows the </w:t>
      </w:r>
      <w:r w:rsidR="00304B7A" w:rsidRPr="00304B7A">
        <w:rPr>
          <w:rStyle w:val="NamedEntityZchn"/>
        </w:rPr>
        <w:t xml:space="preserve">ZeeRex </w:t>
      </w:r>
      <w:r w:rsidR="00423126">
        <w:rPr>
          <w:rStyle w:val="NamedEntityZchn"/>
        </w:rPr>
        <w:t>Schema</w:t>
      </w:r>
      <w:r w:rsidR="00423126" w:rsidRPr="0066490A">
        <w:rPr>
          <w:lang w:val="en-US"/>
        </w:rPr>
        <w:t>.</w:t>
      </w:r>
      <w:r w:rsidR="00423126">
        <w:rPr>
          <w:rStyle w:val="Funotenzeichen"/>
          <w:lang w:val="en-US"/>
        </w:rPr>
        <w:footnoteReference w:id="15"/>
      </w:r>
      <w:r w:rsidR="00423126" w:rsidRPr="00423126">
        <w:rPr>
          <w:rStyle w:val="Funotenzeichen"/>
          <w:lang w:val="en-US"/>
        </w:rPr>
        <w:t xml:space="preserve"> </w:t>
      </w:r>
      <w:r w:rsidR="00423126">
        <w:rPr>
          <w:rStyle w:val="Funotenzeichen"/>
          <w:lang w:val="en-US"/>
        </w:rPr>
        <w:footnoteReference w:id="16"/>
      </w:r>
      <w:r w:rsidR="00423126">
        <w:rPr>
          <w:rStyle w:val="Funotenzeichen"/>
          <w:lang w:val="en-US"/>
        </w:rPr>
        <w:t xml:space="preserve"> </w:t>
      </w:r>
      <w:r w:rsidR="00304B7A">
        <w:rPr>
          <w:lang w:val="en-US"/>
        </w:rPr>
        <w:t xml:space="preserve">describing the server, the database, context sets and indices used, as well as </w:t>
      </w:r>
      <w:r w:rsidR="00423126">
        <w:rPr>
          <w:lang w:val="en-US"/>
        </w:rPr>
        <w:t xml:space="preserve">available response </w:t>
      </w:r>
      <w:r w:rsidR="00304B7A">
        <w:rPr>
          <w:lang w:val="en-US"/>
        </w:rPr>
        <w:t>schemas and configuration options.</w:t>
      </w:r>
      <w:r w:rsidR="006B0AC6">
        <w:rPr>
          <w:lang w:val="en-US"/>
        </w:rPr>
        <w:t xml:space="preserve"> </w:t>
      </w:r>
    </w:p>
    <w:p w14:paraId="64C755F8" w14:textId="77777777" w:rsidR="006B0AC6" w:rsidRPr="006B0AC6" w:rsidRDefault="00DC0172" w:rsidP="006B0AC6">
      <w:pPr>
        <w:rPr>
          <w:lang w:val="en-US"/>
        </w:rPr>
      </w:pPr>
      <w:r>
        <w:rPr>
          <w:lang w:val="en-US"/>
        </w:rPr>
        <w:t xml:space="preserve">(See the sample </w:t>
      </w:r>
      <w:r w:rsidR="00106E43">
        <w:rPr>
          <w:lang w:val="en-US"/>
        </w:rPr>
        <w:fldChar w:fldCharType="begin"/>
      </w:r>
      <w:r>
        <w:rPr>
          <w:lang w:val="en-US"/>
        </w:rPr>
        <w:instrText xml:space="preserve"> REF _Ref284192059 \w \h </w:instrText>
      </w:r>
      <w:r w:rsidR="00106E43">
        <w:rPr>
          <w:lang w:val="en-US"/>
        </w:rPr>
      </w:r>
      <w:r w:rsidR="00106E43">
        <w:rPr>
          <w:lang w:val="en-US"/>
        </w:rPr>
        <w:fldChar w:fldCharType="separate"/>
      </w:r>
      <w:r w:rsidR="00243C76">
        <w:rPr>
          <w:lang w:val="en-US"/>
        </w:rPr>
        <w:t>Appendix G.3</w:t>
      </w:r>
      <w:r w:rsidR="00106E43">
        <w:rPr>
          <w:lang w:val="en-US"/>
        </w:rPr>
        <w:fldChar w:fldCharType="end"/>
      </w:r>
      <w:r>
        <w:rPr>
          <w:lang w:val="en-US"/>
        </w:rPr>
        <w:t xml:space="preserve"> </w:t>
      </w:r>
      <w:r w:rsidR="00106E43">
        <w:rPr>
          <w:lang w:val="en-US"/>
        </w:rPr>
        <w:fldChar w:fldCharType="begin"/>
      </w:r>
      <w:r>
        <w:rPr>
          <w:lang w:val="en-US"/>
        </w:rPr>
        <w:instrText xml:space="preserve"> REF _Ref284192064 \h </w:instrText>
      </w:r>
      <w:r w:rsidR="00106E43">
        <w:rPr>
          <w:lang w:val="en-US"/>
        </w:rPr>
      </w:r>
      <w:r w:rsidR="00106E43">
        <w:rPr>
          <w:lang w:val="en-US"/>
        </w:rPr>
        <w:fldChar w:fldCharType="separate"/>
      </w:r>
      <w:r w:rsidR="00243C76" w:rsidRPr="00A040CD">
        <w:rPr>
          <w:lang w:val="en-US"/>
        </w:rPr>
        <w:t>ZeeRex explain record</w:t>
      </w:r>
      <w:r w:rsidR="00106E43">
        <w:rPr>
          <w:lang w:val="en-US"/>
        </w:rPr>
        <w:fldChar w:fldCharType="end"/>
      </w:r>
      <w:r w:rsidR="006B0AC6">
        <w:rPr>
          <w:lang w:val="en-US"/>
        </w:rPr>
        <w:t>)</w:t>
      </w:r>
    </w:p>
    <w:p w14:paraId="4E39F232" w14:textId="77777777" w:rsidR="0070163A" w:rsidRDefault="0070163A" w:rsidP="00F707D9">
      <w:pPr>
        <w:rPr>
          <w:lang w:val="en-US"/>
        </w:rPr>
      </w:pPr>
      <w:r>
        <w:rPr>
          <w:lang w:val="en-US"/>
        </w:rPr>
        <w:t>T</w:t>
      </w:r>
      <w:r w:rsidRPr="0070163A">
        <w:rPr>
          <w:lang w:val="en-US"/>
        </w:rPr>
        <w:t xml:space="preserve">his record </w:t>
      </w:r>
      <w:r>
        <w:rPr>
          <w:lang w:val="en-US"/>
        </w:rPr>
        <w:t xml:space="preserve">shall </w:t>
      </w:r>
      <w:r w:rsidRPr="0070163A">
        <w:rPr>
          <w:lang w:val="en-US"/>
        </w:rPr>
        <w:t>be retrievable as the response of an HTTP GET at the base URL for SRU server</w:t>
      </w:r>
      <w:r>
        <w:rPr>
          <w:lang w:val="en-US"/>
        </w:rPr>
        <w:t>.</w:t>
      </w:r>
    </w:p>
    <w:p w14:paraId="200D3F9C" w14:textId="77777777" w:rsidR="00F707D9" w:rsidRDefault="00F707D9" w:rsidP="00F707D9">
      <w:pPr>
        <w:rPr>
          <w:lang w:val="en-US"/>
        </w:rPr>
      </w:pPr>
      <w:r>
        <w:rPr>
          <w:lang w:val="en-US"/>
        </w:rPr>
        <w:t xml:space="preserve">So while the context sets allow to </w:t>
      </w:r>
      <w:r w:rsidR="00692EE8">
        <w:rPr>
          <w:lang w:val="en-US"/>
        </w:rPr>
        <w:t xml:space="preserve">define </w:t>
      </w:r>
      <w:commentRangeStart w:id="27"/>
      <w:commentRangeStart w:id="28"/>
      <w:r w:rsidR="00692EE8">
        <w:rPr>
          <w:lang w:val="en-US"/>
        </w:rPr>
        <w:t xml:space="preserve">possible </w:t>
      </w:r>
      <w:commentRangeEnd w:id="27"/>
      <w:r w:rsidR="00692EE8">
        <w:rPr>
          <w:rStyle w:val="Kommentarzeichen"/>
          <w:vanish/>
        </w:rPr>
        <w:commentReference w:id="27"/>
      </w:r>
      <w:commentRangeEnd w:id="28"/>
      <w:r w:rsidR="00692EE8">
        <w:rPr>
          <w:rStyle w:val="Kommentarzeichen"/>
        </w:rPr>
        <w:commentReference w:id="28"/>
      </w:r>
      <w:r w:rsidR="00692EE8">
        <w:rPr>
          <w:lang w:val="en-US"/>
        </w:rPr>
        <w:t xml:space="preserve">indices </w:t>
      </w:r>
      <w:r w:rsidR="007840F1">
        <w:rPr>
          <w:lang w:val="en-US"/>
        </w:rPr>
        <w:t>(to be hopefully reused by many services)</w:t>
      </w:r>
      <w:r>
        <w:rPr>
          <w:lang w:val="en-US"/>
        </w:rPr>
        <w:t xml:space="preserve">, the </w:t>
      </w:r>
      <w:r w:rsidRPr="00423126">
        <w:rPr>
          <w:rStyle w:val="DefZchn"/>
        </w:rPr>
        <w:t xml:space="preserve">explain </w:t>
      </w:r>
      <w:r>
        <w:rPr>
          <w:lang w:val="en-US"/>
        </w:rPr>
        <w:t>operation lists ind</w:t>
      </w:r>
      <w:r w:rsidR="007840F1">
        <w:rPr>
          <w:lang w:val="en-US"/>
        </w:rPr>
        <w:t xml:space="preserve">ices that </w:t>
      </w:r>
      <w:r w:rsidR="00E027D9">
        <w:rPr>
          <w:lang w:val="en-US"/>
        </w:rPr>
        <w:t xml:space="preserve">a </w:t>
      </w:r>
      <w:r w:rsidR="007840F1">
        <w:rPr>
          <w:lang w:val="en-US"/>
        </w:rPr>
        <w:t>given service actually provides.</w:t>
      </w:r>
    </w:p>
    <w:p w14:paraId="374DF62D" w14:textId="77777777" w:rsidR="006B0AC6" w:rsidRDefault="00423126" w:rsidP="006B0AC6">
      <w:pPr>
        <w:rPr>
          <w:lang w:val="en-US"/>
        </w:rPr>
      </w:pPr>
      <w:r>
        <w:rPr>
          <w:lang w:val="en-US"/>
        </w:rPr>
        <w:t xml:space="preserve">Furthermore </w:t>
      </w:r>
      <w:r w:rsidRPr="00423126">
        <w:rPr>
          <w:rStyle w:val="DefZchn"/>
        </w:rPr>
        <w:t xml:space="preserve">explain </w:t>
      </w:r>
      <w:r>
        <w:rPr>
          <w:lang w:val="en-US"/>
        </w:rPr>
        <w:t>does not only allow to describe the service’s own facilities, but allows to announce this information also for other known services, so calle</w:t>
      </w:r>
      <w:r w:rsidR="006B0AC6">
        <w:rPr>
          <w:lang w:val="en-US"/>
        </w:rPr>
        <w:t xml:space="preserve">d Friends and Neighbours (F&amp;N) </w:t>
      </w:r>
      <w:r>
        <w:rPr>
          <w:lang w:val="en-US"/>
        </w:rPr>
        <w:t xml:space="preserve">(see more under </w:t>
      </w:r>
      <w:r w:rsidR="00106E43">
        <w:rPr>
          <w:lang w:val="en-US"/>
        </w:rPr>
        <w:fldChar w:fldCharType="begin"/>
      </w:r>
      <w:r w:rsidR="00A344AF">
        <w:rPr>
          <w:lang w:val="en-US"/>
        </w:rPr>
        <w:instrText xml:space="preserve"> REF _Ref287819874 \w \h </w:instrText>
      </w:r>
      <w:r w:rsidR="00106E43">
        <w:rPr>
          <w:lang w:val="en-US"/>
        </w:rPr>
      </w:r>
      <w:r w:rsidR="00106E43">
        <w:rPr>
          <w:lang w:val="en-US"/>
        </w:rPr>
        <w:fldChar w:fldCharType="separate"/>
      </w:r>
      <w:r w:rsidR="00243C76">
        <w:rPr>
          <w:lang w:val="en-US"/>
        </w:rPr>
        <w:t>Appendix A.1</w:t>
      </w:r>
      <w:r w:rsidR="00106E43">
        <w:rPr>
          <w:lang w:val="en-US"/>
        </w:rPr>
        <w:fldChar w:fldCharType="end"/>
      </w:r>
      <w:r w:rsidR="00A344AF">
        <w:rPr>
          <w:lang w:val="en-US"/>
        </w:rPr>
        <w:t xml:space="preserve"> </w:t>
      </w:r>
      <w:r w:rsidR="00106E43">
        <w:rPr>
          <w:lang w:val="en-US"/>
        </w:rPr>
        <w:fldChar w:fldCharType="begin"/>
      </w:r>
      <w:r w:rsidR="00A344AF">
        <w:rPr>
          <w:lang w:val="en-US"/>
        </w:rPr>
        <w:instrText xml:space="preserve"> REF _Ref287819874 \h </w:instrText>
      </w:r>
      <w:r w:rsidR="00106E43">
        <w:rPr>
          <w:lang w:val="en-US"/>
        </w:rPr>
      </w:r>
      <w:r w:rsidR="00106E43">
        <w:rPr>
          <w:lang w:val="en-US"/>
        </w:rPr>
        <w:fldChar w:fldCharType="separate"/>
      </w:r>
      <w:r w:rsidR="00243C76" w:rsidRPr="003E0CC8">
        <w:rPr>
          <w:lang w:val="en-US"/>
        </w:rPr>
        <w:t>ZeeRex format</w:t>
      </w:r>
      <w:r w:rsidR="00106E43">
        <w:rPr>
          <w:lang w:val="en-US"/>
        </w:rPr>
        <w:fldChar w:fldCharType="end"/>
      </w:r>
      <w:r w:rsidR="00DC0172">
        <w:rPr>
          <w:lang w:val="en-US"/>
        </w:rPr>
        <w:t>)</w:t>
      </w:r>
    </w:p>
    <w:p w14:paraId="44E9E028" w14:textId="77777777" w:rsidR="00E46167" w:rsidRDefault="00F707D9" w:rsidP="006B0AC6">
      <w:pPr>
        <w:pStyle w:val="berschrift2"/>
        <w:rPr>
          <w:lang w:val="en-US"/>
        </w:rPr>
      </w:pPr>
      <w:bookmarkStart w:id="29" w:name="_Ref287708053"/>
      <w:bookmarkStart w:id="30" w:name="_Toc287824919"/>
      <w:r>
        <w:rPr>
          <w:lang w:val="en-US"/>
        </w:rPr>
        <w:t>Scan operation</w:t>
      </w:r>
      <w:r w:rsidR="00E46167">
        <w:rPr>
          <w:lang w:val="en-US"/>
        </w:rPr>
        <w:t xml:space="preserve"> – </w:t>
      </w:r>
      <w:r w:rsidR="00DC0172">
        <w:rPr>
          <w:lang w:val="en-US"/>
        </w:rPr>
        <w:t>B</w:t>
      </w:r>
      <w:r w:rsidR="00E46167">
        <w:rPr>
          <w:lang w:val="en-US"/>
        </w:rPr>
        <w:t xml:space="preserve">rowse the </w:t>
      </w:r>
      <w:r w:rsidR="00DC0172">
        <w:rPr>
          <w:lang w:val="en-US"/>
        </w:rPr>
        <w:t>I</w:t>
      </w:r>
      <w:r w:rsidR="00E46167">
        <w:rPr>
          <w:lang w:val="en-US"/>
        </w:rPr>
        <w:t>ndices</w:t>
      </w:r>
      <w:bookmarkEnd w:id="29"/>
      <w:bookmarkEnd w:id="30"/>
    </w:p>
    <w:p w14:paraId="5B494721" w14:textId="77777777" w:rsidR="00692EE8" w:rsidRDefault="00423126" w:rsidP="00423126">
      <w:pPr>
        <w:rPr>
          <w:lang w:val="en-US"/>
        </w:rPr>
      </w:pPr>
      <w:r w:rsidRPr="00423126">
        <w:rPr>
          <w:rStyle w:val="DefZchn"/>
        </w:rPr>
        <w:t>Scan</w:t>
      </w:r>
      <w:r>
        <w:rPr>
          <w:lang w:val="en-US"/>
        </w:rPr>
        <w:t xml:space="preserve"> is a supporting operation, allowing the user to find out, what values are actually there in a given index, to support the user in formulating the query. The main request parameter is </w:t>
      </w:r>
      <w:r w:rsidRPr="00423126">
        <w:rPr>
          <w:rStyle w:val="DefZchn"/>
        </w:rPr>
        <w:t>scanClause</w:t>
      </w:r>
      <w:r>
        <w:rPr>
          <w:lang w:val="en-US"/>
        </w:rPr>
        <w:t xml:space="preserve">, which is a simplified version of the CQL searchClause, allowing to not only state the index to search in, but also a term to start </w:t>
      </w:r>
      <w:r w:rsidR="00692EE8">
        <w:rPr>
          <w:lang w:val="en-US"/>
        </w:rPr>
        <w:t xml:space="preserve">the search </w:t>
      </w:r>
      <w:r>
        <w:rPr>
          <w:lang w:val="en-US"/>
        </w:rPr>
        <w:t xml:space="preserve">from. </w:t>
      </w:r>
      <w:r w:rsidR="00692EE8">
        <w:rPr>
          <w:lang w:val="en-US"/>
        </w:rPr>
        <w:t>For example</w:t>
      </w:r>
    </w:p>
    <w:p w14:paraId="253AACB5" w14:textId="77777777" w:rsidR="00692EE8" w:rsidRDefault="00692EE8" w:rsidP="00692EE8">
      <w:pPr>
        <w:pStyle w:val="ExampleCode"/>
      </w:pPr>
      <w:r>
        <w:t>dc.title=cat</w:t>
      </w:r>
    </w:p>
    <w:p w14:paraId="57006EEC" w14:textId="77777777" w:rsidR="00423126" w:rsidRDefault="00692EE8" w:rsidP="00423126">
      <w:pPr>
        <w:rPr>
          <w:lang w:val="en-US"/>
        </w:rPr>
      </w:pPr>
      <w:r>
        <w:rPr>
          <w:lang w:val="en-US"/>
        </w:rPr>
        <w:t xml:space="preserve">would search in the index </w:t>
      </w:r>
      <w:r w:rsidRPr="00692EE8">
        <w:rPr>
          <w:rStyle w:val="ExampleCodeZchn"/>
        </w:rPr>
        <w:t xml:space="preserve">dc.title </w:t>
      </w:r>
      <w:r>
        <w:rPr>
          <w:lang w:val="en-US"/>
        </w:rPr>
        <w:t xml:space="preserve">starting in the ordered listed of terms </w:t>
      </w:r>
      <w:r w:rsidR="00C30110">
        <w:rPr>
          <w:lang w:val="en-US"/>
        </w:rPr>
        <w:t>close to</w:t>
      </w:r>
      <w:r>
        <w:rPr>
          <w:lang w:val="en-US"/>
        </w:rPr>
        <w:t xml:space="preserve"> </w:t>
      </w:r>
      <w:r w:rsidRPr="00692EE8">
        <w:rPr>
          <w:rStyle w:val="ExampleCodeZchn"/>
        </w:rPr>
        <w:t>“cat “</w:t>
      </w:r>
      <w:r>
        <w:rPr>
          <w:lang w:val="en-US"/>
        </w:rPr>
        <w:t xml:space="preserve">. </w:t>
      </w:r>
      <w:r w:rsidR="00423126">
        <w:rPr>
          <w:lang w:val="en-US"/>
        </w:rPr>
        <w:t>Further parameters configure the size of the response etc.</w:t>
      </w:r>
      <w:r w:rsidR="00BD51EC">
        <w:rPr>
          <w:lang w:val="en-US"/>
        </w:rPr>
        <w:t xml:space="preserve"> The response is a sequence of terms:</w:t>
      </w:r>
    </w:p>
    <w:p w14:paraId="46AC4567" w14:textId="77777777" w:rsidR="00BD51EC" w:rsidRPr="00BD51EC" w:rsidRDefault="00BD51EC" w:rsidP="00BD51EC">
      <w:pPr>
        <w:pStyle w:val="ExampleCode"/>
      </w:pPr>
      <w:r w:rsidRPr="00BD51EC">
        <w:t>&lt;sru:scanResponse xmlns:srw=</w:t>
      </w:r>
      <w:hyperlink r:id="rId12"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&lt;sru:value&gt;cartesian&lt;/sru:value&gt;</w:t>
      </w:r>
      <w:r>
        <w:br/>
      </w:r>
      <w:r w:rsidRPr="00BD51EC">
        <w:t xml:space="preserve">      &lt;sru:numberOfRec</w:t>
      </w:r>
      <w:r>
        <w:t>ords&gt;35645&lt;/sru:numberOfRecords&gt;</w:t>
      </w:r>
      <w:r>
        <w:br/>
      </w:r>
      <w:r w:rsidRPr="00BD51EC">
        <w:t xml:space="preserve">      &lt;sru:displayTerm&gt;Carthesian&lt;/sru:displayTerm&gt;</w:t>
      </w:r>
      <w:r>
        <w:br/>
      </w:r>
      <w:r w:rsidRPr="00BD51EC">
        <w:t xml:space="preserve">    &lt;/sru:term&gt;</w:t>
      </w:r>
      <w:r w:rsidR="00862A43">
        <w:br/>
        <w:t xml:space="preserve">    </w:t>
      </w:r>
      <w:r w:rsidR="00862A43" w:rsidRPr="00BD51EC">
        <w:t>&lt;sru:term&gt;</w:t>
      </w:r>
      <w:r w:rsidR="00862A43" w:rsidRPr="00BD51EC">
        <w:br/>
      </w:r>
      <w:r>
        <w:t xml:space="preserve">    </w:t>
      </w:r>
      <w:r w:rsidR="00862A43">
        <w:t xml:space="preserve">  </w:t>
      </w:r>
      <w:r>
        <w:t>...</w:t>
      </w:r>
    </w:p>
    <w:p w14:paraId="59EF48F3" w14:textId="77777777" w:rsidR="003E1786" w:rsidRDefault="003E1786" w:rsidP="005A6EA5">
      <w:pPr>
        <w:pStyle w:val="berschrift2"/>
        <w:rPr>
          <w:lang w:val="en-US"/>
        </w:rPr>
      </w:pPr>
      <w:bookmarkStart w:id="31" w:name="_Ref283809234"/>
      <w:bookmarkStart w:id="32" w:name="_Ref283897974"/>
      <w:bookmarkStart w:id="33" w:name="_Ref283897982"/>
      <w:bookmarkStart w:id="34" w:name="_Toc287824920"/>
      <w:r>
        <w:rPr>
          <w:lang w:val="en-US"/>
        </w:rPr>
        <w:t xml:space="preserve">New features proposed in </w:t>
      </w:r>
      <w:r w:rsidR="00061E64">
        <w:rPr>
          <w:lang w:val="en-US"/>
        </w:rPr>
        <w:t>SRU 2.0</w:t>
      </w:r>
      <w:bookmarkEnd w:id="31"/>
      <w:bookmarkEnd w:id="32"/>
      <w:bookmarkEnd w:id="33"/>
      <w:bookmarkEnd w:id="34"/>
    </w:p>
    <w:p w14:paraId="4BCE6586" w14:textId="77777777" w:rsidR="0070163A" w:rsidRPr="0070163A" w:rsidRDefault="0070163A" w:rsidP="0070163A">
      <w:pPr>
        <w:rPr>
          <w:lang w:val="en-US"/>
        </w:rPr>
      </w:pPr>
      <w:r>
        <w:rPr>
          <w:lang w:val="en-US"/>
        </w:rPr>
        <w:t xml:space="preserve">The </w:t>
      </w:r>
      <w:r w:rsidR="006B0AC6">
        <w:rPr>
          <w:lang w:val="en-US"/>
        </w:rPr>
        <w:t xml:space="preserve">(backwards compatible) </w:t>
      </w:r>
      <w:r>
        <w:rPr>
          <w:lang w:val="en-US"/>
        </w:rPr>
        <w:t>draft for Version 2.0</w:t>
      </w:r>
      <w:r w:rsidR="00E51DAD">
        <w:rPr>
          <w:rStyle w:val="Funotenzeichen"/>
          <w:lang w:val="en-US"/>
        </w:rPr>
        <w:footnoteReference w:id="17"/>
      </w:r>
      <w:r>
        <w:rPr>
          <w:lang w:val="en-US"/>
        </w:rPr>
        <w:t xml:space="preserve"> of the SRU-protocol and the accompanying CQL proposes a few interesting extensions of the protocol.</w:t>
      </w:r>
      <w:r w:rsidR="00096275">
        <w:rPr>
          <w:lang w:val="en-US"/>
        </w:rPr>
        <w:t xml:space="preserve"> Not all of them are listed here:</w:t>
      </w:r>
    </w:p>
    <w:p w14:paraId="481997F3" w14:textId="77777777" w:rsidR="0020661E" w:rsidRDefault="0020661E" w:rsidP="003E1786">
      <w:pPr>
        <w:pStyle w:val="berschrift3"/>
        <w:rPr>
          <w:lang w:val="en-US"/>
        </w:rPr>
      </w:pPr>
      <w:bookmarkStart w:id="35" w:name="_Toc287824921"/>
      <w:r>
        <w:rPr>
          <w:lang w:val="en-US"/>
        </w:rPr>
        <w:lastRenderedPageBreak/>
        <w:t>Facets</w:t>
      </w:r>
      <w:bookmarkEnd w:id="35"/>
    </w:p>
    <w:p w14:paraId="18E7300E" w14:textId="77777777" w:rsidR="0070163A" w:rsidRDefault="006B0AC6" w:rsidP="0070163A">
      <w:pPr>
        <w:rPr>
          <w:rStyle w:val="Citing"/>
        </w:rPr>
      </w:pPr>
      <w:r>
        <w:rPr>
          <w:lang w:val="en-US"/>
        </w:rPr>
        <w:t>Provides means to supply faceted results, ie the</w:t>
      </w:r>
      <w:r w:rsidRPr="006B0AC6">
        <w:rPr>
          <w:lang w:val="en-US"/>
        </w:rPr>
        <w:t xml:space="preserve"> </w:t>
      </w:r>
      <w:r w:rsidRPr="006B0AC6">
        <w:rPr>
          <w:rStyle w:val="Citing"/>
        </w:rPr>
        <w:t>analysis of how the search results are distributed over various categories (or "facets").</w:t>
      </w:r>
    </w:p>
    <w:p w14:paraId="782B3657" w14:textId="77777777" w:rsidR="006B0AC6" w:rsidRDefault="006B0AC6" w:rsidP="006B0AC6">
      <w:pPr>
        <w:rPr>
          <w:lang w:val="en-US"/>
        </w:rPr>
      </w:pPr>
      <w:r>
        <w:rPr>
          <w:lang w:val="en-US"/>
        </w:rPr>
        <w:t>However the specification seems to foresee the usage of this feature only for the analysis of a result of a query. It is not clear if and how this is applicable to a full faceted browser, where the client is presented with available facets right away, the whole dataset being</w:t>
      </w:r>
      <w:r w:rsidR="00E51DAD">
        <w:rPr>
          <w:lang w:val="en-US"/>
        </w:rPr>
        <w:t xml:space="preserve"> subject to facet-analysis. </w:t>
      </w:r>
      <w:commentRangeStart w:id="36"/>
      <w:r w:rsidR="00E51DAD">
        <w:rPr>
          <w:lang w:val="en-US"/>
        </w:rPr>
        <w:t>This seems related also to the scan operation,</w:t>
      </w:r>
      <w:commentRangeEnd w:id="36"/>
      <w:r w:rsidR="00C30110">
        <w:rPr>
          <w:rStyle w:val="Kommentarzeichen"/>
        </w:rPr>
        <w:commentReference w:id="36"/>
      </w:r>
      <w:r w:rsidR="00E51DAD">
        <w:rPr>
          <w:lang w:val="en-US"/>
        </w:rPr>
        <w:t xml:space="preserve"> </w:t>
      </w:r>
      <w:commentRangeStart w:id="37"/>
      <w:r w:rsidR="00E51DAD">
        <w:rPr>
          <w:lang w:val="en-US"/>
        </w:rPr>
        <w:t>which</w:t>
      </w:r>
      <w:commentRangeEnd w:id="37"/>
      <w:r w:rsidR="008E23A4">
        <w:rPr>
          <w:rStyle w:val="Kommentarzeichen"/>
        </w:rPr>
        <w:commentReference w:id="37"/>
      </w:r>
      <w:r w:rsidR="00E51DAD">
        <w:rPr>
          <w:lang w:val="en-US"/>
        </w:rPr>
        <w:t xml:space="preserve"> could actually provide this starting point for individual indices/facets.</w:t>
      </w:r>
    </w:p>
    <w:p w14:paraId="2CD09CB8" w14:textId="77777777" w:rsidR="00E51DAD" w:rsidRDefault="00E51DAD" w:rsidP="006B0AC6">
      <w:pPr>
        <w:rPr>
          <w:lang w:val="en-US"/>
        </w:rPr>
      </w:pPr>
      <w:r>
        <w:rPr>
          <w:lang w:val="en-US"/>
        </w:rPr>
        <w:t xml:space="preserve">Nevertheless at least there is this proposal, which could help us to at least get started the work on harmonizing this feature. </w:t>
      </w:r>
      <w:r w:rsidR="00945509">
        <w:rPr>
          <w:lang w:val="en-US"/>
        </w:rPr>
        <w:t xml:space="preserve">It would be mainly interesting to compare this to the approach taken with the </w:t>
      </w:r>
      <w:r w:rsidR="00945509" w:rsidRPr="00945509">
        <w:rPr>
          <w:rStyle w:val="NamedEntityZchn"/>
        </w:rPr>
        <w:t>VLO</w:t>
      </w:r>
      <w:r w:rsidR="00BA3AA7">
        <w:rPr>
          <w:rStyle w:val="NamedEntityZchn"/>
        </w:rPr>
        <w:t>-FacetedSearch</w:t>
      </w:r>
      <w:r w:rsidR="00945509">
        <w:rPr>
          <w:lang w:val="en-US"/>
        </w:rPr>
        <w:t>.</w:t>
      </w:r>
    </w:p>
    <w:p w14:paraId="5A191516" w14:textId="77777777" w:rsidR="006B0AC6" w:rsidRDefault="006B0AC6" w:rsidP="006B0AC6">
      <w:pPr>
        <w:pStyle w:val="berschrift3"/>
        <w:rPr>
          <w:lang w:val="en-US"/>
        </w:rPr>
      </w:pPr>
      <w:bookmarkStart w:id="38" w:name="_Toc287824922"/>
      <w:r>
        <w:rPr>
          <w:lang w:val="en-US"/>
        </w:rPr>
        <w:t>Search result analysis</w:t>
      </w:r>
      <w:bookmarkEnd w:id="38"/>
    </w:p>
    <w:p w14:paraId="0F4AC975" w14:textId="77777777" w:rsidR="00E51DAD" w:rsidRDefault="00E51DAD" w:rsidP="00E51DAD">
      <w:pPr>
        <w:rPr>
          <w:lang w:val="en-US"/>
        </w:rPr>
      </w:pPr>
      <w:commentRangeStart w:id="39"/>
      <w:commentRangeStart w:id="40"/>
      <w:r>
        <w:rPr>
          <w:lang w:val="en-US"/>
        </w:rPr>
        <w:t xml:space="preserve">Search result analysis is an issue somewhat related  to the facets. The idea is to provide </w:t>
      </w:r>
      <w:r w:rsidRPr="00E51DAD">
        <w:rPr>
          <w:lang w:val="en-US"/>
        </w:rPr>
        <w:t xml:space="preserve">information for some or all of </w:t>
      </w:r>
      <w:r>
        <w:rPr>
          <w:lang w:val="en-US"/>
        </w:rPr>
        <w:t>the sub queries of a complex query (one with Boolean operators).</w:t>
      </w:r>
      <w:commentRangeEnd w:id="39"/>
      <w:r w:rsidR="00C30110">
        <w:rPr>
          <w:rStyle w:val="Kommentarzeichen"/>
        </w:rPr>
        <w:commentReference w:id="39"/>
      </w:r>
      <w:commentRangeEnd w:id="40"/>
      <w:r w:rsidR="008E23A4">
        <w:rPr>
          <w:rStyle w:val="Kommentarzeichen"/>
        </w:rPr>
        <w:commentReference w:id="40"/>
      </w:r>
    </w:p>
    <w:p w14:paraId="431F4686" w14:textId="77777777" w:rsidR="00E51DAD" w:rsidRDefault="00E51DAD" w:rsidP="00E51DAD">
      <w:pPr>
        <w:pStyle w:val="berschrift3"/>
        <w:rPr>
          <w:lang w:val="en-US"/>
        </w:rPr>
      </w:pPr>
      <w:bookmarkStart w:id="41" w:name="_Toc287824923"/>
      <w:r>
        <w:rPr>
          <w:lang w:val="en-US"/>
        </w:rPr>
        <w:t>resultSetTTL</w:t>
      </w:r>
      <w:bookmarkEnd w:id="41"/>
    </w:p>
    <w:p w14:paraId="21E1654A" w14:textId="77777777" w:rsidR="00096275" w:rsidRDefault="00E51DAD" w:rsidP="00096275">
      <w:pPr>
        <w:rPr>
          <w:lang w:val="en-US"/>
        </w:rPr>
      </w:pPr>
      <w:r>
        <w:rPr>
          <w:lang w:val="en-US"/>
        </w:rPr>
        <w:t xml:space="preserve">As opposed to the </w:t>
      </w:r>
      <w:r w:rsidR="002F34EE">
        <w:rPr>
          <w:rStyle w:val="DefZchn"/>
        </w:rPr>
        <w:t>&lt;r</w:t>
      </w:r>
      <w:r w:rsidRPr="00096275">
        <w:rPr>
          <w:rStyle w:val="DefZchn"/>
        </w:rPr>
        <w:t>esultSetIdleTime</w:t>
      </w:r>
      <w:r w:rsidR="002F34EE">
        <w:rPr>
          <w:rStyle w:val="DefZchn"/>
        </w:rPr>
        <w:t>&gt;</w:t>
      </w:r>
      <w:r>
        <w:rPr>
          <w:lang w:val="en-US"/>
        </w:rPr>
        <w:t xml:space="preserve"> element defined in SRU 1.2</w:t>
      </w:r>
      <w:r w:rsidR="00096275">
        <w:rPr>
          <w:lang w:val="en-US"/>
        </w:rPr>
        <w:t xml:space="preserve"> (see </w:t>
      </w:r>
      <w:r w:rsidR="00106E43">
        <w:rPr>
          <w:lang w:val="en-US"/>
        </w:rPr>
        <w:fldChar w:fldCharType="begin"/>
      </w:r>
      <w:r w:rsidR="00096275">
        <w:rPr>
          <w:lang w:val="en-US"/>
        </w:rPr>
        <w:instrText xml:space="preserve"> REF _Ref283840998 \w \h </w:instrText>
      </w:r>
      <w:r w:rsidR="00106E43">
        <w:rPr>
          <w:lang w:val="en-US"/>
        </w:rPr>
      </w:r>
      <w:r w:rsidR="00106E43">
        <w:rPr>
          <w:lang w:val="en-US"/>
        </w:rPr>
        <w:fldChar w:fldCharType="separate"/>
      </w:r>
      <w:r w:rsidR="00243C76">
        <w:rPr>
          <w:lang w:val="en-US"/>
        </w:rPr>
        <w:t>2.6</w:t>
      </w:r>
      <w:r w:rsidR="00106E43">
        <w:rPr>
          <w:lang w:val="en-US"/>
        </w:rPr>
        <w:fldChar w:fldCharType="end"/>
      </w:r>
      <w:r w:rsidR="00096275">
        <w:rPr>
          <w:lang w:val="en-US"/>
        </w:rPr>
        <w:t xml:space="preserve"> </w:t>
      </w:r>
      <w:r w:rsidR="00106E43">
        <w:rPr>
          <w:lang w:val="en-US"/>
        </w:rPr>
        <w:fldChar w:fldCharType="begin"/>
      </w:r>
      <w:r w:rsidR="00096275">
        <w:rPr>
          <w:lang w:val="en-US"/>
        </w:rPr>
        <w:instrText xml:space="preserve"> REF _Ref283841001 \h </w:instrText>
      </w:r>
      <w:r w:rsidR="00106E43">
        <w:rPr>
          <w:lang w:val="en-US"/>
        </w:rPr>
      </w:r>
      <w:r w:rsidR="00106E43">
        <w:rPr>
          <w:lang w:val="en-US"/>
        </w:rPr>
        <w:fldChar w:fldCharType="separate"/>
      </w:r>
      <w:r w:rsidR="00243C76">
        <w:rPr>
          <w:lang w:val="en-US"/>
        </w:rPr>
        <w:t>Named Queries</w:t>
      </w:r>
      <w:r w:rsidR="00106E43">
        <w:rPr>
          <w:lang w:val="en-US"/>
        </w:rPr>
        <w:fldChar w:fldCharType="end"/>
      </w:r>
      <w:r w:rsidR="00096275">
        <w:rPr>
          <w:lang w:val="en-US"/>
        </w:rPr>
        <w:t>)</w:t>
      </w:r>
      <w:r>
        <w:rPr>
          <w:lang w:val="en-US"/>
        </w:rPr>
        <w:t>, the</w:t>
      </w:r>
      <w:r w:rsidRPr="006534B7">
        <w:rPr>
          <w:lang w:val="en-US"/>
        </w:rPr>
        <w:t xml:space="preserve"> n</w:t>
      </w:r>
      <w:r>
        <w:rPr>
          <w:lang w:val="en-US"/>
        </w:rPr>
        <w:t xml:space="preserve">ew element  </w:t>
      </w:r>
      <w:r w:rsidR="002F34EE">
        <w:rPr>
          <w:rStyle w:val="ExampleCodeZchn"/>
        </w:rPr>
        <w:t>&lt;r</w:t>
      </w:r>
      <w:r w:rsidRPr="006534B7">
        <w:rPr>
          <w:rStyle w:val="ExampleCodeZchn"/>
        </w:rPr>
        <w:t>esultSetTTL</w:t>
      </w:r>
      <w:r w:rsidR="002F34EE">
        <w:rPr>
          <w:rStyle w:val="ExampleCodeZchn"/>
        </w:rPr>
        <w:t>&gt;</w:t>
      </w:r>
      <w:r>
        <w:rPr>
          <w:lang w:val="en-US"/>
        </w:rPr>
        <w:t xml:space="preserve">  can be used also as a request parameter and would thus allow to negotiate </w:t>
      </w:r>
      <w:r w:rsidR="00096275">
        <w:rPr>
          <w:lang w:val="en-US"/>
        </w:rPr>
        <w:t xml:space="preserve">between client and serv er, how long </w:t>
      </w:r>
      <w:r>
        <w:rPr>
          <w:lang w:val="en-US"/>
        </w:rPr>
        <w:t xml:space="preserve">the result </w:t>
      </w:r>
      <w:r w:rsidR="00096275">
        <w:rPr>
          <w:lang w:val="en-US"/>
        </w:rPr>
        <w:t xml:space="preserve">shall remain available. </w:t>
      </w:r>
    </w:p>
    <w:p w14:paraId="5EF77CDB" w14:textId="77777777" w:rsidR="00E51DAD" w:rsidRPr="00096275" w:rsidRDefault="00096275" w:rsidP="00E51DAD">
      <w:pPr>
        <w:rPr>
          <w:rFonts w:eastAsia="SimSun"/>
          <w:lang w:val="en-US" w:eastAsia="zh-CN"/>
        </w:rPr>
      </w:pPr>
      <w:r w:rsidRPr="00096275">
        <w:rPr>
          <w:rStyle w:val="Citing"/>
        </w:rPr>
        <w:t>If supplied, the client is suggesting that the result set need exist no longer than the specified time.</w:t>
      </w:r>
      <w:r w:rsidRPr="00096275">
        <w:rPr>
          <w:rFonts w:eastAsia="SimSun"/>
          <w:lang w:val="en-US" w:eastAsia="zh-CN"/>
        </w:rPr>
        <w:t> </w:t>
      </w:r>
      <w:r>
        <w:rPr>
          <w:rFonts w:eastAsia="SimSun"/>
          <w:lang w:val="en-US" w:eastAsia="zh-CN"/>
        </w:rPr>
        <w:t xml:space="preserve">The server may (irrespective of the request) also use this element in the response message to indicate the good-faith estimate, how long the result will stay available (under given </w:t>
      </w:r>
      <w:r w:rsidR="002F34EE">
        <w:rPr>
          <w:rStyle w:val="DefZchn"/>
        </w:rPr>
        <w:t>&lt;r</w:t>
      </w:r>
      <w:r w:rsidRPr="00096275">
        <w:rPr>
          <w:rStyle w:val="DefZchn"/>
        </w:rPr>
        <w:t>esultSetId</w:t>
      </w:r>
      <w:r w:rsidR="002F34EE">
        <w:rPr>
          <w:rStyle w:val="DefZchn"/>
        </w:rPr>
        <w:t>&gt;</w:t>
      </w:r>
      <w:r>
        <w:rPr>
          <w:rFonts w:eastAsia="SimSun"/>
          <w:lang w:val="en-US" w:eastAsia="zh-CN"/>
        </w:rPr>
        <w:t>).</w:t>
      </w:r>
    </w:p>
    <w:p w14:paraId="577DC782" w14:textId="77777777" w:rsidR="002F34EE" w:rsidRDefault="002F34EE" w:rsidP="003E1786">
      <w:pPr>
        <w:pStyle w:val="berschrift3"/>
        <w:rPr>
          <w:lang w:val="en-US"/>
        </w:rPr>
      </w:pPr>
      <w:bookmarkStart w:id="42" w:name="_Toc287824924"/>
      <w:r>
        <w:rPr>
          <w:lang w:val="en-US"/>
        </w:rPr>
        <w:t>resultCountPrecision</w:t>
      </w:r>
      <w:bookmarkEnd w:id="42"/>
    </w:p>
    <w:p w14:paraId="0F5B99ED" w14:textId="77777777" w:rsidR="002F34EE" w:rsidRPr="002F34EE" w:rsidRDefault="002F34EE" w:rsidP="002F34EE">
      <w:pPr>
        <w:pStyle w:val="Zitat"/>
        <w:rPr>
          <w:lang w:val="en-US" w:eastAsia="zh-CN"/>
        </w:rPr>
      </w:pPr>
      <w:r w:rsidRPr="002F34EE">
        <w:rPr>
          <w:lang w:val="en-US"/>
        </w:rPr>
        <w:t>The response element</w:t>
      </w:r>
      <w:r w:rsidRPr="002F34EE">
        <w:rPr>
          <w:rStyle w:val="DefZchn"/>
        </w:rPr>
        <w:t>&lt;resultCountPrecision&gt;</w:t>
      </w:r>
      <w:r w:rsidRPr="002F34EE">
        <w:rPr>
          <w:lang w:val="en-US"/>
        </w:rPr>
        <w:t xml:space="preserve"> </w:t>
      </w:r>
      <w:r w:rsidRPr="002F34EE">
        <w:rPr>
          <w:lang w:val="en-US" w:eastAsia="zh-CN"/>
        </w:rPr>
        <w:t xml:space="preserve">allows the server to indicate or estimate the accuracy of the result count as reported by </w:t>
      </w:r>
      <w:r w:rsidRPr="002F34EE">
        <w:rPr>
          <w:rStyle w:val="DefZchn"/>
        </w:rPr>
        <w:t>&lt;numberOfRecords&gt;</w:t>
      </w:r>
      <w:r w:rsidRPr="002F34EE">
        <w:rPr>
          <w:lang w:val="en-US" w:eastAsia="zh-CN"/>
        </w:rPr>
        <w:t>. The value is a URI, identifying a term from</w:t>
      </w:r>
      <w:r>
        <w:rPr>
          <w:lang w:val="en-US" w:eastAsia="zh-CN"/>
        </w:rPr>
        <w:t xml:space="preserve"> a controlled vocabulary.</w:t>
      </w:r>
    </w:p>
    <w:p w14:paraId="482CC874" w14:textId="77777777" w:rsidR="003E1786" w:rsidRDefault="003E1786" w:rsidP="003E1786">
      <w:pPr>
        <w:pStyle w:val="berschrift3"/>
        <w:rPr>
          <w:lang w:val="en-US"/>
        </w:rPr>
      </w:pPr>
      <w:bookmarkStart w:id="43" w:name="_Toc287824925"/>
      <w:r>
        <w:rPr>
          <w:lang w:val="en-US"/>
        </w:rPr>
        <w:t>queryType</w:t>
      </w:r>
      <w:bookmarkEnd w:id="43"/>
    </w:p>
    <w:p w14:paraId="7912DC2F" w14:textId="77777777" w:rsidR="00801C75" w:rsidRDefault="00096275" w:rsidP="00801C75">
      <w:pPr>
        <w:rPr>
          <w:lang w:val="en-US"/>
        </w:rPr>
      </w:pPr>
      <w:r>
        <w:rPr>
          <w:lang w:val="en-US"/>
        </w:rPr>
        <w:t xml:space="preserve">A new request parameter to indicate the syntax (query language) of the string in the </w:t>
      </w:r>
      <w:r w:rsidRPr="00096275">
        <w:rPr>
          <w:rStyle w:val="DefZchn"/>
        </w:rPr>
        <w:t>query</w:t>
      </w:r>
      <w:r>
        <w:rPr>
          <w:lang w:val="en-US"/>
        </w:rPr>
        <w:t>-parameter. Default is “</w:t>
      </w:r>
      <w:r w:rsidR="003E1786">
        <w:rPr>
          <w:lang w:val="en-US"/>
        </w:rPr>
        <w:t>cql</w:t>
      </w:r>
      <w:r>
        <w:rPr>
          <w:lang w:val="en-US"/>
        </w:rPr>
        <w:t>”,  “searchTerms” is reserved, suggesting that the query consists of a list of terms separated by space (like “cat hat rat”).</w:t>
      </w:r>
    </w:p>
    <w:p w14:paraId="6395F34E" w14:textId="77777777" w:rsidR="00801C75" w:rsidRDefault="00801C75" w:rsidP="00801C75">
      <w:pPr>
        <w:pStyle w:val="berschrift3"/>
        <w:rPr>
          <w:lang w:val="en-US"/>
        </w:rPr>
      </w:pPr>
      <w:bookmarkStart w:id="44" w:name="_Toc287824926"/>
      <w:r>
        <w:rPr>
          <w:lang w:val="en-US"/>
        </w:rPr>
        <w:t>window</w:t>
      </w:r>
      <w:bookmarkEnd w:id="44"/>
    </w:p>
    <w:p w14:paraId="0AA3D779" w14:textId="77777777" w:rsidR="002F7C87" w:rsidRDefault="002F7C87" w:rsidP="002F7C87">
      <w:pPr>
        <w:rPr>
          <w:lang w:val="en-US"/>
        </w:rPr>
      </w:pPr>
      <w:r>
        <w:rPr>
          <w:lang w:val="en-US"/>
        </w:rPr>
        <w:t>Be able to formulate a multi-term query within a defined window:</w:t>
      </w:r>
    </w:p>
    <w:p w14:paraId="4A8DF228" w14:textId="77777777" w:rsidR="002F7C87" w:rsidRPr="002F7C87" w:rsidRDefault="002F7C87" w:rsidP="002F7C87">
      <w:pPr>
        <w:rPr>
          <w:lang w:val="en-US"/>
        </w:rPr>
      </w:pPr>
      <w:r w:rsidRPr="002F7C87">
        <w:rPr>
          <w:rStyle w:val="ExampleCodeZchn"/>
        </w:rPr>
        <w:t>“rat hat cat” within 10 words window</w:t>
      </w:r>
      <w:r>
        <w:rPr>
          <w:lang w:val="en-US"/>
        </w:rPr>
        <w:t>.</w:t>
      </w:r>
    </w:p>
    <w:p w14:paraId="428FC106" w14:textId="77777777" w:rsidR="00F707D9" w:rsidRDefault="00F707D9" w:rsidP="00F707D9">
      <w:pPr>
        <w:pStyle w:val="berschrift1"/>
        <w:rPr>
          <w:lang w:val="en-US"/>
        </w:rPr>
      </w:pPr>
      <w:bookmarkStart w:id="45" w:name="_Toc287824927"/>
      <w:r>
        <w:rPr>
          <w:lang w:val="en-US"/>
        </w:rPr>
        <w:t>Proposed extensions</w:t>
      </w:r>
      <w:bookmarkEnd w:id="45"/>
    </w:p>
    <w:p w14:paraId="1FECCA84" w14:textId="77777777" w:rsidR="00F707D9" w:rsidRDefault="00F707D9" w:rsidP="008D2739">
      <w:pPr>
        <w:pStyle w:val="berschrift2"/>
        <w:rPr>
          <w:lang w:val="en-US"/>
        </w:rPr>
      </w:pPr>
      <w:bookmarkStart w:id="46" w:name="_Toc287824928"/>
      <w:r>
        <w:rPr>
          <w:lang w:val="en-US"/>
        </w:rPr>
        <w:t>Existing extension mechanisms</w:t>
      </w:r>
      <w:bookmarkEnd w:id="46"/>
    </w:p>
    <w:p w14:paraId="5A21DA6E" w14:textId="77777777" w:rsidR="00F707D9" w:rsidRPr="00995E68" w:rsidRDefault="002F34EE" w:rsidP="00F707D9">
      <w:pPr>
        <w:rPr>
          <w:lang w:val="en-US"/>
        </w:rPr>
      </w:pPr>
      <w:r>
        <w:rPr>
          <w:lang w:val="en-US"/>
        </w:rPr>
        <w:t>The protocol</w:t>
      </w:r>
      <w:r w:rsidR="00F707D9" w:rsidRPr="00995E68">
        <w:rPr>
          <w:lang w:val="en-US"/>
        </w:rPr>
        <w:t xml:space="preserve"> </w:t>
      </w:r>
      <w:r>
        <w:rPr>
          <w:lang w:val="en-US"/>
        </w:rPr>
        <w:t xml:space="preserve">caters for </w:t>
      </w:r>
      <w:r w:rsidR="00F707D9" w:rsidRPr="00995E68">
        <w:rPr>
          <w:lang w:val="en-US"/>
        </w:rPr>
        <w:t>e</w:t>
      </w:r>
      <w:r w:rsidR="000B7864">
        <w:rPr>
          <w:lang w:val="en-US"/>
        </w:rPr>
        <w:t>xtensibility at multiple locations:</w:t>
      </w:r>
    </w:p>
    <w:p w14:paraId="5FC59BCE" w14:textId="77777777" w:rsidR="00F707D9" w:rsidRDefault="00F707D9" w:rsidP="00F707D9">
      <w:pPr>
        <w:pStyle w:val="TermDef"/>
      </w:pPr>
      <w:r>
        <w:t xml:space="preserve">Context Sets </w:t>
      </w:r>
    </w:p>
    <w:p w14:paraId="3AF7129D" w14:textId="77777777" w:rsidR="000B7864" w:rsidRDefault="000B7864" w:rsidP="00F707D9">
      <w:pPr>
        <w:pStyle w:val="TermExplain"/>
      </w:pPr>
      <w:r>
        <w:t>One can d</w:t>
      </w:r>
      <w:r w:rsidR="00F707D9">
        <w:t>efine own context sets</w:t>
      </w:r>
      <w:r>
        <w:t xml:space="preserve"> with indices, relations, Boolean operators and</w:t>
      </w:r>
      <w:r w:rsidR="00F707D9">
        <w:t xml:space="preserve"> modifiers</w:t>
      </w:r>
      <w:r>
        <w:t xml:space="preserve">. </w:t>
      </w:r>
    </w:p>
    <w:p w14:paraId="3391F6A4" w14:textId="77777777" w:rsidR="00F707D9" w:rsidRDefault="000B7864" w:rsidP="00F707D9">
      <w:pPr>
        <w:pStyle w:val="TermExplain"/>
      </w:pPr>
      <w:r>
        <w:t xml:space="preserve">See more under </w:t>
      </w:r>
      <w:r w:rsidR="00106E43">
        <w:fldChar w:fldCharType="begin"/>
      </w:r>
      <w:r>
        <w:instrText xml:space="preserve"> REF _Ref283842101 \w \h </w:instrText>
      </w:r>
      <w:r w:rsidR="00106E43">
        <w:fldChar w:fldCharType="separate"/>
      </w:r>
      <w:r w:rsidR="00243C76">
        <w:t>3.1</w:t>
      </w:r>
      <w:r w:rsidR="00106E43">
        <w:fldChar w:fldCharType="end"/>
      </w:r>
      <w:r>
        <w:t xml:space="preserve"> </w:t>
      </w:r>
      <w:r w:rsidR="00106E43">
        <w:fldChar w:fldCharType="begin"/>
      </w:r>
      <w:r>
        <w:instrText xml:space="preserve"> REF _Ref283842105 \h </w:instrText>
      </w:r>
      <w:r w:rsidR="00106E43">
        <w:fldChar w:fldCharType="separate"/>
      </w:r>
      <w:r w:rsidR="00243C76">
        <w:t>Context Sets</w:t>
      </w:r>
      <w:r w:rsidR="00106E43">
        <w:fldChar w:fldCharType="end"/>
      </w:r>
    </w:p>
    <w:p w14:paraId="01AFB0BF" w14:textId="77777777" w:rsidR="00F707D9" w:rsidRDefault="00F707D9" w:rsidP="00F707D9">
      <w:pPr>
        <w:pStyle w:val="TermDef"/>
      </w:pPr>
      <w:r>
        <w:t>extraRequestData</w:t>
      </w:r>
    </w:p>
    <w:p w14:paraId="4C1C4795" w14:textId="77777777" w:rsidR="00F707D9" w:rsidRPr="00886DE4" w:rsidRDefault="000B7864" w:rsidP="00F707D9">
      <w:pPr>
        <w:pStyle w:val="TermExplain"/>
        <w:rPr>
          <w:rStyle w:val="ExampleCodeZchn"/>
        </w:rPr>
      </w:pPr>
      <w:r>
        <w:lastRenderedPageBreak/>
        <w:t xml:space="preserve">Extra information can be provided in the request by </w:t>
      </w:r>
      <w:r w:rsidR="00F707D9">
        <w:t>extension parameter</w:t>
      </w:r>
      <w:r>
        <w:t xml:space="preserve">s. These MUST begin with </w:t>
      </w:r>
      <w:r w:rsidR="00F707D9">
        <w:t xml:space="preserve"> </w:t>
      </w:r>
      <w:r w:rsidR="00F707D9" w:rsidRPr="00886DE4">
        <w:rPr>
          <w:rStyle w:val="ExampleCodeZchn"/>
        </w:rPr>
        <w:t>‘x-’</w:t>
      </w:r>
      <w:r w:rsidRPr="000B7864">
        <w:t>.</w:t>
      </w:r>
    </w:p>
    <w:p w14:paraId="73F301CF" w14:textId="77777777" w:rsidR="00F707D9" w:rsidRDefault="00F707D9" w:rsidP="00CB7275">
      <w:pPr>
        <w:pStyle w:val="TermDef"/>
      </w:pPr>
      <w:r>
        <w:t>extraResponseData</w:t>
      </w:r>
    </w:p>
    <w:p w14:paraId="4C995B82" w14:textId="77777777" w:rsidR="000B7864" w:rsidRDefault="000B7864" w:rsidP="000B7864">
      <w:pPr>
        <w:pStyle w:val="TermExplain"/>
      </w:pPr>
      <w:r>
        <w:t xml:space="preserve">The response can carry extra information in the </w:t>
      </w:r>
      <w:r w:rsidRPr="000B7864">
        <w:rPr>
          <w:rStyle w:val="DefZchn"/>
        </w:rPr>
        <w:t>&lt;extraResponseData&gt;</w:t>
      </w:r>
      <w:r>
        <w:t xml:space="preserve"> element.</w:t>
      </w:r>
    </w:p>
    <w:p w14:paraId="32586710" w14:textId="77777777" w:rsidR="000B7864" w:rsidRDefault="000B7864" w:rsidP="000B7864">
      <w:pPr>
        <w:pStyle w:val="TermExplain"/>
      </w:pPr>
      <w:r>
        <w:t xml:space="preserve">Moreover besides this information on top level for the whole response there are </w:t>
      </w:r>
      <w:r w:rsidR="008372C4">
        <w:t xml:space="preserve">analogous </w:t>
      </w:r>
      <w:r>
        <w:t>element</w:t>
      </w:r>
      <w:r w:rsidR="008372C4">
        <w:t>s</w:t>
      </w:r>
      <w:r>
        <w:t xml:space="preserve"> foreseen </w:t>
      </w:r>
      <w:r w:rsidR="008372C4">
        <w:t>in the detail level of the response</w:t>
      </w:r>
      <w:r w:rsidR="008372C4">
        <w:rPr>
          <w:rStyle w:val="Funotenzeichen"/>
        </w:rPr>
        <w:footnoteReference w:id="18"/>
      </w:r>
      <w:r w:rsidR="008372C4">
        <w:t>:</w:t>
      </w:r>
    </w:p>
    <w:p w14:paraId="0476ACAE" w14:textId="77777777" w:rsidR="000B7864" w:rsidRPr="000B7864" w:rsidRDefault="000B7864" w:rsidP="008372C4">
      <w:pPr>
        <w:pStyle w:val="TermExplain"/>
      </w:pPr>
      <w:r w:rsidRPr="008372C4">
        <w:rPr>
          <w:rStyle w:val="DefZchn"/>
        </w:rPr>
        <w:t>&lt;extraRecordData&gt;</w:t>
      </w:r>
      <w:r>
        <w:t xml:space="preserve">, </w:t>
      </w:r>
      <w:r w:rsidRPr="008372C4">
        <w:rPr>
          <w:rStyle w:val="DefZchn"/>
        </w:rPr>
        <w:t>&lt;extr</w:t>
      </w:r>
      <w:r w:rsidR="008372C4" w:rsidRPr="008372C4">
        <w:rPr>
          <w:rStyle w:val="DefZchn"/>
        </w:rPr>
        <w:t>a</w:t>
      </w:r>
      <w:r w:rsidRPr="008372C4">
        <w:rPr>
          <w:rStyle w:val="DefZchn"/>
        </w:rPr>
        <w:t>Term</w:t>
      </w:r>
      <w:r w:rsidR="008372C4" w:rsidRPr="008372C4">
        <w:rPr>
          <w:rStyle w:val="DefZchn"/>
        </w:rPr>
        <w:t>Data&gt;</w:t>
      </w:r>
      <w:r w:rsidR="008372C4">
        <w:t xml:space="preserve">, </w:t>
      </w:r>
      <w:r w:rsidR="008372C4" w:rsidRPr="008372C4">
        <w:rPr>
          <w:rStyle w:val="DefZchn"/>
        </w:rPr>
        <w:t>&lt;extraOperandData&gt;</w:t>
      </w:r>
    </w:p>
    <w:p w14:paraId="57CB36D9" w14:textId="77777777" w:rsidR="00F707D9" w:rsidRDefault="00F707D9" w:rsidP="00CB7275">
      <w:pPr>
        <w:pStyle w:val="TermDef"/>
      </w:pPr>
      <w:r>
        <w:t>Record Format</w:t>
      </w:r>
    </w:p>
    <w:p w14:paraId="2A04000B" w14:textId="77777777" w:rsidR="00D85B2F" w:rsidRPr="00D85B2F" w:rsidRDefault="00D85B2F" w:rsidP="00D85B2F">
      <w:pPr>
        <w:pStyle w:val="TermExplain"/>
      </w:pPr>
      <w:r>
        <w:t xml:space="preserve">The defined structure of the searchRetrieveResponse is actually only the envelope down to the individual record. The format of </w:t>
      </w:r>
      <w:r w:rsidR="00EA49F5">
        <w:t xml:space="preserve">the individual records  </w:t>
      </w:r>
      <w:r>
        <w:t>actual result data can be anything, subject to negotiation between the capabilities (available schemas) of the server and requirements of the client.</w:t>
      </w:r>
    </w:p>
    <w:p w14:paraId="76827E55" w14:textId="77777777" w:rsidR="00D85B2F" w:rsidRPr="00D85B2F" w:rsidRDefault="008372C4" w:rsidP="00D85B2F">
      <w:pPr>
        <w:rPr>
          <w:lang w:val="en-US"/>
        </w:rPr>
      </w:pPr>
      <w:r>
        <w:rPr>
          <w:lang w:val="en-US"/>
        </w:rPr>
        <w:t>The extensions can be registered and could eventually do it into the standard.</w:t>
      </w:r>
      <w:r>
        <w:rPr>
          <w:lang w:val="en-US"/>
        </w:rPr>
        <w:br/>
      </w:r>
      <w:r w:rsidR="00D85B2F" w:rsidRPr="00D85B2F">
        <w:rPr>
          <w:lang w:val="en-US"/>
        </w:rPr>
        <w:t>Some registerd extensions:</w:t>
      </w:r>
      <w:r>
        <w:rPr>
          <w:lang w:val="en-US"/>
        </w:rPr>
        <w:t xml:space="preserve"> </w:t>
      </w:r>
      <w:hyperlink r:id="rId13" w:history="1">
        <w:r w:rsidR="00D85B2F" w:rsidRPr="00D85B2F">
          <w:rPr>
            <w:rStyle w:val="Hyperlink"/>
            <w:lang w:val="en-US"/>
          </w:rPr>
          <w:t>http://www.loc.gov/standards/sru/resources/extensions.html</w:t>
        </w:r>
      </w:hyperlink>
    </w:p>
    <w:p w14:paraId="07358901" w14:textId="77777777" w:rsidR="00A25FE9" w:rsidRDefault="00A25FE9" w:rsidP="00A25FE9">
      <w:pPr>
        <w:pStyle w:val="berschrift2"/>
        <w:rPr>
          <w:lang w:val="en-US"/>
        </w:rPr>
      </w:pPr>
      <w:bookmarkStart w:id="47" w:name="_Ref283995867"/>
      <w:bookmarkStart w:id="48" w:name="_Ref283995872"/>
      <w:bookmarkStart w:id="49" w:name="_Toc287824929"/>
      <w:r>
        <w:rPr>
          <w:lang w:val="en-US"/>
        </w:rPr>
        <w:t>Extension: dynamic Indices</w:t>
      </w:r>
      <w:bookmarkEnd w:id="47"/>
      <w:bookmarkEnd w:id="48"/>
      <w:bookmarkEnd w:id="49"/>
      <w:r>
        <w:rPr>
          <w:lang w:val="en-US"/>
        </w:rPr>
        <w:t xml:space="preserve"> </w:t>
      </w:r>
    </w:p>
    <w:p w14:paraId="2BD5A43C" w14:textId="77777777" w:rsidR="00861F82" w:rsidRDefault="00D85B2F" w:rsidP="00D85B2F">
      <w:pPr>
        <w:rPr>
          <w:lang w:val="en-US"/>
        </w:rPr>
      </w:pPr>
      <w:r>
        <w:rPr>
          <w:lang w:val="en-US"/>
        </w:rPr>
        <w:t xml:space="preserve">In the context of </w:t>
      </w:r>
      <w:r w:rsidRPr="00D85B2F">
        <w:rPr>
          <w:lang w:val="en-US"/>
        </w:rPr>
        <w:t xml:space="preserve">SRU/CQL </w:t>
      </w:r>
      <w:r>
        <w:rPr>
          <w:lang w:val="en-US"/>
        </w:rPr>
        <w:t>a number of context sets each with a list of indices has been defined, most notably the c</w:t>
      </w:r>
      <w:r w:rsidR="001932A7">
        <w:rPr>
          <w:lang w:val="en-US"/>
        </w:rPr>
        <w:t>anonic</w:t>
      </w:r>
      <w:r w:rsidR="00795AD2">
        <w:rPr>
          <w:lang w:val="en-US"/>
        </w:rPr>
        <w:t>al</w:t>
      </w:r>
      <w:r w:rsidR="001932A7">
        <w:rPr>
          <w:lang w:val="en-US"/>
        </w:rPr>
        <w:t xml:space="preserve"> example of the 15 dublin</w:t>
      </w:r>
      <w:r>
        <w:rPr>
          <w:lang w:val="en-US"/>
        </w:rPr>
        <w:t>core terms</w:t>
      </w:r>
      <w:r>
        <w:rPr>
          <w:rStyle w:val="Funotenzeichen"/>
          <w:lang w:val="en-US"/>
        </w:rPr>
        <w:footnoteReference w:id="19"/>
      </w:r>
      <w:r w:rsidR="001932A7">
        <w:rPr>
          <w:lang w:val="en-US"/>
        </w:rPr>
        <w:t xml:space="preserve">. Most applications in the usual/main application domain (library search) should get by with the already defined indices. If not anyone can decide to define its own context set. </w:t>
      </w:r>
      <w:r w:rsidR="00861F82">
        <w:rPr>
          <w:lang w:val="en-US"/>
        </w:rPr>
        <w:t xml:space="preserve">However the context set mechanism foresees a static flat list of indices, while within CLARIN we are confronted with the issue of an open </w:t>
      </w:r>
      <w:r w:rsidR="001932A7">
        <w:rPr>
          <w:lang w:val="en-US"/>
        </w:rPr>
        <w:t xml:space="preserve">index-list </w:t>
      </w:r>
      <w:r w:rsidR="00874105">
        <w:rPr>
          <w:lang w:val="en-US"/>
        </w:rPr>
        <w:t xml:space="preserve">due to use of structured data </w:t>
      </w:r>
      <w:r w:rsidR="00861F82">
        <w:rPr>
          <w:lang w:val="en-US"/>
        </w:rPr>
        <w:t xml:space="preserve">at least in two occasions: </w:t>
      </w:r>
    </w:p>
    <w:p w14:paraId="3E0A6677" w14:textId="77777777" w:rsidR="00861F82" w:rsidRDefault="00861F82" w:rsidP="00861F82">
      <w:pPr>
        <w:pStyle w:val="TermDef"/>
      </w:pPr>
      <w:r>
        <w:t xml:space="preserve">CMDI </w:t>
      </w:r>
    </w:p>
    <w:p w14:paraId="3009C6D0" w14:textId="77777777" w:rsidR="00861F82" w:rsidRPr="00861F82" w:rsidRDefault="00861F82" w:rsidP="00861F82">
      <w:pPr>
        <w:pStyle w:val="TermExplain"/>
      </w:pPr>
      <w:r>
        <w:t>CMDI is conceived as an open system where a multitude of profiles (or schemas) can coexist</w:t>
      </w:r>
      <w:r w:rsidR="00D210CC">
        <w:t>, where</w:t>
      </w:r>
      <w:r w:rsidR="00801C75">
        <w:t xml:space="preserve"> </w:t>
      </w:r>
      <w:r w:rsidR="00D210CC">
        <w:t>every profile can have a different structure with different fields/elements defined.</w:t>
      </w:r>
    </w:p>
    <w:p w14:paraId="021CDC67" w14:textId="77777777" w:rsidR="00861F82" w:rsidRDefault="00861F82" w:rsidP="00861F82">
      <w:pPr>
        <w:pStyle w:val="TermDef"/>
      </w:pPr>
      <w:r>
        <w:t>Annotation Layers /  Tiers in Annotation files</w:t>
      </w:r>
    </w:p>
    <w:p w14:paraId="28400FCB" w14:textId="77777777" w:rsidR="00D210CC" w:rsidRPr="00D210CC" w:rsidRDefault="00D210CC" w:rsidP="00D210CC">
      <w:pPr>
        <w:pStyle w:val="TermExplain"/>
      </w:pPr>
      <w:r>
        <w:t>The annotations of multimodal resources carry arbitrary (project, or even resource specific) tiers –layers of typed information.</w:t>
      </w:r>
    </w:p>
    <w:p w14:paraId="3CAAB750" w14:textId="77777777" w:rsidR="00DA74A8" w:rsidRPr="00D210CC" w:rsidRDefault="0062240B" w:rsidP="00DA74A8">
      <w:pPr>
        <w:rPr>
          <w:lang w:val="en-US"/>
        </w:rPr>
      </w:pPr>
      <w:r>
        <w:rPr>
          <w:lang w:val="en-US"/>
        </w:rPr>
        <w:t xml:space="preserve">We will </w:t>
      </w:r>
      <w:r w:rsidR="00801C75">
        <w:rPr>
          <w:lang w:val="en-US"/>
        </w:rPr>
        <w:t>go into detail</w:t>
      </w:r>
      <w:r>
        <w:rPr>
          <w:lang w:val="en-US"/>
        </w:rPr>
        <w:t xml:space="preserve"> </w:t>
      </w:r>
      <w:r w:rsidR="00801C75">
        <w:rPr>
          <w:lang w:val="en-US"/>
        </w:rPr>
        <w:t xml:space="preserve">of both </w:t>
      </w:r>
      <w:r>
        <w:rPr>
          <w:lang w:val="en-US"/>
        </w:rPr>
        <w:t xml:space="preserve">aspects in the following chapters, but one general remark beforehand: </w:t>
      </w:r>
      <w:r w:rsidR="00D210CC">
        <w:rPr>
          <w:lang w:val="en-US"/>
        </w:rPr>
        <w:t xml:space="preserve">As the context set is meant as a static list, it is </w:t>
      </w:r>
      <w:r w:rsidR="00CB6990">
        <w:rPr>
          <w:lang w:val="en-US"/>
        </w:rPr>
        <w:t xml:space="preserve">apparently </w:t>
      </w:r>
      <w:r w:rsidR="00D210CC">
        <w:rPr>
          <w:lang w:val="en-US"/>
        </w:rPr>
        <w:t xml:space="preserve">not usable for our needs. </w:t>
      </w:r>
      <w:commentRangeStart w:id="50"/>
      <w:r w:rsidR="00DA74A8">
        <w:rPr>
          <w:lang w:val="en-US"/>
        </w:rPr>
        <w:t xml:space="preserve">But </w:t>
      </w:r>
      <w:r w:rsidR="00DA74A8" w:rsidRPr="00F1177C">
        <w:rPr>
          <w:rStyle w:val="IntensiveHervorhebung"/>
          <w:lang w:val="en-US"/>
        </w:rPr>
        <w:t xml:space="preserve">we can simply use the more flexible </w:t>
      </w:r>
      <w:r w:rsidR="00DA74A8" w:rsidRPr="00D210CC">
        <w:rPr>
          <w:rStyle w:val="DefZchn"/>
        </w:rPr>
        <w:t>explain</w:t>
      </w:r>
      <w:r w:rsidR="00DA74A8">
        <w:rPr>
          <w:lang w:val="en-US"/>
        </w:rPr>
        <w:t>-operation, where the service can indicate on every request the indices actually available.</w:t>
      </w:r>
      <w:commentRangeEnd w:id="50"/>
      <w:r w:rsidR="00DA74A8">
        <w:rPr>
          <w:rStyle w:val="Kommentarzeichen"/>
          <w:vanish/>
        </w:rPr>
        <w:commentReference w:id="50"/>
      </w:r>
    </w:p>
    <w:p w14:paraId="7C475D5D" w14:textId="77777777" w:rsidR="00A36333" w:rsidRDefault="00801C75" w:rsidP="00A36333">
      <w:pPr>
        <w:rPr>
          <w:lang w:val="en-US"/>
        </w:rPr>
      </w:pPr>
      <w:r>
        <w:rPr>
          <w:lang w:val="en-US"/>
        </w:rPr>
        <w:t xml:space="preserve">Nevertheless, </w:t>
      </w:r>
      <w:r w:rsidR="00A36333">
        <w:rPr>
          <w:lang w:val="en-US"/>
        </w:rPr>
        <w:t xml:space="preserve">and </w:t>
      </w:r>
      <w:r>
        <w:rPr>
          <w:lang w:val="en-US"/>
        </w:rPr>
        <w:t>even if only for the sake of simpler referencing in the documentation, we want to introduce these two “virtual” context sets:</w:t>
      </w:r>
    </w:p>
    <w:p w14:paraId="58D5A8CD" w14:textId="77777777" w:rsidR="00A36333" w:rsidRDefault="00A36333" w:rsidP="00A36333">
      <w:pPr>
        <w:pStyle w:val="TermDef"/>
      </w:pPr>
      <w:r>
        <w:t>CLAR</w:t>
      </w:r>
      <w:r w:rsidR="00795AD2">
        <w:t>I</w:t>
      </w:r>
      <w:r>
        <w:t>N Metadata</w:t>
      </w:r>
    </w:p>
    <w:p w14:paraId="17B9AF98" w14:textId="77777777" w:rsidR="00A36333" w:rsidRDefault="00801C75" w:rsidP="00A36333">
      <w:pPr>
        <w:pStyle w:val="Def"/>
      </w:pPr>
      <w:r>
        <w:t>cmd.</w:t>
      </w:r>
      <w:r w:rsidR="00692EE8">
        <w:t xml:space="preserve"> or cmdi.</w:t>
      </w:r>
    </w:p>
    <w:p w14:paraId="49921C01" w14:textId="77777777" w:rsidR="00A36333" w:rsidRDefault="00A36333" w:rsidP="00A36333">
      <w:pPr>
        <w:pStyle w:val="TermDef"/>
      </w:pPr>
      <w:r>
        <w:t>CLARIN Content Search</w:t>
      </w:r>
    </w:p>
    <w:p w14:paraId="05493EA3" w14:textId="77777777" w:rsidR="00801C75" w:rsidRDefault="00801C75" w:rsidP="00A36333">
      <w:pPr>
        <w:pStyle w:val="Def"/>
      </w:pPr>
      <w:r>
        <w:t>ccs.</w:t>
      </w:r>
    </w:p>
    <w:p w14:paraId="65F4B8BF" w14:textId="77777777" w:rsidR="00CB7275" w:rsidRDefault="00CB7275" w:rsidP="00CB7275">
      <w:pPr>
        <w:pStyle w:val="berschrift3"/>
        <w:rPr>
          <w:lang w:val="en-US"/>
        </w:rPr>
      </w:pPr>
      <w:bookmarkStart w:id="51" w:name="_Toc287824930"/>
      <w:r>
        <w:rPr>
          <w:lang w:val="en-US"/>
        </w:rPr>
        <w:lastRenderedPageBreak/>
        <w:t>Current solution in MDService:</w:t>
      </w:r>
      <w:r w:rsidR="00B31762">
        <w:rPr>
          <w:lang w:val="en-US"/>
        </w:rPr>
        <w:t xml:space="preserve"> the </w:t>
      </w:r>
      <w:r w:rsidR="00B31762" w:rsidRPr="00B31762">
        <w:rPr>
          <w:rStyle w:val="DefZchn"/>
        </w:rPr>
        <w:t>cmdIndex</w:t>
      </w:r>
      <w:bookmarkEnd w:id="51"/>
    </w:p>
    <w:p w14:paraId="786066CD" w14:textId="77777777" w:rsidR="00B31762" w:rsidRDefault="00B31762" w:rsidP="00CB7275">
      <w:pPr>
        <w:rPr>
          <w:lang w:val="en-US"/>
        </w:rPr>
      </w:pPr>
      <w:r>
        <w:rPr>
          <w:lang w:val="en-US"/>
        </w:rPr>
        <w:t xml:space="preserve">MDService allows </w:t>
      </w:r>
      <w:r w:rsidR="004C1EA7">
        <w:rPr>
          <w:lang w:val="en-US"/>
        </w:rPr>
        <w:t xml:space="preserve">the so called </w:t>
      </w:r>
      <w:r w:rsidR="004C1EA7" w:rsidRPr="0062240B">
        <w:rPr>
          <w:rStyle w:val="DefZchn"/>
        </w:rPr>
        <w:t>cmdIndex</w:t>
      </w:r>
      <w:r w:rsidR="004C1EA7">
        <w:rPr>
          <w:lang w:val="en-US"/>
        </w:rPr>
        <w:t xml:space="preserve">  </w:t>
      </w:r>
      <w:r w:rsidR="0053040A">
        <w:rPr>
          <w:lang w:val="en-US"/>
        </w:rPr>
        <w:t>in the index-part of the CQL-qu</w:t>
      </w:r>
      <w:r>
        <w:rPr>
          <w:lang w:val="en-US"/>
        </w:rPr>
        <w:t>e</w:t>
      </w:r>
      <w:r w:rsidR="0053040A">
        <w:rPr>
          <w:lang w:val="en-US"/>
        </w:rPr>
        <w:t>r</w:t>
      </w:r>
      <w:r>
        <w:rPr>
          <w:lang w:val="en-US"/>
        </w:rPr>
        <w:t>y.</w:t>
      </w:r>
    </w:p>
    <w:p w14:paraId="2554CA80" w14:textId="77777777" w:rsidR="00CB7275" w:rsidRDefault="00B31762" w:rsidP="00CB7275">
      <w:pPr>
        <w:rPr>
          <w:lang w:val="en-US"/>
        </w:rPr>
      </w:pPr>
      <w:r>
        <w:rPr>
          <w:lang w:val="en-US"/>
        </w:rPr>
        <w:t xml:space="preserve">It is based on the recursive component model of CMD </w:t>
      </w:r>
      <w:r w:rsidR="0062240B">
        <w:rPr>
          <w:lang w:val="en-US"/>
        </w:rPr>
        <w:t>and maps e</w:t>
      </w:r>
      <w:r>
        <w:rPr>
          <w:lang w:val="en-US"/>
        </w:rPr>
        <w:t xml:space="preserve">very element in every profile </w:t>
      </w:r>
      <w:r w:rsidR="0062240B">
        <w:rPr>
          <w:lang w:val="en-US"/>
        </w:rPr>
        <w:t xml:space="preserve">to an index based on its “XPath”. </w:t>
      </w:r>
      <w:r w:rsidR="001932A7">
        <w:rPr>
          <w:lang w:val="en-US"/>
        </w:rPr>
        <w:t xml:space="preserve"> S</w:t>
      </w:r>
      <w:r w:rsidR="00CB7275">
        <w:rPr>
          <w:lang w:val="en-US"/>
        </w:rPr>
        <w:t xml:space="preserve">o for example: </w:t>
      </w:r>
      <w:r w:rsidR="00CB7275" w:rsidRPr="007D2662">
        <w:rPr>
          <w:rStyle w:val="ExampleCodeZchn"/>
        </w:rPr>
        <w:t>Session/MDGroup/Actors/Actor/Role</w:t>
      </w:r>
      <w:r w:rsidR="00CB7275">
        <w:rPr>
          <w:lang w:val="en-US"/>
        </w:rPr>
        <w:t xml:space="preserve"> would trivially map to an index </w:t>
      </w:r>
      <w:r w:rsidR="00CB7275" w:rsidRPr="007D2662">
        <w:rPr>
          <w:rStyle w:val="ExampleCodeZchn"/>
        </w:rPr>
        <w:t>Session.MDGroup.Actors.Actor.Role</w:t>
      </w:r>
      <w:r w:rsidR="00CB7275">
        <w:rPr>
          <w:lang w:val="en-US"/>
        </w:rPr>
        <w:t xml:space="preserve">, or as minimal unique index:  </w:t>
      </w:r>
      <w:r w:rsidR="00CB7275" w:rsidRPr="007D2662">
        <w:rPr>
          <w:rStyle w:val="ExampleCodeZchn"/>
        </w:rPr>
        <w:t>Session.Actor.Role</w:t>
      </w:r>
      <w:r w:rsidR="0062240B">
        <w:rPr>
          <w:rStyle w:val="ExampleCodeZchn"/>
        </w:rPr>
        <w:t>.</w:t>
      </w:r>
    </w:p>
    <w:p w14:paraId="40E94613" w14:textId="77777777" w:rsidR="00CB7275" w:rsidRDefault="00CB7275" w:rsidP="00CB7275">
      <w:pPr>
        <w:rPr>
          <w:lang w:val="en-US"/>
        </w:rPr>
      </w:pPr>
      <w:r>
        <w:rPr>
          <w:lang w:val="en-US"/>
        </w:rPr>
        <w:t xml:space="preserve">Furthermore thanks to linking the elements of CMD-profile via attribute </w:t>
      </w:r>
      <w:r w:rsidRPr="005E16EA">
        <w:rPr>
          <w:rStyle w:val="ExampleCodeZchn"/>
        </w:rPr>
        <w:t>@ConceptLink</w:t>
      </w:r>
      <w:r>
        <w:rPr>
          <w:lang w:val="en-US"/>
        </w:rPr>
        <w:t xml:space="preserve"> to  Data Categories MDService is also able to provide data category based indices, like: </w:t>
      </w:r>
      <w:r w:rsidRPr="005E16EA">
        <w:rPr>
          <w:rStyle w:val="ExampleCodeZchn"/>
        </w:rPr>
        <w:t>dc.title</w:t>
      </w:r>
      <w:r>
        <w:rPr>
          <w:lang w:val="en-US"/>
        </w:rPr>
        <w:t>, which are internally translated to appropriate profile based indices</w:t>
      </w:r>
      <w:r w:rsidR="001932A7">
        <w:rPr>
          <w:lang w:val="en-US"/>
        </w:rPr>
        <w:t>.</w:t>
      </w:r>
    </w:p>
    <w:p w14:paraId="50321BDF" w14:textId="77777777" w:rsidR="0062240B" w:rsidRDefault="0062240B" w:rsidP="0062240B">
      <w:pPr>
        <w:rPr>
          <w:lang w:val="en-US"/>
        </w:rPr>
      </w:pPr>
      <w:r>
        <w:rPr>
          <w:lang w:val="en-US"/>
        </w:rPr>
        <w:t xml:space="preserve">Currently MDService does not really honor or understand context sets. But the CMD profiles imply a natural grouping of the indices and could be seen as individual context sets. On the other hand they could just as well be prefixed with a common “virtual” </w:t>
      </w:r>
      <w:r w:rsidR="00D210CC" w:rsidRPr="006E08A9">
        <w:rPr>
          <w:rStyle w:val="IntensiveHervorhebung"/>
          <w:lang w:val="en-US"/>
        </w:rPr>
        <w:t xml:space="preserve">context </w:t>
      </w:r>
      <w:r w:rsidRPr="006E08A9">
        <w:rPr>
          <w:rStyle w:val="IntensiveHervorhebung"/>
          <w:lang w:val="en-US"/>
        </w:rPr>
        <w:t xml:space="preserve">set </w:t>
      </w:r>
      <w:r w:rsidRPr="00B31762">
        <w:rPr>
          <w:rStyle w:val="DefZchn"/>
        </w:rPr>
        <w:t>cmd</w:t>
      </w:r>
      <w:r w:rsidR="00692EE8">
        <w:rPr>
          <w:rStyle w:val="DefZchn"/>
        </w:rPr>
        <w:t>i</w:t>
      </w:r>
      <w:r>
        <w:rPr>
          <w:lang w:val="en-US"/>
        </w:rPr>
        <w:t xml:space="preserve"> wrapping all the profiles. However this is a bit of a futile </w:t>
      </w:r>
      <w:r w:rsidR="00BA3AA7">
        <w:rPr>
          <w:lang w:val="en-US"/>
        </w:rPr>
        <w:t xml:space="preserve">thought </w:t>
      </w:r>
      <w:r>
        <w:rPr>
          <w:lang w:val="en-US"/>
        </w:rPr>
        <w:t>experiment, as the protocol does not deliver a possibility to formulate a context set with open or recursive index definition. Thus we can let us guide by rather pragmatic considerations</w:t>
      </w:r>
      <w:r w:rsidR="00D210CC">
        <w:rPr>
          <w:lang w:val="en-US"/>
        </w:rPr>
        <w:t>.</w:t>
      </w:r>
    </w:p>
    <w:p w14:paraId="2D64131A" w14:textId="77777777" w:rsidR="00252357" w:rsidRDefault="00252357" w:rsidP="00252357">
      <w:pPr>
        <w:rPr>
          <w:lang w:val="en-US"/>
        </w:rPr>
      </w:pPr>
      <w:commentRangeStart w:id="52"/>
      <w:commentRangeStart w:id="53"/>
      <w:commentRangeStart w:id="54"/>
      <w:r>
        <w:rPr>
          <w:lang w:val="en-US"/>
        </w:rPr>
        <w:t>For illustration - given current state of the repository</w:t>
      </w:r>
      <w:r>
        <w:rPr>
          <w:rStyle w:val="Funotenzeichen"/>
          <w:lang w:val="en-US"/>
        </w:rPr>
        <w:footnoteReference w:id="20"/>
      </w:r>
      <w:r>
        <w:rPr>
          <w:lang w:val="en-US"/>
        </w:rPr>
        <w:t xml:space="preserve"> - following are some of the “context-sets” available:</w:t>
      </w:r>
      <w:commentRangeEnd w:id="52"/>
      <w:r>
        <w:rPr>
          <w:rStyle w:val="Kommentarzeichen"/>
          <w:vanish/>
        </w:rPr>
        <w:commentReference w:id="52"/>
      </w:r>
      <w:commentRangeEnd w:id="53"/>
      <w:commentRangeEnd w:id="54"/>
      <w:r w:rsidR="007D33B9">
        <w:rPr>
          <w:rStyle w:val="Kommentarzeichen"/>
        </w:rPr>
        <w:commentReference w:id="53"/>
      </w:r>
      <w:r>
        <w:rPr>
          <w:rStyle w:val="Kommentarzeichen"/>
        </w:rPr>
        <w:commentReference w:id="54"/>
      </w:r>
    </w:p>
    <w:p w14:paraId="733DA528" w14:textId="77777777" w:rsidR="00A36333" w:rsidRDefault="00CB7275" w:rsidP="00A36333">
      <w:pPr>
        <w:pStyle w:val="Listenabsatz"/>
        <w:tabs>
          <w:tab w:val="left" w:pos="4820"/>
        </w:tabs>
        <w:rPr>
          <w:lang w:val="en-US"/>
        </w:rPr>
      </w:pPr>
      <w:r>
        <w:rPr>
          <w:lang w:val="en-US"/>
        </w:rPr>
        <w:t>Session</w:t>
      </w:r>
      <w:r w:rsidR="004C1EA7">
        <w:rPr>
          <w:lang w:val="en-US"/>
        </w:rPr>
        <w:t xml:space="preserve"> [cmdi:imdi-session]</w:t>
      </w:r>
      <w:r w:rsidR="00A36333">
        <w:rPr>
          <w:lang w:val="en-US"/>
        </w:rPr>
        <w:tab/>
        <w:t>OLAC-DcmiTerms [</w:t>
      </w:r>
      <w:r w:rsidR="004C1EA7">
        <w:rPr>
          <w:lang w:val="en-US"/>
        </w:rPr>
        <w:t>cmdi:</w:t>
      </w:r>
      <w:r w:rsidR="00A36333">
        <w:rPr>
          <w:lang w:val="en-US"/>
        </w:rPr>
        <w:t>olac]</w:t>
      </w:r>
    </w:p>
    <w:p w14:paraId="1EF5F222" w14:textId="77777777" w:rsidR="00A36333" w:rsidRPr="003B6863" w:rsidRDefault="00A36333" w:rsidP="00A36333">
      <w:pPr>
        <w:pStyle w:val="Listenabsatz"/>
        <w:tabs>
          <w:tab w:val="left" w:pos="4820"/>
        </w:tabs>
        <w:rPr>
          <w:lang w:val="en-US"/>
        </w:rPr>
      </w:pPr>
      <w:r w:rsidRPr="003B6863">
        <w:rPr>
          <w:lang w:val="en-US"/>
        </w:rPr>
        <w:t>teiHeader [</w:t>
      </w:r>
      <w:r w:rsidR="004C1EA7" w:rsidRPr="003B6863">
        <w:rPr>
          <w:lang w:val="en-US"/>
        </w:rPr>
        <w:t>cmdi:</w:t>
      </w:r>
      <w:r w:rsidRPr="003B6863">
        <w:rPr>
          <w:lang w:val="en-US"/>
        </w:rPr>
        <w:t>tei]</w:t>
      </w:r>
      <w:r w:rsidRPr="003B6863">
        <w:rPr>
          <w:lang w:val="en-US"/>
        </w:rPr>
        <w:tab/>
        <w:t>TextCorpusProfile [</w:t>
      </w:r>
      <w:r w:rsidR="004C1EA7" w:rsidRPr="003B6863">
        <w:rPr>
          <w:lang w:val="en-US"/>
        </w:rPr>
        <w:t>cmdi:</w:t>
      </w:r>
      <w:r w:rsidRPr="003B6863">
        <w:rPr>
          <w:lang w:val="en-US"/>
        </w:rPr>
        <w:t>tcp]</w:t>
      </w:r>
    </w:p>
    <w:p w14:paraId="5C56CCE7" w14:textId="77777777" w:rsidR="00CB7275" w:rsidRPr="00A36333" w:rsidRDefault="00CB7275" w:rsidP="00A36333">
      <w:pPr>
        <w:pStyle w:val="Listenabsatz"/>
        <w:tabs>
          <w:tab w:val="left" w:pos="4820"/>
        </w:tabs>
        <w:rPr>
          <w:lang w:val="en-US"/>
        </w:rPr>
      </w:pPr>
      <w:r w:rsidRPr="00A36333">
        <w:rPr>
          <w:lang w:val="en-US"/>
        </w:rPr>
        <w:t>Dublin Core Elements [</w:t>
      </w:r>
      <w:r w:rsidR="004C1EA7">
        <w:rPr>
          <w:lang w:val="en-US"/>
        </w:rPr>
        <w:t>cmdi:</w:t>
      </w:r>
      <w:r w:rsidRPr="00A36333">
        <w:rPr>
          <w:lang w:val="en-US"/>
        </w:rPr>
        <w:t>dce]</w:t>
      </w:r>
      <w:r w:rsidR="00A36333">
        <w:rPr>
          <w:lang w:val="en-US"/>
        </w:rPr>
        <w:tab/>
      </w:r>
      <w:r w:rsidRPr="00A36333">
        <w:rPr>
          <w:lang w:val="en-US"/>
        </w:rPr>
        <w:t>Dublin Core Terms [</w:t>
      </w:r>
      <w:r w:rsidR="004C1EA7">
        <w:rPr>
          <w:lang w:val="en-US"/>
        </w:rPr>
        <w:t>cmdi:</w:t>
      </w:r>
      <w:r w:rsidRPr="00A36333">
        <w:rPr>
          <w:lang w:val="en-US"/>
        </w:rPr>
        <w:t>dct]</w:t>
      </w:r>
    </w:p>
    <w:p w14:paraId="08FFAFDC" w14:textId="77777777" w:rsidR="00CB7275" w:rsidRDefault="00CB7275" w:rsidP="00A36333">
      <w:pPr>
        <w:pStyle w:val="Listenabsatz"/>
        <w:tabs>
          <w:tab w:val="left" w:pos="4820"/>
        </w:tabs>
        <w:rPr>
          <w:lang w:val="en-US"/>
        </w:rPr>
      </w:pPr>
      <w:r>
        <w:rPr>
          <w:lang w:val="en-US"/>
        </w:rPr>
        <w:t>ISOcat DCR [</w:t>
      </w:r>
      <w:r w:rsidR="004C1EA7">
        <w:rPr>
          <w:lang w:val="en-US"/>
        </w:rPr>
        <w:t>cmdi:</w:t>
      </w:r>
      <w:r>
        <w:rPr>
          <w:lang w:val="en-US"/>
        </w:rPr>
        <w:t>isocat]</w:t>
      </w:r>
      <w:r w:rsidR="00A36333">
        <w:rPr>
          <w:lang w:val="en-US"/>
        </w:rPr>
        <w:tab/>
        <w:t>…</w:t>
      </w:r>
    </w:p>
    <w:p w14:paraId="540A3AA6" w14:textId="77777777" w:rsidR="008D2739" w:rsidRDefault="009E44D8" w:rsidP="008D2739">
      <w:pPr>
        <w:pStyle w:val="berschrift3"/>
        <w:rPr>
          <w:lang w:val="en-US"/>
        </w:rPr>
      </w:pPr>
      <w:bookmarkStart w:id="55" w:name="_Toc287824931"/>
      <w:r>
        <w:rPr>
          <w:lang w:val="en-US"/>
        </w:rPr>
        <w:t xml:space="preserve">Identifying </w:t>
      </w:r>
      <w:r w:rsidR="009700A0">
        <w:rPr>
          <w:lang w:val="en-US"/>
        </w:rPr>
        <w:t>Tiers</w:t>
      </w:r>
      <w:r w:rsidR="003E59F5">
        <w:rPr>
          <w:lang w:val="en-US"/>
        </w:rPr>
        <w:t xml:space="preserve"> in </w:t>
      </w:r>
      <w:r w:rsidR="00CB6990">
        <w:rPr>
          <w:lang w:val="en-US"/>
        </w:rPr>
        <w:t>T</w:t>
      </w:r>
      <w:r w:rsidR="003E59F5">
        <w:rPr>
          <w:lang w:val="en-US"/>
        </w:rPr>
        <w:t xml:space="preserve">ext </w:t>
      </w:r>
      <w:r w:rsidR="00CB6990">
        <w:rPr>
          <w:lang w:val="en-US"/>
        </w:rPr>
        <w:t>C</w:t>
      </w:r>
      <w:r w:rsidR="003E59F5">
        <w:rPr>
          <w:lang w:val="en-US"/>
        </w:rPr>
        <w:t>orpora</w:t>
      </w:r>
      <w:bookmarkEnd w:id="55"/>
    </w:p>
    <w:p w14:paraId="2778E732" w14:textId="77777777" w:rsidR="003E59F5" w:rsidRDefault="003E59F5" w:rsidP="009700A0">
      <w:pPr>
        <w:rPr>
          <w:lang w:val="en-US"/>
        </w:rPr>
      </w:pPr>
      <w:r>
        <w:rPr>
          <w:lang w:val="en-US"/>
        </w:rPr>
        <w:t>The situation for text-corpora seems rather manageable: The canonic</w:t>
      </w:r>
      <w:r w:rsidR="00795AD2">
        <w:rPr>
          <w:lang w:val="en-US"/>
        </w:rPr>
        <w:t>al</w:t>
      </w:r>
      <w:r>
        <w:rPr>
          <w:lang w:val="en-US"/>
        </w:rPr>
        <w:t xml:space="preserve"> and most-widespread indices /annotation layers are </w:t>
      </w:r>
      <w:r w:rsidRPr="0053040A">
        <w:rPr>
          <w:rStyle w:val="DefZchn"/>
        </w:rPr>
        <w:t>PoS</w:t>
      </w:r>
      <w:r>
        <w:rPr>
          <w:lang w:val="en-US"/>
        </w:rPr>
        <w:t xml:space="preserve"> and </w:t>
      </w:r>
      <w:r w:rsidRPr="0053040A">
        <w:rPr>
          <w:rStyle w:val="DefZchn"/>
        </w:rPr>
        <w:t>lemma</w:t>
      </w:r>
      <w:r>
        <w:rPr>
          <w:lang w:val="en-US"/>
        </w:rPr>
        <w:t xml:space="preserve">. Even if some collection define and use further indices, they are defined </w:t>
      </w:r>
      <w:r w:rsidR="006C3759">
        <w:rPr>
          <w:lang w:val="en-US"/>
        </w:rPr>
        <w:t xml:space="preserve">at the </w:t>
      </w:r>
      <w:r>
        <w:rPr>
          <w:lang w:val="en-US"/>
        </w:rPr>
        <w:t xml:space="preserve">corpus level and could be </w:t>
      </w:r>
      <w:r w:rsidR="00DB2AB3">
        <w:rPr>
          <w:lang w:val="en-US"/>
        </w:rPr>
        <w:t xml:space="preserve">easily bound to </w:t>
      </w:r>
      <w:r>
        <w:rPr>
          <w:lang w:val="en-US"/>
        </w:rPr>
        <w:t xml:space="preserve">appropriate data category in </w:t>
      </w:r>
      <w:r w:rsidR="00DA74A8">
        <w:rPr>
          <w:lang w:val="en-US"/>
        </w:rPr>
        <w:t xml:space="preserve">the </w:t>
      </w:r>
      <w:r w:rsidR="00DA74A8" w:rsidRPr="00DA74A8">
        <w:rPr>
          <w:rStyle w:val="NamedEntityZchn"/>
        </w:rPr>
        <w:t xml:space="preserve">Technical Metadata Component </w:t>
      </w:r>
      <w:r w:rsidR="00DA74A8">
        <w:rPr>
          <w:lang w:val="en-US"/>
        </w:rPr>
        <w:t>of the m</w:t>
      </w:r>
      <w:r>
        <w:rPr>
          <w:lang w:val="en-US"/>
        </w:rPr>
        <w:t xml:space="preserve">etadata </w:t>
      </w:r>
      <w:r w:rsidR="00DA74A8">
        <w:rPr>
          <w:lang w:val="en-US"/>
        </w:rPr>
        <w:t>r</w:t>
      </w:r>
      <w:r>
        <w:rPr>
          <w:lang w:val="en-US"/>
        </w:rPr>
        <w:t>ecor</w:t>
      </w:r>
      <w:r w:rsidR="00DA74A8">
        <w:rPr>
          <w:lang w:val="en-US"/>
        </w:rPr>
        <w:t>d of the corpus.</w:t>
      </w:r>
    </w:p>
    <w:p w14:paraId="644A2A6D" w14:textId="77777777" w:rsidR="00E80688" w:rsidRDefault="00E80688" w:rsidP="009700A0">
      <w:pPr>
        <w:rPr>
          <w:lang w:val="en-US"/>
        </w:rPr>
      </w:pPr>
      <w:r>
        <w:rPr>
          <w:lang w:val="en-US"/>
        </w:rPr>
        <w:t xml:space="preserve">Also the usual primary sequence are the running words/tokens and the other annotation levels map one to one on these, in other words every token has a PoS and lemma assigned. </w:t>
      </w:r>
      <w:r w:rsidR="001F46DB">
        <w:rPr>
          <w:lang w:val="en-US"/>
        </w:rPr>
        <w:t xml:space="preserve">This allows a very efficient structure </w:t>
      </w:r>
      <w:r>
        <w:rPr>
          <w:lang w:val="en-US"/>
        </w:rPr>
        <w:t xml:space="preserve">for </w:t>
      </w:r>
      <w:r w:rsidR="001F46DB">
        <w:rPr>
          <w:lang w:val="en-US"/>
        </w:rPr>
        <w:t>encod</w:t>
      </w:r>
      <w:r>
        <w:rPr>
          <w:lang w:val="en-US"/>
        </w:rPr>
        <w:t>in</w:t>
      </w:r>
      <w:r w:rsidR="001F46DB">
        <w:rPr>
          <w:lang w:val="en-US"/>
        </w:rPr>
        <w:t xml:space="preserve">g the corpus as input for </w:t>
      </w:r>
      <w:r w:rsidR="00CB6990">
        <w:rPr>
          <w:lang w:val="en-US"/>
        </w:rPr>
        <w:t>the</w:t>
      </w:r>
      <w:r w:rsidR="001F46DB">
        <w:rPr>
          <w:lang w:val="en-US"/>
        </w:rPr>
        <w:t xml:space="preserve"> </w:t>
      </w:r>
      <w:r>
        <w:rPr>
          <w:lang w:val="en-US"/>
        </w:rPr>
        <w:t>corpus indexer</w:t>
      </w:r>
      <w:r w:rsidR="001F46DB">
        <w:rPr>
          <w:lang w:val="en-US"/>
        </w:rPr>
        <w:t xml:space="preserve"> - </w:t>
      </w:r>
      <w:r>
        <w:rPr>
          <w:lang w:val="en-US"/>
        </w:rPr>
        <w:t xml:space="preserve">the </w:t>
      </w:r>
      <w:r w:rsidRPr="00CB6990">
        <w:rPr>
          <w:rStyle w:val="IntensiveHervorhebung"/>
          <w:lang w:val="en-US"/>
        </w:rPr>
        <w:t>verticale</w:t>
      </w:r>
      <w:r>
        <w:rPr>
          <w:lang w:val="en-US"/>
        </w:rPr>
        <w:t xml:space="preserve"> –</w:t>
      </w:r>
      <w:r w:rsidR="001F46DB">
        <w:rPr>
          <w:lang w:val="en-US"/>
        </w:rPr>
        <w:t xml:space="preserve"> a file, where every running </w:t>
      </w:r>
      <w:r>
        <w:rPr>
          <w:lang w:val="en-US"/>
        </w:rPr>
        <w:t xml:space="preserve">word is on one line </w:t>
      </w:r>
      <w:r w:rsidR="009F506A">
        <w:rPr>
          <w:lang w:val="en-US"/>
        </w:rPr>
        <w:t xml:space="preserve">together with </w:t>
      </w:r>
      <w:r w:rsidR="00CB6990">
        <w:rPr>
          <w:lang w:val="en-US"/>
        </w:rPr>
        <w:t xml:space="preserve">its </w:t>
      </w:r>
      <w:r w:rsidR="009F506A">
        <w:rPr>
          <w:lang w:val="en-US"/>
        </w:rPr>
        <w:t xml:space="preserve">(linguistic) </w:t>
      </w:r>
      <w:r>
        <w:rPr>
          <w:lang w:val="en-US"/>
        </w:rPr>
        <w:t>annotations</w:t>
      </w:r>
      <w:r w:rsidR="009F506A">
        <w:rPr>
          <w:lang w:val="en-US"/>
        </w:rPr>
        <w:t>:</w:t>
      </w:r>
    </w:p>
    <w:p w14:paraId="0C4A7975" w14:textId="77777777" w:rsidR="001F46DB" w:rsidRPr="001F46DB" w:rsidRDefault="001F46DB" w:rsidP="009F506A">
      <w:pPr>
        <w:pStyle w:val="ExampleCode"/>
        <w:rPr>
          <w:i/>
          <w:color w:val="C00000"/>
          <w:lang w:val="de-AT"/>
        </w:rPr>
      </w:pPr>
      <w:r w:rsidRPr="001F46DB">
        <w:rPr>
          <w:i/>
          <w:color w:val="C00000"/>
          <w:lang w:val="de-AT"/>
        </w:rPr>
        <w:t>#word</w:t>
      </w:r>
      <w:r w:rsidRPr="001F46DB">
        <w:rPr>
          <w:i/>
          <w:color w:val="C00000"/>
          <w:lang w:val="de-AT"/>
        </w:rPr>
        <w:tab/>
        <w:t>#pos</w:t>
      </w:r>
      <w:r w:rsidRPr="001F46DB">
        <w:rPr>
          <w:i/>
          <w:color w:val="C00000"/>
          <w:lang w:val="de-AT"/>
        </w:rPr>
        <w:tab/>
        <w:t>#lemma</w:t>
      </w:r>
    </w:p>
    <w:p w14:paraId="20223986" w14:textId="77777777" w:rsidR="009F506A" w:rsidRPr="001F46DB" w:rsidRDefault="009F506A" w:rsidP="009F506A">
      <w:pPr>
        <w:pStyle w:val="ExampleCode"/>
        <w:rPr>
          <w:lang w:val="de-AT"/>
        </w:rPr>
      </w:pPr>
      <w:r w:rsidRPr="001F46DB">
        <w:rPr>
          <w:lang w:val="de-AT"/>
        </w:rPr>
        <w:t>Das</w:t>
      </w:r>
      <w:r w:rsidRPr="001F46DB">
        <w:rPr>
          <w:lang w:val="de-AT"/>
        </w:rPr>
        <w:tab/>
      </w:r>
      <w:r w:rsidRPr="001F46DB">
        <w:rPr>
          <w:lang w:val="de-AT"/>
        </w:rPr>
        <w:tab/>
        <w:t xml:space="preserve">PRO </w:t>
      </w:r>
      <w:r w:rsidRPr="001F46DB">
        <w:rPr>
          <w:lang w:val="de-AT"/>
        </w:rPr>
        <w:tab/>
        <w:t>d</w:t>
      </w:r>
    </w:p>
    <w:p w14:paraId="5C05901C" w14:textId="77777777" w:rsidR="009F506A" w:rsidRPr="00A36333" w:rsidRDefault="009F506A" w:rsidP="009F506A">
      <w:pPr>
        <w:pStyle w:val="ExampleCode"/>
        <w:rPr>
          <w:lang w:val="de-AT"/>
        </w:rPr>
      </w:pPr>
      <w:r w:rsidRPr="00A36333">
        <w:rPr>
          <w:lang w:val="de-AT"/>
        </w:rPr>
        <w:t xml:space="preserve">ist </w:t>
      </w:r>
      <w:r w:rsidRPr="00A36333">
        <w:rPr>
          <w:lang w:val="de-AT"/>
        </w:rPr>
        <w:tab/>
        <w:t>V</w:t>
      </w:r>
      <w:r w:rsidRPr="00A36333">
        <w:rPr>
          <w:lang w:val="de-AT"/>
        </w:rPr>
        <w:tab/>
        <w:t>sein</w:t>
      </w:r>
    </w:p>
    <w:p w14:paraId="5C76787B" w14:textId="77777777" w:rsidR="009F506A" w:rsidRPr="00A36333" w:rsidRDefault="009F506A" w:rsidP="009F506A">
      <w:pPr>
        <w:pStyle w:val="ExampleCode"/>
        <w:rPr>
          <w:lang w:val="de-AT"/>
        </w:rPr>
      </w:pPr>
      <w:r w:rsidRPr="00A36333">
        <w:rPr>
          <w:lang w:val="de-AT"/>
        </w:rPr>
        <w:t>ein</w:t>
      </w:r>
      <w:r w:rsidRPr="00A36333">
        <w:rPr>
          <w:lang w:val="de-AT"/>
        </w:rPr>
        <w:tab/>
      </w:r>
      <w:r w:rsidRPr="00A36333">
        <w:rPr>
          <w:lang w:val="de-AT"/>
        </w:rPr>
        <w:tab/>
        <w:t>ART</w:t>
      </w:r>
      <w:r w:rsidRPr="00A36333">
        <w:rPr>
          <w:lang w:val="de-AT"/>
        </w:rPr>
        <w:tab/>
        <w:t>e</w:t>
      </w:r>
    </w:p>
    <w:p w14:paraId="47F8FF9E" w14:textId="77777777" w:rsidR="009F506A" w:rsidRDefault="009F506A" w:rsidP="009F506A">
      <w:pPr>
        <w:pStyle w:val="ExampleCode"/>
      </w:pPr>
      <w:r>
        <w:t>Haus</w:t>
      </w:r>
      <w:r>
        <w:tab/>
        <w:t>N</w:t>
      </w:r>
      <w:r>
        <w:tab/>
        <w:t>Haus</w:t>
      </w:r>
    </w:p>
    <w:p w14:paraId="367330AF" w14:textId="77777777" w:rsidR="009F506A" w:rsidRDefault="009F506A" w:rsidP="009F506A">
      <w:pPr>
        <w:pStyle w:val="ExampleCode"/>
      </w:pPr>
      <w:r>
        <w:t>.</w:t>
      </w:r>
      <w:r>
        <w:tab/>
      </w:r>
      <w:r>
        <w:tab/>
      </w:r>
      <w:r w:rsidR="008A1EA6">
        <w:t>\$.</w:t>
      </w:r>
      <w:r>
        <w:tab/>
        <w:t>.</w:t>
      </w:r>
    </w:p>
    <w:p w14:paraId="7C1F6CB5" w14:textId="77777777" w:rsidR="0053040A" w:rsidRDefault="0053040A" w:rsidP="0053040A">
      <w:pPr>
        <w:rPr>
          <w:lang w:val="en-US"/>
        </w:rPr>
      </w:pPr>
      <w:r w:rsidRPr="0053040A">
        <w:rPr>
          <w:lang w:val="en-US"/>
        </w:rPr>
        <w:t xml:space="preserve">The corpus search engines also support a </w:t>
      </w:r>
      <w:r>
        <w:rPr>
          <w:lang w:val="en-US"/>
        </w:rPr>
        <w:t>grouping annotations or “breaks”, defining segments</w:t>
      </w:r>
      <w:r w:rsidR="00940B89">
        <w:rPr>
          <w:lang w:val="en-US"/>
        </w:rPr>
        <w:t>/regions</w:t>
      </w:r>
      <w:r>
        <w:rPr>
          <w:lang w:val="en-US"/>
        </w:rPr>
        <w:t xml:space="preserve"> within the text, the </w:t>
      </w:r>
      <w:r w:rsidR="00BA3AA7">
        <w:rPr>
          <w:lang w:val="en-US"/>
        </w:rPr>
        <w:t xml:space="preserve">canonical </w:t>
      </w:r>
      <w:r>
        <w:rPr>
          <w:lang w:val="en-US"/>
        </w:rPr>
        <w:t>examples being: sentence, paragraph and document (</w:t>
      </w:r>
      <w:r w:rsidRPr="0053040A">
        <w:rPr>
          <w:rStyle w:val="ExampleCodeZchn"/>
        </w:rPr>
        <w:t>&lt;s&gt;</w:t>
      </w:r>
      <w:r w:rsidRPr="0053040A">
        <w:rPr>
          <w:lang w:val="en-US"/>
        </w:rPr>
        <w:t>,</w:t>
      </w:r>
      <w:r>
        <w:rPr>
          <w:lang w:val="en-US"/>
        </w:rPr>
        <w:t xml:space="preserve"> </w:t>
      </w:r>
      <w:r w:rsidRPr="0053040A">
        <w:rPr>
          <w:lang w:val="en-US"/>
        </w:rPr>
        <w:t xml:space="preserve"> </w:t>
      </w:r>
      <w:r w:rsidRPr="0053040A">
        <w:rPr>
          <w:rStyle w:val="ExampleCodeZchn"/>
        </w:rPr>
        <w:t>&lt;p&gt;</w:t>
      </w:r>
      <w:r w:rsidRPr="0053040A">
        <w:rPr>
          <w:lang w:val="en-US"/>
        </w:rPr>
        <w:t xml:space="preserve">,  </w:t>
      </w:r>
      <w:r w:rsidRPr="0053040A">
        <w:rPr>
          <w:rStyle w:val="ExampleCodeZchn"/>
        </w:rPr>
        <w:t>&lt;doc&gt;</w:t>
      </w:r>
      <w:r>
        <w:rPr>
          <w:lang w:val="en-US"/>
        </w:rPr>
        <w:t>).</w:t>
      </w:r>
    </w:p>
    <w:p w14:paraId="5C9A525D" w14:textId="77777777" w:rsidR="0053040A" w:rsidRPr="0053040A" w:rsidRDefault="00550608" w:rsidP="0053040A">
      <w:pPr>
        <w:pStyle w:val="Remark"/>
      </w:pPr>
      <w:r>
        <w:t xml:space="preserve">Consider </w:t>
      </w:r>
      <w:r w:rsidR="0053040A">
        <w:t>TCF</w:t>
      </w:r>
      <w:r>
        <w:t xml:space="preserve"> wrt definition of Annotation Layers</w:t>
      </w:r>
      <w:r w:rsidR="0053040A">
        <w:t>!</w:t>
      </w:r>
    </w:p>
    <w:p w14:paraId="2756A84E" w14:textId="77777777" w:rsidR="003E59F5" w:rsidRDefault="003E59F5" w:rsidP="003E59F5">
      <w:pPr>
        <w:pStyle w:val="berschrift3"/>
        <w:rPr>
          <w:lang w:val="en-US"/>
        </w:rPr>
      </w:pPr>
      <w:bookmarkStart w:id="56" w:name="_Ref283985041"/>
      <w:bookmarkStart w:id="57" w:name="_Ref283985048"/>
      <w:bookmarkStart w:id="58" w:name="_Ref283985052"/>
      <w:bookmarkStart w:id="59" w:name="_Toc287824932"/>
      <w:r>
        <w:rPr>
          <w:lang w:val="en-US"/>
        </w:rPr>
        <w:lastRenderedPageBreak/>
        <w:t xml:space="preserve">Identifying Tiers in </w:t>
      </w:r>
      <w:r w:rsidR="00CB6990">
        <w:rPr>
          <w:lang w:val="en-US"/>
        </w:rPr>
        <w:t>M</w:t>
      </w:r>
      <w:r>
        <w:rPr>
          <w:lang w:val="en-US"/>
        </w:rPr>
        <w:t xml:space="preserve">ultimodal </w:t>
      </w:r>
      <w:r w:rsidR="00CB6990">
        <w:rPr>
          <w:lang w:val="en-US"/>
        </w:rPr>
        <w:t>R</w:t>
      </w:r>
      <w:r>
        <w:rPr>
          <w:lang w:val="en-US"/>
        </w:rPr>
        <w:t>esources</w:t>
      </w:r>
      <w:bookmarkEnd w:id="56"/>
      <w:bookmarkEnd w:id="57"/>
      <w:bookmarkEnd w:id="58"/>
      <w:bookmarkEnd w:id="59"/>
    </w:p>
    <w:p w14:paraId="42838F1A" w14:textId="77777777" w:rsidR="004B2FC0" w:rsidRDefault="004B2FC0" w:rsidP="004B2FC0">
      <w:pPr>
        <w:rPr>
          <w:lang w:val="en-US"/>
        </w:rPr>
      </w:pPr>
      <w:commentRangeStart w:id="60"/>
      <w:commentRangeStart w:id="61"/>
      <w:commentRangeStart w:id="62"/>
      <w:commentRangeStart w:id="63"/>
      <w:r>
        <w:rPr>
          <w:lang w:val="en-US"/>
        </w:rPr>
        <w:t xml:space="preserve">For multimodal resources the situations seems more complicated: The individual tiers are named ad hoc and on record-level. Thus every resource has its own tiers, that are defined in the annotation files to the resource. </w:t>
      </w:r>
      <w:commentRangeEnd w:id="60"/>
      <w:r>
        <w:rPr>
          <w:rStyle w:val="Kommentarzeichen"/>
          <w:vanish/>
        </w:rPr>
        <w:commentReference w:id="60"/>
      </w:r>
      <w:commentRangeEnd w:id="61"/>
      <w:commentRangeEnd w:id="62"/>
      <w:commentRangeEnd w:id="63"/>
      <w:r w:rsidR="004B7359">
        <w:rPr>
          <w:rStyle w:val="Kommentarzeichen"/>
        </w:rPr>
        <w:commentReference w:id="61"/>
      </w:r>
      <w:r w:rsidR="00DA74A8">
        <w:rPr>
          <w:rStyle w:val="Kommentarzeichen"/>
        </w:rPr>
        <w:commentReference w:id="62"/>
      </w:r>
      <w:r>
        <w:rPr>
          <w:rStyle w:val="Kommentarzeichen"/>
        </w:rPr>
        <w:commentReference w:id="63"/>
      </w:r>
    </w:p>
    <w:p w14:paraId="4C15BF52" w14:textId="77777777" w:rsidR="003E59F5" w:rsidRDefault="003E59F5" w:rsidP="003E59F5">
      <w:pPr>
        <w:rPr>
          <w:lang w:val="en-US"/>
        </w:rPr>
      </w:pPr>
      <w:r>
        <w:rPr>
          <w:lang w:val="en-US"/>
        </w:rPr>
        <w:t xml:space="preserve">For multimodal resources the situations </w:t>
      </w:r>
      <w:r w:rsidR="0053040A">
        <w:rPr>
          <w:lang w:val="en-US"/>
        </w:rPr>
        <w:t xml:space="preserve">is </w:t>
      </w:r>
      <w:r>
        <w:rPr>
          <w:lang w:val="en-US"/>
        </w:rPr>
        <w:t xml:space="preserve">more complicated: The individual tiers are named </w:t>
      </w:r>
      <w:r w:rsidR="0053040A">
        <w:rPr>
          <w:lang w:val="en-US"/>
        </w:rPr>
        <w:t>“</w:t>
      </w:r>
      <w:r>
        <w:rPr>
          <w:lang w:val="en-US"/>
        </w:rPr>
        <w:t>ad hoc</w:t>
      </w:r>
      <w:r w:rsidR="0053040A">
        <w:rPr>
          <w:lang w:val="en-US"/>
        </w:rPr>
        <w:t>”</w:t>
      </w:r>
      <w:r>
        <w:rPr>
          <w:lang w:val="en-US"/>
        </w:rPr>
        <w:t xml:space="preserve"> and on record-level. Thus every resource has </w:t>
      </w:r>
      <w:r w:rsidR="0053040A">
        <w:rPr>
          <w:lang w:val="en-US"/>
        </w:rPr>
        <w:t xml:space="preserve">possibly </w:t>
      </w:r>
      <w:r>
        <w:rPr>
          <w:lang w:val="en-US"/>
        </w:rPr>
        <w:t>its own tiers, that are defined in the an</w:t>
      </w:r>
      <w:r w:rsidR="00910019">
        <w:rPr>
          <w:lang w:val="en-US"/>
        </w:rPr>
        <w:t>notation files to the resource. These can be even named equally, although they are not related.</w:t>
      </w:r>
    </w:p>
    <w:p w14:paraId="795995AF" w14:textId="77777777" w:rsidR="00F20E67" w:rsidRPr="005B1412" w:rsidRDefault="000D2FDF" w:rsidP="005B1412">
      <w:pPr>
        <w:spacing w:after="200" w:line="276" w:lineRule="auto"/>
        <w:rPr>
          <w:rFonts w:asciiTheme="majorHAnsi" w:eastAsiaTheme="majorEastAsia" w:hAnsiTheme="majorHAnsi" w:cstheme="majorBidi"/>
          <w:b/>
          <w:bCs/>
          <w:color w:val="4F81BD" w:themeColor="accent1"/>
          <w:sz w:val="26"/>
          <w:szCs w:val="26"/>
          <w:lang w:val="en-US"/>
        </w:rPr>
      </w:pPr>
      <w:r>
        <w:rPr>
          <w:lang w:val="en-US"/>
        </w:rPr>
        <w:t xml:space="preserve">If we consider an </w:t>
      </w:r>
      <w:commentRangeStart w:id="64"/>
      <w:r>
        <w:rPr>
          <w:lang w:val="en-US"/>
        </w:rPr>
        <w:t>example</w:t>
      </w:r>
      <w:r w:rsidR="00A05A1D">
        <w:rPr>
          <w:lang w:val="en-US"/>
        </w:rPr>
        <w:t xml:space="preserve"> Annotation File </w:t>
      </w:r>
      <w:r>
        <w:rPr>
          <w:lang w:val="en-US"/>
        </w:rPr>
        <w:t xml:space="preserve"> (</w:t>
      </w:r>
      <w:r w:rsidR="00CB6990">
        <w:rPr>
          <w:lang w:val="en-US"/>
        </w:rPr>
        <w:t>see</w:t>
      </w:r>
      <w:r w:rsidR="00106E43">
        <w:rPr>
          <w:lang w:val="en-US"/>
        </w:rPr>
        <w:fldChar w:fldCharType="begin"/>
      </w:r>
      <w:r w:rsidR="00A05A1D">
        <w:rPr>
          <w:lang w:val="en-US"/>
        </w:rPr>
        <w:instrText xml:space="preserve"> REF _Ref284192237 \w \h </w:instrText>
      </w:r>
      <w:r w:rsidR="00106E43">
        <w:rPr>
          <w:lang w:val="en-US"/>
        </w:rPr>
      </w:r>
      <w:r w:rsidR="00106E43">
        <w:rPr>
          <w:lang w:val="en-US"/>
        </w:rPr>
        <w:fldChar w:fldCharType="separate"/>
      </w:r>
      <w:r w:rsidR="00243C76">
        <w:rPr>
          <w:lang w:val="en-US"/>
        </w:rPr>
        <w:t>Appendix G.5</w:t>
      </w:r>
      <w:r w:rsidR="00106E43">
        <w:rPr>
          <w:lang w:val="en-US"/>
        </w:rPr>
        <w:fldChar w:fldCharType="end"/>
      </w:r>
      <w:commentRangeEnd w:id="64"/>
      <w:r w:rsidR="00222EDB">
        <w:rPr>
          <w:rStyle w:val="Kommentarzeichen"/>
        </w:rPr>
        <w:commentReference w:id="64"/>
      </w:r>
      <w:r>
        <w:rPr>
          <w:lang w:val="en-US"/>
        </w:rPr>
        <w:t>)</w:t>
      </w:r>
      <w:r w:rsidR="002F62E8">
        <w:rPr>
          <w:lang w:val="en-US"/>
        </w:rPr>
        <w:t xml:space="preserve"> which carries 14 </w:t>
      </w:r>
      <w:r w:rsidR="002F62E8" w:rsidRPr="002F62E8">
        <w:rPr>
          <w:rStyle w:val="ExampleCodeZchn"/>
        </w:rPr>
        <w:t>&lt;TIER&gt;</w:t>
      </w:r>
      <w:r w:rsidR="002F62E8">
        <w:rPr>
          <w:lang w:val="en-US"/>
        </w:rPr>
        <w:t>s</w:t>
      </w:r>
      <w:r w:rsidR="00F20E67">
        <w:rPr>
          <w:lang w:val="en-US"/>
        </w:rPr>
        <w:t>:</w:t>
      </w:r>
    </w:p>
    <w:p w14:paraId="7CD0662A" w14:textId="77777777" w:rsidR="00F20E67" w:rsidRDefault="00F20E67" w:rsidP="00F20E67">
      <w:pPr>
        <w:pStyle w:val="ExampleCode"/>
      </w:pPr>
      <w:r w:rsidRPr="000473D3">
        <w:t>&lt;TIER DEFAULT_LOCALE="nl" LINGUISTIC_TYPE_REF="Words" PARENT_REF="V40069-Spch" PARTICIPANT="V40069" TIER_ID="V40069-Words"&gt;</w:t>
      </w:r>
    </w:p>
    <w:tbl>
      <w:tblPr>
        <w:tblpPr w:leftFromText="141" w:rightFromText="141" w:vertAnchor="text" w:horzAnchor="margin" w:tblpY="205"/>
        <w:tblW w:w="9180" w:type="dxa"/>
        <w:tblLayout w:type="fixed"/>
        <w:tblLook w:val="04A0" w:firstRow="1" w:lastRow="0" w:firstColumn="1" w:lastColumn="0" w:noHBand="0" w:noVBand="1"/>
      </w:tblPr>
      <w:tblGrid>
        <w:gridCol w:w="1668"/>
        <w:gridCol w:w="1842"/>
        <w:gridCol w:w="3119"/>
        <w:gridCol w:w="2551"/>
      </w:tblGrid>
      <w:tr w:rsidR="00940B89" w:rsidRPr="002F62E8" w14:paraId="2DD10496"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1EC4261" w14:textId="77777777" w:rsidR="00940B89" w:rsidRPr="002F62E8" w:rsidRDefault="00940B89" w:rsidP="00940B89">
            <w:pPr>
              <w:rPr>
                <w:b/>
                <w:i/>
                <w:lang w:val="en-US"/>
              </w:rPr>
            </w:pPr>
            <w:r w:rsidRPr="002F62E8">
              <w:rPr>
                <w:b/>
                <w:i/>
                <w:lang w:val="en-US"/>
              </w:rPr>
              <w:t xml:space="preserve">@PARTICIPANT </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BB7D72" w14:textId="77777777" w:rsidR="00940B89" w:rsidRPr="002F62E8" w:rsidRDefault="00940B89" w:rsidP="00940B89">
            <w:pPr>
              <w:rPr>
                <w:b/>
                <w:i/>
                <w:lang w:val="en-US"/>
              </w:rPr>
            </w:pPr>
            <w:r w:rsidRPr="002F62E8">
              <w:rPr>
                <w:b/>
                <w:i/>
                <w:lang w:val="en-US"/>
              </w:rPr>
              <w:t>@PARENT_REF</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6C86212" w14:textId="77777777" w:rsidR="00940B89" w:rsidRPr="002F62E8" w:rsidRDefault="00940B89" w:rsidP="00940B89">
            <w:pPr>
              <w:rPr>
                <w:b/>
                <w:i/>
                <w:lang w:val="en-US"/>
              </w:rPr>
            </w:pPr>
            <w:r w:rsidRPr="002F62E8">
              <w:rPr>
                <w:b/>
                <w:i/>
                <w:lang w:val="en-US"/>
              </w:rPr>
              <w:t>@TIER_ID</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0671658" w14:textId="77777777" w:rsidR="00940B89" w:rsidRPr="002F62E8" w:rsidRDefault="00940B89" w:rsidP="00940B89">
            <w:pPr>
              <w:rPr>
                <w:b/>
                <w:i/>
                <w:lang w:val="en-US"/>
              </w:rPr>
            </w:pPr>
            <w:r w:rsidRPr="002F62E8">
              <w:rPr>
                <w:b/>
                <w:i/>
                <w:lang w:val="en-US"/>
              </w:rPr>
              <w:t>@LINGUISTIC_TYPE_REF</w:t>
            </w:r>
          </w:p>
        </w:tc>
      </w:tr>
      <w:tr w:rsidR="00940B89" w14:paraId="7E23D688"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6A9C76F"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54B819" w14:textId="77777777"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F27A1ED"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7BCAE7"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Spch</w:t>
            </w:r>
          </w:p>
        </w:tc>
      </w:tr>
      <w:tr w:rsidR="00940B89" w14:paraId="167218D6"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EA1EB6"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3A8F6F9"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417738A"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2B8611B"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Words</w:t>
            </w:r>
          </w:p>
        </w:tc>
      </w:tr>
      <w:tr w:rsidR="00940B89" w14:paraId="1CF7B3F1"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22F7CEB"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2D81F88"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83E8E48"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V40069-PoS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2E52CE2"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PoS</w:t>
            </w:r>
          </w:p>
        </w:tc>
      </w:tr>
      <w:tr w:rsidR="00940B89" w14:paraId="15A0871F"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5BEF638"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9F8C218"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73B0750"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V40069-Lemma</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E942D73"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Lemma</w:t>
            </w:r>
          </w:p>
        </w:tc>
      </w:tr>
      <w:tr w:rsidR="00940B89" w14:paraId="09638A6D"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A6C6AEE"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4F0EEB"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FC1AC6"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59BE9C2"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14:paraId="7E8EED99"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AC22DFF"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66B6489" w14:textId="77777777"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0FC8787"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V40069-Phonetic@left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2E822E1"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14:paraId="555A274F"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C3DFAF2"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0D0F334" w14:textId="77777777"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B0ECAD5"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V40069-Phonetic@right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1884F62"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14:paraId="19B79C0B" w14:textId="77777777"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EA2F130"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C0BC96E" w14:textId="77777777"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B3B58B3" w14:textId="77777777"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EC6BFC4" w14:textId="77777777" w:rsidR="00940B89" w:rsidRPr="00940B89" w:rsidRDefault="00940B89" w:rsidP="00940B89">
            <w:pPr>
              <w:rPr>
                <w:rFonts w:ascii="Courier New" w:hAnsi="Courier New" w:cs="Courier New"/>
                <w:sz w:val="20"/>
                <w:szCs w:val="20"/>
                <w:lang w:val="en-US"/>
              </w:rPr>
            </w:pPr>
          </w:p>
        </w:tc>
      </w:tr>
      <w:tr w:rsidR="00940B89" w:rsidRPr="003B6863" w14:paraId="38673083" w14:textId="77777777" w:rsidTr="004135FE">
        <w:tc>
          <w:tcPr>
            <w:tcW w:w="9180"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EA23AB" w14:textId="77777777" w:rsidR="00940B89" w:rsidRPr="00940B89" w:rsidRDefault="00940B89" w:rsidP="00940B89">
            <w:pPr>
              <w:rPr>
                <w:i/>
                <w:lang w:val="en-US"/>
              </w:rPr>
            </w:pPr>
            <w:r w:rsidRPr="00940B89">
              <w:rPr>
                <w:i/>
                <w:lang w:val="en-US"/>
              </w:rPr>
              <w:t>UNKNOWN analogous to first Participant  …</w:t>
            </w:r>
          </w:p>
        </w:tc>
      </w:tr>
    </w:tbl>
    <w:p w14:paraId="69BCDFD0" w14:textId="77777777" w:rsidR="002F62E8" w:rsidRDefault="000D2FDF" w:rsidP="00A857ED">
      <w:pPr>
        <w:rPr>
          <w:lang w:val="en-US"/>
        </w:rPr>
      </w:pPr>
      <w:r>
        <w:rPr>
          <w:lang w:val="en-US"/>
        </w:rPr>
        <w:t xml:space="preserve"> we can </w:t>
      </w:r>
      <w:r w:rsidR="003E59F5">
        <w:rPr>
          <w:lang w:val="en-US"/>
        </w:rPr>
        <w:t>distinguish</w:t>
      </w:r>
      <w:r>
        <w:rPr>
          <w:lang w:val="en-US"/>
        </w:rPr>
        <w:t>/classify the t</w:t>
      </w:r>
      <w:r w:rsidR="00940B89">
        <w:rPr>
          <w:lang w:val="en-US"/>
        </w:rPr>
        <w:t>iers by at least three aspects:</w:t>
      </w:r>
    </w:p>
    <w:p w14:paraId="0DE320AF" w14:textId="77777777" w:rsidR="000D2FDF" w:rsidRDefault="000D2FDF" w:rsidP="00F20E67">
      <w:pPr>
        <w:pStyle w:val="TermDef"/>
      </w:pPr>
      <w:r>
        <w:t>ID</w:t>
      </w:r>
      <w:r w:rsidR="00F20E67">
        <w:t xml:space="preserve"> </w:t>
      </w:r>
    </w:p>
    <w:p w14:paraId="5D697F30" w14:textId="77777777" w:rsidR="00F20E67" w:rsidRPr="00F20E67" w:rsidRDefault="00F20E67" w:rsidP="00F20E67">
      <w:pPr>
        <w:pStyle w:val="TermExplain"/>
      </w:pPr>
      <w:r>
        <w:t>@TIER_ID</w:t>
      </w:r>
    </w:p>
    <w:p w14:paraId="33413552" w14:textId="77777777" w:rsidR="007F1DBA" w:rsidRDefault="007F1DBA" w:rsidP="007F1DBA">
      <w:pPr>
        <w:pStyle w:val="TermDef"/>
      </w:pPr>
      <w:r>
        <w:t>Type</w:t>
      </w:r>
    </w:p>
    <w:p w14:paraId="67A75F4E" w14:textId="77777777" w:rsidR="00C43DDC" w:rsidRDefault="007F1DBA" w:rsidP="00950C33">
      <w:pPr>
        <w:pStyle w:val="TermExplain"/>
      </w:pPr>
      <w:r>
        <w:t>@LINGUISTIC_TYPE_REF</w:t>
      </w:r>
      <w:r w:rsidR="00C43DDC">
        <w:t xml:space="preserve"> = </w:t>
      </w:r>
      <w:r>
        <w:t>Lemma Phonetic PoS</w:t>
      </w:r>
      <w:r w:rsidR="00C43DDC">
        <w:t xml:space="preserve"> …</w:t>
      </w:r>
    </w:p>
    <w:p w14:paraId="1B002F58" w14:textId="77777777" w:rsidR="000D2FDF" w:rsidRDefault="000D2FDF" w:rsidP="000D2FDF">
      <w:pPr>
        <w:pStyle w:val="TermDef"/>
      </w:pPr>
      <w:r>
        <w:t>Participant/Actor</w:t>
      </w:r>
    </w:p>
    <w:p w14:paraId="71250E0B" w14:textId="77777777" w:rsidR="00F20E67" w:rsidRPr="00F20E67" w:rsidRDefault="00F20E67" w:rsidP="00F20E67">
      <w:pPr>
        <w:pStyle w:val="TermExplain"/>
      </w:pPr>
      <w:r>
        <w:t>@PARTICIPANT</w:t>
      </w:r>
    </w:p>
    <w:p w14:paraId="3598BC59" w14:textId="77777777" w:rsidR="00940B89" w:rsidRDefault="00940B89" w:rsidP="00940B89">
      <w:pPr>
        <w:pStyle w:val="TermDef"/>
      </w:pPr>
      <w:r>
        <w:t xml:space="preserve">Hierarchy </w:t>
      </w:r>
    </w:p>
    <w:p w14:paraId="3F7E8204" w14:textId="77777777" w:rsidR="00940B89" w:rsidRDefault="00940B89" w:rsidP="00940B89">
      <w:pPr>
        <w:pStyle w:val="TermExplain"/>
      </w:pPr>
      <w:r>
        <w:t>the tiers can refer to a parent tier</w:t>
      </w:r>
      <w:r w:rsidR="007F1DBA">
        <w:t>, yielding a reference hierarchy:</w:t>
      </w:r>
    </w:p>
    <w:p w14:paraId="734EAB91" w14:textId="77777777" w:rsidR="00940B89" w:rsidRDefault="00940B89" w:rsidP="00940B89">
      <w:pPr>
        <w:pStyle w:val="ExampleCode"/>
        <w:ind w:left="709"/>
      </w:pPr>
      <w:r w:rsidRPr="00940B89">
        <w:t>V40069-Spch</w:t>
      </w:r>
      <w:r>
        <w:t xml:space="preserve"> </w:t>
      </w:r>
    </w:p>
    <w:p w14:paraId="2C18CAE5" w14:textId="77777777" w:rsidR="00940B89" w:rsidRDefault="00940B89" w:rsidP="00940B89">
      <w:pPr>
        <w:pStyle w:val="ExampleCode"/>
        <w:ind w:left="709"/>
      </w:pPr>
      <w:r>
        <w:t xml:space="preserve">  +</w:t>
      </w:r>
      <w:r w:rsidRPr="00940B89">
        <w:t xml:space="preserve"> V40069-Words</w:t>
      </w:r>
    </w:p>
    <w:p w14:paraId="4E2C785A" w14:textId="77777777" w:rsidR="00940B89" w:rsidRDefault="00940B89" w:rsidP="00940B89">
      <w:pPr>
        <w:pStyle w:val="ExampleCode"/>
        <w:ind w:left="709"/>
      </w:pPr>
      <w:r>
        <w:t xml:space="preserve">     + </w:t>
      </w:r>
      <w:r w:rsidRPr="00940B89">
        <w:t>V40069-</w:t>
      </w:r>
      <w:r>
        <w:t>PoS</w:t>
      </w:r>
    </w:p>
    <w:p w14:paraId="1B11E146" w14:textId="77777777" w:rsidR="00940B89" w:rsidRDefault="00940B89" w:rsidP="00940B89">
      <w:pPr>
        <w:pStyle w:val="ExampleCode"/>
        <w:ind w:left="709"/>
      </w:pPr>
      <w:r>
        <w:t xml:space="preserve">     + </w:t>
      </w:r>
      <w:r w:rsidRPr="00940B89">
        <w:t>V40069-</w:t>
      </w:r>
      <w:r>
        <w:t>Lemma</w:t>
      </w:r>
    </w:p>
    <w:p w14:paraId="17FC0656" w14:textId="77777777" w:rsidR="00940B89" w:rsidRDefault="00940B89" w:rsidP="00940B89">
      <w:pPr>
        <w:pStyle w:val="ExampleCode"/>
        <w:ind w:left="709"/>
      </w:pPr>
      <w:r>
        <w:t xml:space="preserve">     + </w:t>
      </w:r>
      <w:r w:rsidRPr="00940B89">
        <w:t>V40069-</w:t>
      </w:r>
      <w:r>
        <w:t>Phonetic</w:t>
      </w:r>
    </w:p>
    <w:p w14:paraId="3A8BC4CB" w14:textId="77777777" w:rsidR="007F1DBA" w:rsidRDefault="000569BE" w:rsidP="004135FE">
      <w:pPr>
        <w:pStyle w:val="TermExplain"/>
      </w:pPr>
      <w:r>
        <w:t>N</w:t>
      </w:r>
      <w:r w:rsidR="007F1DBA">
        <w:t>ot all tiers are linked to a parent tier</w:t>
      </w:r>
      <w:r w:rsidR="00FA71DE">
        <w:t xml:space="preserve">. The </w:t>
      </w:r>
      <w:r w:rsidR="007F1DBA">
        <w:t xml:space="preserve">affiliation to a </w:t>
      </w:r>
      <w:r w:rsidR="007F1DBA" w:rsidRPr="00A36333">
        <w:rPr>
          <w:rStyle w:val="ExampleCodeZchn"/>
        </w:rPr>
        <w:t xml:space="preserve">@PARTICIPANT </w:t>
      </w:r>
      <w:r w:rsidR="00FA71DE">
        <w:t xml:space="preserve">can be seen as </w:t>
      </w:r>
      <w:r w:rsidR="007F1DBA">
        <w:t>top-level</w:t>
      </w:r>
      <w:r w:rsidR="00FA71DE">
        <w:t xml:space="preserve"> parent, but </w:t>
      </w:r>
      <w:r w:rsidR="003F248F">
        <w:t xml:space="preserve">also this </w:t>
      </w:r>
      <w:r w:rsidR="00FA71DE">
        <w:t>is an optional attribute</w:t>
      </w:r>
      <w:r w:rsidR="003F248F">
        <w:t>.</w:t>
      </w:r>
    </w:p>
    <w:p w14:paraId="1F097863" w14:textId="77777777" w:rsidR="007F1DBA" w:rsidRPr="007F1DBA" w:rsidRDefault="007F1DBA" w:rsidP="007F1DBA">
      <w:pPr>
        <w:pStyle w:val="Beschriftung"/>
        <w:keepNext/>
        <w:rPr>
          <w:lang w:val="en-US"/>
        </w:rPr>
      </w:pPr>
      <w:bookmarkStart w:id="65" w:name="_Ref283979703"/>
      <w:bookmarkStart w:id="66" w:name="_Ref283979699"/>
      <w:r w:rsidRPr="007F1DBA">
        <w:rPr>
          <w:lang w:val="en-US"/>
        </w:rPr>
        <w:lastRenderedPageBreak/>
        <w:t xml:space="preserve">Figure </w:t>
      </w:r>
      <w:r w:rsidR="00106E43">
        <w:fldChar w:fldCharType="begin"/>
      </w:r>
      <w:r w:rsidRPr="007F1DBA">
        <w:rPr>
          <w:lang w:val="en-US"/>
        </w:rPr>
        <w:instrText xml:space="preserve"> SEQ Figure \* ARABIC </w:instrText>
      </w:r>
      <w:r w:rsidR="00106E43">
        <w:fldChar w:fldCharType="separate"/>
      </w:r>
      <w:r w:rsidR="00243C76">
        <w:rPr>
          <w:noProof/>
          <w:lang w:val="en-US"/>
        </w:rPr>
        <w:t>1</w:t>
      </w:r>
      <w:r w:rsidR="00106E43">
        <w:fldChar w:fldCharType="end"/>
      </w:r>
      <w:bookmarkEnd w:id="65"/>
      <w:r w:rsidRPr="007F1DBA">
        <w:rPr>
          <w:lang w:val="en-US"/>
        </w:rPr>
        <w:t xml:space="preserve"> Screenshot of the Time</w:t>
      </w:r>
      <w:r>
        <w:rPr>
          <w:lang w:val="en-US"/>
        </w:rPr>
        <w:t>Line UI-</w:t>
      </w:r>
      <w:r w:rsidRPr="007F1DBA">
        <w:rPr>
          <w:lang w:val="en-US"/>
        </w:rPr>
        <w:t>widget in Annotation Editor ELAN</w:t>
      </w:r>
      <w:bookmarkEnd w:id="66"/>
    </w:p>
    <w:p w14:paraId="495C433C" w14:textId="77777777" w:rsidR="000473D3" w:rsidRDefault="007F1DBA" w:rsidP="009700A0">
      <w:pPr>
        <w:rPr>
          <w:lang w:val="en-US"/>
        </w:rPr>
      </w:pPr>
      <w:r>
        <w:rPr>
          <w:noProof/>
          <w:lang w:val="de-DE" w:eastAsia="de-DE"/>
        </w:rPr>
        <w:drawing>
          <wp:inline distT="0" distB="0" distL="0" distR="0" wp14:anchorId="67E1B54B" wp14:editId="58F4E678">
            <wp:extent cx="5756571" cy="2413000"/>
            <wp:effectExtent l="19050" t="0" r="0" b="0"/>
            <wp:docPr id="15" name="Bild 11" descr="C:\Users\m\3lingua\clarin\FCS\resources\screenELA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3lingua\clarin\FCS\resources\screenELANcut.png"/>
                    <pic:cNvPicPr>
                      <a:picLocks noChangeAspect="1" noChangeArrowheads="1"/>
                    </pic:cNvPicPr>
                  </pic:nvPicPr>
                  <pic:blipFill>
                    <a:blip r:embed="rId14" cstate="print"/>
                    <a:srcRect/>
                    <a:stretch>
                      <a:fillRect/>
                    </a:stretch>
                  </pic:blipFill>
                  <pic:spPr bwMode="auto">
                    <a:xfrm>
                      <a:off x="0" y="0"/>
                      <a:ext cx="5759450" cy="2414207"/>
                    </a:xfrm>
                    <a:prstGeom prst="rect">
                      <a:avLst/>
                    </a:prstGeom>
                    <a:noFill/>
                    <a:ln w="9525">
                      <a:noFill/>
                      <a:miter lim="800000"/>
                      <a:headEnd/>
                      <a:tailEnd/>
                    </a:ln>
                  </pic:spPr>
                </pic:pic>
              </a:graphicData>
            </a:graphic>
          </wp:inline>
        </w:drawing>
      </w:r>
    </w:p>
    <w:p w14:paraId="738C2365" w14:textId="77777777" w:rsidR="00725E83" w:rsidRDefault="00434491" w:rsidP="009700A0">
      <w:pPr>
        <w:rPr>
          <w:noProof/>
          <w:lang w:val="en-US" w:eastAsia="de-AT"/>
        </w:rPr>
      </w:pPr>
      <w:r w:rsidRPr="00434491">
        <w:rPr>
          <w:noProof/>
          <w:lang w:val="en-US" w:eastAsia="de-AT"/>
        </w:rPr>
        <w:t>For b</w:t>
      </w:r>
      <w:r>
        <w:rPr>
          <w:noProof/>
          <w:lang w:val="en-US" w:eastAsia="de-AT"/>
        </w:rPr>
        <w:t xml:space="preserve">etter grasping of the data we are dealing here with </w:t>
      </w:r>
      <w:r w:rsidR="00106E43">
        <w:rPr>
          <w:noProof/>
          <w:lang w:eastAsia="de-AT"/>
        </w:rPr>
        <w:fldChar w:fldCharType="begin"/>
      </w:r>
      <w:r w:rsidRPr="00434491">
        <w:rPr>
          <w:noProof/>
          <w:lang w:val="en-US" w:eastAsia="de-AT"/>
        </w:rPr>
        <w:instrText xml:space="preserve"> REF _Ref283979703 \h </w:instrText>
      </w:r>
      <w:r w:rsidR="00106E43">
        <w:rPr>
          <w:noProof/>
          <w:lang w:eastAsia="de-AT"/>
        </w:rPr>
      </w:r>
      <w:r w:rsidR="00106E43">
        <w:rPr>
          <w:noProof/>
          <w:lang w:eastAsia="de-AT"/>
        </w:rPr>
        <w:fldChar w:fldCharType="separate"/>
      </w:r>
      <w:r w:rsidR="00243C76" w:rsidRPr="007F1DBA">
        <w:rPr>
          <w:lang w:val="en-US"/>
        </w:rPr>
        <w:t xml:space="preserve">Figure </w:t>
      </w:r>
      <w:r w:rsidR="00243C76">
        <w:rPr>
          <w:noProof/>
          <w:lang w:val="en-US"/>
        </w:rPr>
        <w:t>1</w:t>
      </w:r>
      <w:r w:rsidR="00106E43">
        <w:rPr>
          <w:noProof/>
          <w:lang w:eastAsia="de-AT"/>
        </w:rPr>
        <w:fldChar w:fldCharType="end"/>
      </w:r>
      <w:r w:rsidRPr="00434491">
        <w:rPr>
          <w:noProof/>
          <w:lang w:val="en-US" w:eastAsia="de-AT"/>
        </w:rPr>
        <w:t xml:space="preserve"> dep</w:t>
      </w:r>
      <w:r>
        <w:rPr>
          <w:noProof/>
          <w:lang w:val="en-US" w:eastAsia="de-AT"/>
        </w:rPr>
        <w:t xml:space="preserve">icts the timeline with the multiple tiers and annotations therein as provided by the </w:t>
      </w:r>
      <w:r w:rsidRPr="00434491">
        <w:rPr>
          <w:lang w:val="en-US"/>
        </w:rPr>
        <w:t xml:space="preserve">annotation </w:t>
      </w:r>
      <w:r>
        <w:rPr>
          <w:lang w:val="en-US"/>
        </w:rPr>
        <w:t>e</w:t>
      </w:r>
      <w:r w:rsidRPr="00434491">
        <w:rPr>
          <w:lang w:val="en-US"/>
        </w:rPr>
        <w:t>ditor</w:t>
      </w:r>
      <w:r w:rsidRPr="00434491">
        <w:rPr>
          <w:rStyle w:val="NamedEntityZchn"/>
        </w:rPr>
        <w:t xml:space="preserve"> ELAN</w:t>
      </w:r>
      <w:r>
        <w:rPr>
          <w:rStyle w:val="Funotenzeichen"/>
          <w:noProof/>
          <w:lang w:val="en-US" w:eastAsia="de-AT"/>
        </w:rPr>
        <w:footnoteReference w:id="21"/>
      </w:r>
      <w:r>
        <w:rPr>
          <w:noProof/>
          <w:lang w:val="en-US" w:eastAsia="de-AT"/>
        </w:rPr>
        <w:t xml:space="preserve">. </w:t>
      </w:r>
      <w:r w:rsidR="00106E43">
        <w:rPr>
          <w:noProof/>
          <w:lang w:val="en-US" w:eastAsia="de-AT"/>
        </w:rPr>
        <w:fldChar w:fldCharType="begin"/>
      </w:r>
      <w:r w:rsidR="00C70E46">
        <w:rPr>
          <w:noProof/>
          <w:lang w:val="en-US" w:eastAsia="de-AT"/>
        </w:rPr>
        <w:instrText xml:space="preserve"> REF _Ref283979890 \h </w:instrText>
      </w:r>
      <w:r w:rsidR="00106E43">
        <w:rPr>
          <w:noProof/>
          <w:lang w:val="en-US" w:eastAsia="de-AT"/>
        </w:rPr>
      </w:r>
      <w:r w:rsidR="00106E43">
        <w:rPr>
          <w:noProof/>
          <w:lang w:val="en-US" w:eastAsia="de-AT"/>
        </w:rPr>
        <w:fldChar w:fldCharType="separate"/>
      </w:r>
      <w:r w:rsidR="00243C76" w:rsidRPr="00434491">
        <w:rPr>
          <w:lang w:val="en-US"/>
        </w:rPr>
        <w:t xml:space="preserve">Figure </w:t>
      </w:r>
      <w:r w:rsidR="00243C76">
        <w:rPr>
          <w:noProof/>
          <w:lang w:val="en-US"/>
        </w:rPr>
        <w:t>2</w:t>
      </w:r>
      <w:r w:rsidR="00106E43">
        <w:rPr>
          <w:noProof/>
          <w:lang w:val="en-US" w:eastAsia="de-AT"/>
        </w:rPr>
        <w:fldChar w:fldCharType="end"/>
      </w:r>
      <w:r w:rsidR="00C70E46">
        <w:rPr>
          <w:noProof/>
          <w:lang w:val="en-US" w:eastAsia="de-AT"/>
        </w:rPr>
        <w:t xml:space="preserve"> tries to put this “single piece of data” into a broader perspective. It illustrates a  collection/corpus (within a content provider’s repository) consisting of Sessions (each being associated with the original Multimedia file), which in turn “accommodate“ multiple Actors/Participants, with a vector of tiers for every Actor. The vertical guiding principle is the TierType, suggesting that all tiers can be </w:t>
      </w:r>
      <w:r w:rsidR="00C43DDC">
        <w:rPr>
          <w:noProof/>
          <w:lang w:val="en-US" w:eastAsia="de-AT"/>
        </w:rPr>
        <w:t xml:space="preserve">(or even have to be) </w:t>
      </w:r>
      <w:r w:rsidR="00C70E46">
        <w:rPr>
          <w:noProof/>
          <w:lang w:val="en-US" w:eastAsia="de-AT"/>
        </w:rPr>
        <w:t xml:space="preserve">typed according to </w:t>
      </w:r>
      <w:r w:rsidR="00C43DDC">
        <w:rPr>
          <w:noProof/>
          <w:lang w:val="en-US" w:eastAsia="de-AT"/>
        </w:rPr>
        <w:t>one</w:t>
      </w:r>
      <w:r w:rsidR="00C70E46">
        <w:rPr>
          <w:noProof/>
          <w:lang w:val="en-US" w:eastAsia="de-AT"/>
        </w:rPr>
        <w:t xml:space="preserve"> typing system.</w:t>
      </w:r>
      <w:r w:rsidR="00C43DDC">
        <w:rPr>
          <w:noProof/>
          <w:lang w:val="en-US" w:eastAsia="de-AT"/>
        </w:rPr>
        <w:t xml:space="preserve"> Although </w:t>
      </w:r>
      <w:r w:rsidR="00B47775">
        <w:rPr>
          <w:noProof/>
          <w:lang w:val="en-US" w:eastAsia="de-AT"/>
        </w:rPr>
        <w:t xml:space="preserve">probably </w:t>
      </w:r>
      <w:r w:rsidR="00C43DDC">
        <w:rPr>
          <w:noProof/>
          <w:lang w:val="en-US" w:eastAsia="de-AT"/>
        </w:rPr>
        <w:t>no Session or Actor will cover all TierTypes.</w:t>
      </w:r>
      <w:r w:rsidR="00B47775">
        <w:rPr>
          <w:noProof/>
          <w:lang w:val="en-US" w:eastAsia="de-AT"/>
        </w:rPr>
        <w:t xml:space="preserve"> Or in other words: TierType’s domain is </w:t>
      </w:r>
      <w:r w:rsidR="007D12CE">
        <w:rPr>
          <w:noProof/>
          <w:lang w:val="en-US" w:eastAsia="de-AT"/>
        </w:rPr>
        <w:t xml:space="preserve">the </w:t>
      </w:r>
      <w:r w:rsidR="00B47775">
        <w:rPr>
          <w:noProof/>
          <w:lang w:val="en-US" w:eastAsia="de-AT"/>
        </w:rPr>
        <w:t>aggregation of all types used in the repository.</w:t>
      </w:r>
    </w:p>
    <w:p w14:paraId="6236C849" w14:textId="77777777" w:rsidR="005E6F2E" w:rsidRPr="00434491" w:rsidRDefault="00C70E46" w:rsidP="009700A0">
      <w:pPr>
        <w:rPr>
          <w:noProof/>
          <w:lang w:val="en-US" w:eastAsia="de-AT"/>
        </w:rPr>
      </w:pPr>
      <w:r>
        <w:rPr>
          <w:noProof/>
          <w:lang w:val="en-US" w:eastAsia="de-AT"/>
        </w:rPr>
        <w:t>It may feel a bit confusing having the individual Actors of a Session not on one layer, but rather grouped under each other</w:t>
      </w:r>
      <w:r w:rsidR="00C43DDC">
        <w:rPr>
          <w:noProof/>
          <w:lang w:val="en-US" w:eastAsia="de-AT"/>
        </w:rPr>
        <w:t xml:space="preserve">. This tries to </w:t>
      </w:r>
      <w:r>
        <w:rPr>
          <w:noProof/>
          <w:lang w:val="en-US" w:eastAsia="de-AT"/>
        </w:rPr>
        <w:t xml:space="preserve">emphasize </w:t>
      </w:r>
      <w:r w:rsidR="00C43DDC">
        <w:rPr>
          <w:noProof/>
          <w:lang w:val="en-US" w:eastAsia="de-AT"/>
        </w:rPr>
        <w:t xml:space="preserve">the fact </w:t>
      </w:r>
      <w:r>
        <w:rPr>
          <w:noProof/>
          <w:lang w:val="en-US" w:eastAsia="de-AT"/>
        </w:rPr>
        <w:t xml:space="preserve">that </w:t>
      </w:r>
      <w:r w:rsidR="00C43DDC">
        <w:rPr>
          <w:noProof/>
          <w:lang w:val="en-US" w:eastAsia="de-AT"/>
        </w:rPr>
        <w:t>within one Session there are tiers with the same type for every Actor (</w:t>
      </w:r>
      <w:r w:rsidR="00C43DDC" w:rsidRPr="00C43DDC">
        <w:rPr>
          <w:rStyle w:val="ExampleCodeZchn"/>
        </w:rPr>
        <w:t>Actor1.gesture, Actor2.gesture</w:t>
      </w:r>
      <w:r w:rsidR="00C43DDC">
        <w:rPr>
          <w:noProof/>
          <w:lang w:val="en-US" w:eastAsia="de-AT"/>
        </w:rPr>
        <w:t>).</w:t>
      </w:r>
      <w:r w:rsidR="00950C33">
        <w:rPr>
          <w:noProof/>
          <w:lang w:val="en-US" w:eastAsia="de-AT"/>
        </w:rPr>
        <w:t xml:space="preserve"> Moreover next to metadata about Corpus and Session, the MDrecords usually accommodate additional information about  the Actor (</w:t>
      </w:r>
      <w:r w:rsidR="00950C33" w:rsidRPr="00950C33">
        <w:rPr>
          <w:rStyle w:val="ExampleCodeZchn"/>
        </w:rPr>
        <w:t>.Role, .Sex, .EthnicGroup</w:t>
      </w:r>
      <w:r w:rsidR="00950C33">
        <w:rPr>
          <w:noProof/>
          <w:lang w:val="en-US" w:eastAsia="de-AT"/>
        </w:rPr>
        <w:t>, …)</w:t>
      </w:r>
      <w:r w:rsidR="00950C33">
        <w:rPr>
          <w:rStyle w:val="Funotenzeichen"/>
          <w:noProof/>
          <w:lang w:val="en-US" w:eastAsia="de-AT"/>
        </w:rPr>
        <w:footnoteReference w:id="22"/>
      </w:r>
      <w:r w:rsidR="00950C33">
        <w:rPr>
          <w:noProof/>
          <w:lang w:val="en-US" w:eastAsia="de-AT"/>
        </w:rPr>
        <w:t>.</w:t>
      </w:r>
    </w:p>
    <w:p w14:paraId="6AAE7641" w14:textId="77777777" w:rsidR="00434491" w:rsidRPr="00434491" w:rsidRDefault="00434491" w:rsidP="00434491">
      <w:pPr>
        <w:pStyle w:val="Beschriftung"/>
        <w:keepNext/>
        <w:rPr>
          <w:lang w:val="en-US"/>
        </w:rPr>
      </w:pPr>
      <w:bookmarkStart w:id="67" w:name="_Ref283979890"/>
      <w:r w:rsidRPr="00434491">
        <w:rPr>
          <w:lang w:val="en-US"/>
        </w:rPr>
        <w:t xml:space="preserve">Figure </w:t>
      </w:r>
      <w:r w:rsidR="00106E43">
        <w:fldChar w:fldCharType="begin"/>
      </w:r>
      <w:r w:rsidRPr="00434491">
        <w:rPr>
          <w:lang w:val="en-US"/>
        </w:rPr>
        <w:instrText xml:space="preserve"> SEQ Figure \* ARABIC </w:instrText>
      </w:r>
      <w:r w:rsidR="00106E43">
        <w:fldChar w:fldCharType="separate"/>
      </w:r>
      <w:r w:rsidR="00243C76">
        <w:rPr>
          <w:noProof/>
          <w:lang w:val="en-US"/>
        </w:rPr>
        <w:t>2</w:t>
      </w:r>
      <w:r w:rsidR="00106E43">
        <w:fldChar w:fldCharType="end"/>
      </w:r>
      <w:bookmarkEnd w:id="67"/>
      <w:r w:rsidRPr="00434491">
        <w:rPr>
          <w:lang w:val="en-US"/>
        </w:rPr>
        <w:t xml:space="preserve"> </w:t>
      </w:r>
      <w:r w:rsidR="008374C5">
        <w:rPr>
          <w:lang w:val="en-US"/>
        </w:rPr>
        <w:t>Tier</w:t>
      </w:r>
      <w:r w:rsidR="002469A6">
        <w:rPr>
          <w:lang w:val="en-US"/>
        </w:rPr>
        <w:t>Rack</w:t>
      </w:r>
      <w:r w:rsidR="008374C5">
        <w:rPr>
          <w:lang w:val="en-US"/>
        </w:rPr>
        <w:t xml:space="preserve"> -</w:t>
      </w:r>
      <w:r w:rsidR="002469A6">
        <w:rPr>
          <w:lang w:val="en-US"/>
        </w:rPr>
        <w:t xml:space="preserve"> </w:t>
      </w:r>
      <w:r w:rsidRPr="00434491">
        <w:rPr>
          <w:lang w:val="en-US"/>
        </w:rPr>
        <w:t>A conceptual visualization of the structured collection of multimodal resources</w:t>
      </w:r>
    </w:p>
    <w:p w14:paraId="41FB7E5E" w14:textId="77777777" w:rsidR="00725E83" w:rsidRDefault="00434491" w:rsidP="009700A0">
      <w:pPr>
        <w:rPr>
          <w:lang w:val="en-US"/>
        </w:rPr>
      </w:pPr>
      <w:r>
        <w:rPr>
          <w:noProof/>
          <w:lang w:val="de-DE" w:eastAsia="de-DE"/>
        </w:rPr>
        <w:drawing>
          <wp:inline distT="0" distB="0" distL="0" distR="0" wp14:anchorId="463A7CD5" wp14:editId="4CD3DF27">
            <wp:extent cx="5758815" cy="2807335"/>
            <wp:effectExtent l="19050" t="0" r="0" b="0"/>
            <wp:docPr id="19" name="Bild 15" descr="C:\Users\m\3lingua\clarin\FCS\TiersRack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3lingua\clarin\FCS\TiersRack_v2.png"/>
                    <pic:cNvPicPr>
                      <a:picLocks noChangeAspect="1" noChangeArrowheads="1"/>
                    </pic:cNvPicPr>
                  </pic:nvPicPr>
                  <pic:blipFill>
                    <a:blip r:embed="rId15" cstate="print"/>
                    <a:srcRect/>
                    <a:stretch>
                      <a:fillRect/>
                    </a:stretch>
                  </pic:blipFill>
                  <pic:spPr bwMode="auto">
                    <a:xfrm>
                      <a:off x="0" y="0"/>
                      <a:ext cx="5758815" cy="2807335"/>
                    </a:xfrm>
                    <a:prstGeom prst="rect">
                      <a:avLst/>
                    </a:prstGeom>
                    <a:noFill/>
                    <a:ln w="9525">
                      <a:noFill/>
                      <a:miter lim="800000"/>
                      <a:headEnd/>
                      <a:tailEnd/>
                    </a:ln>
                  </pic:spPr>
                </pic:pic>
              </a:graphicData>
            </a:graphic>
          </wp:inline>
        </w:drawing>
      </w:r>
    </w:p>
    <w:p w14:paraId="682BC56C" w14:textId="77777777" w:rsidR="005E6F2E" w:rsidRDefault="004F7F4C" w:rsidP="009700A0">
      <w:pPr>
        <w:rPr>
          <w:lang w:val="en-US"/>
        </w:rPr>
      </w:pPr>
      <w:r>
        <w:rPr>
          <w:lang w:val="en-US"/>
        </w:rPr>
        <w:lastRenderedPageBreak/>
        <w:t xml:space="preserve">We have to be careful not to overspecialize on one format. </w:t>
      </w:r>
      <w:r w:rsidR="005E6F2E">
        <w:rPr>
          <w:lang w:val="en-US"/>
        </w:rPr>
        <w:t xml:space="preserve">For </w:t>
      </w:r>
      <w:r>
        <w:rPr>
          <w:lang w:val="en-US"/>
        </w:rPr>
        <w:t xml:space="preserve">a </w:t>
      </w:r>
      <w:r w:rsidR="005E6F2E">
        <w:rPr>
          <w:lang w:val="en-US"/>
        </w:rPr>
        <w:t xml:space="preserve">more general </w:t>
      </w:r>
      <w:r>
        <w:rPr>
          <w:lang w:val="en-US"/>
        </w:rPr>
        <w:t>coverage/</w:t>
      </w:r>
      <w:r w:rsidR="005E6F2E">
        <w:rPr>
          <w:lang w:val="en-US"/>
        </w:rPr>
        <w:t>discussion</w:t>
      </w:r>
      <w:r>
        <w:rPr>
          <w:lang w:val="en-US"/>
        </w:rPr>
        <w:t xml:space="preserve"> about possible structures we should consider the </w:t>
      </w:r>
      <w:r w:rsidRPr="000052AD">
        <w:rPr>
          <w:rStyle w:val="IntensiveHervorhebung"/>
          <w:lang w:val="en-US"/>
        </w:rPr>
        <w:t>Annotation Graph</w:t>
      </w:r>
      <w:r>
        <w:rPr>
          <w:lang w:val="en-US"/>
        </w:rPr>
        <w:t xml:space="preserve"> proposed by Bird &amp; Liberman</w:t>
      </w:r>
      <w:commentRangeStart w:id="68"/>
      <w:r>
        <w:rPr>
          <w:rStyle w:val="Funotenzeichen"/>
          <w:lang w:val="en-US"/>
        </w:rPr>
        <w:footnoteReference w:id="23"/>
      </w:r>
      <w:commentRangeEnd w:id="68"/>
      <w:r w:rsidR="006B7EE8">
        <w:rPr>
          <w:rStyle w:val="Kommentarzeichen"/>
        </w:rPr>
        <w:commentReference w:id="68"/>
      </w:r>
      <w:r>
        <w:rPr>
          <w:lang w:val="en-US"/>
        </w:rPr>
        <w:t>.</w:t>
      </w:r>
    </w:p>
    <w:p w14:paraId="7241A1F0" w14:textId="77777777" w:rsidR="00A857ED" w:rsidRDefault="00926827" w:rsidP="00A857ED">
      <w:pPr>
        <w:pStyle w:val="berschrift3"/>
        <w:rPr>
          <w:lang w:val="en-US"/>
        </w:rPr>
      </w:pPr>
      <w:bookmarkStart w:id="69" w:name="_Toc287824933"/>
      <w:r>
        <w:rPr>
          <w:lang w:val="en-US"/>
        </w:rPr>
        <w:t>Align</w:t>
      </w:r>
      <w:r w:rsidR="00A857ED">
        <w:rPr>
          <w:lang w:val="en-US"/>
        </w:rPr>
        <w:t>ment of the Tiers</w:t>
      </w:r>
      <w:bookmarkEnd w:id="69"/>
    </w:p>
    <w:p w14:paraId="5AEE6EFE" w14:textId="77777777" w:rsidR="007F357B" w:rsidRDefault="00C43DDC" w:rsidP="007F357B">
      <w:pPr>
        <w:rPr>
          <w:lang w:val="en-US"/>
        </w:rPr>
      </w:pPr>
      <w:r>
        <w:rPr>
          <w:lang w:val="en-US"/>
        </w:rPr>
        <w:t>The crucial difference between annotation layers and any other fields or indices is, that they are aligned among each other, ie an annotation in one tier applies to a specific point or region in the sequence of another annotation.</w:t>
      </w:r>
      <w:r w:rsidR="000E7E24">
        <w:rPr>
          <w:lang w:val="en-US"/>
        </w:rPr>
        <w:t xml:space="preserve"> This referencing is rooted in </w:t>
      </w:r>
      <w:r w:rsidR="007F357B">
        <w:rPr>
          <w:lang w:val="en-US"/>
        </w:rPr>
        <w:t xml:space="preserve">a </w:t>
      </w:r>
      <w:r w:rsidR="007F357B" w:rsidRPr="000E7E24">
        <w:rPr>
          <w:rStyle w:val="IntensiveHervorhebung"/>
          <w:lang w:val="en-US"/>
        </w:rPr>
        <w:t>primary sequence</w:t>
      </w:r>
      <w:r w:rsidR="007F357B">
        <w:rPr>
          <w:lang w:val="en-US"/>
        </w:rPr>
        <w:t>, normally running words</w:t>
      </w:r>
      <w:r w:rsidR="000E7E24">
        <w:rPr>
          <w:lang w:val="en-US"/>
        </w:rPr>
        <w:t>/</w:t>
      </w:r>
      <w:r w:rsidR="007F357B">
        <w:rPr>
          <w:lang w:val="en-US"/>
        </w:rPr>
        <w:t>tokens in a text, or the timel</w:t>
      </w:r>
      <w:r w:rsidR="000E7E24">
        <w:rPr>
          <w:lang w:val="en-US"/>
        </w:rPr>
        <w:t xml:space="preserve">ine of the soundwave, but not all tiers have to reference the primary sequence, instead they can refer to other tiers (see the attribute </w:t>
      </w:r>
      <w:r w:rsidR="000E7E24">
        <w:rPr>
          <w:rStyle w:val="ExampleCodeZchn"/>
        </w:rPr>
        <w:t>&lt;T</w:t>
      </w:r>
      <w:r w:rsidR="000E7E24" w:rsidRPr="000E7E24">
        <w:rPr>
          <w:rStyle w:val="ExampleCodeZchn"/>
        </w:rPr>
        <w:t>IER@PARENT_REF</w:t>
      </w:r>
      <w:r w:rsidR="000E7E24">
        <w:rPr>
          <w:rStyle w:val="ExampleCodeZchn"/>
        </w:rPr>
        <w:t>&gt;</w:t>
      </w:r>
      <w:r w:rsidR="000E7E24">
        <w:rPr>
          <w:lang w:val="en-US"/>
        </w:rPr>
        <w:t>)</w:t>
      </w:r>
    </w:p>
    <w:p w14:paraId="0824FB64" w14:textId="77777777" w:rsidR="000C28DF" w:rsidRDefault="000E7E24" w:rsidP="007F357B">
      <w:pPr>
        <w:rPr>
          <w:lang w:val="en-US"/>
        </w:rPr>
      </w:pPr>
      <w:r>
        <w:rPr>
          <w:lang w:val="en-US"/>
        </w:rPr>
        <w:t>If we look aga</w:t>
      </w:r>
      <w:r w:rsidR="000C28DF">
        <w:rPr>
          <w:lang w:val="en-US"/>
        </w:rPr>
        <w:t>in in the example EAF-file we can see</w:t>
      </w:r>
      <w:r>
        <w:rPr>
          <w:lang w:val="en-US"/>
        </w:rPr>
        <w:t xml:space="preserve"> mulitple levels</w:t>
      </w:r>
      <w:r w:rsidR="000C28DF">
        <w:rPr>
          <w:lang w:val="en-US"/>
        </w:rPr>
        <w:t>:</w:t>
      </w:r>
    </w:p>
    <w:p w14:paraId="0DCCDB23" w14:textId="77777777" w:rsidR="000E7E24" w:rsidRDefault="000C28DF" w:rsidP="007F357B">
      <w:pPr>
        <w:pStyle w:val="Listenabsatz"/>
        <w:numPr>
          <w:ilvl w:val="0"/>
          <w:numId w:val="12"/>
        </w:numPr>
        <w:rPr>
          <w:lang w:val="en-US"/>
        </w:rPr>
      </w:pPr>
      <w:r w:rsidRPr="000E7E24">
        <w:rPr>
          <w:lang w:val="en-US"/>
        </w:rPr>
        <w:t>TIME_SLOT</w:t>
      </w:r>
      <w:r w:rsidR="000E7E24" w:rsidRPr="000E7E24">
        <w:rPr>
          <w:lang w:val="en-US"/>
        </w:rPr>
        <w:t xml:space="preserve">s </w:t>
      </w:r>
      <w:r w:rsidRPr="000E7E24">
        <w:rPr>
          <w:lang w:val="en-US"/>
        </w:rPr>
        <w:t xml:space="preserve"> segmenting the time-line.</w:t>
      </w:r>
    </w:p>
    <w:p w14:paraId="06FF7CD9" w14:textId="77777777" w:rsidR="000E7E24" w:rsidRPr="000E7E24" w:rsidRDefault="000E7E24" w:rsidP="000E7E24">
      <w:pPr>
        <w:pStyle w:val="ExampleCode"/>
        <w:ind w:left="720"/>
      </w:pPr>
      <w:r>
        <w:t>&lt;TIME_SLOT TIME_SLOT_ID="</w:t>
      </w:r>
      <w:r w:rsidRPr="000E7E24">
        <w:rPr>
          <w:b/>
          <w:color w:val="C00000"/>
        </w:rPr>
        <w:t>ts1</w:t>
      </w:r>
      <w:r>
        <w:t>" TIME_VALUE="950"/&gt;</w:t>
      </w:r>
    </w:p>
    <w:p w14:paraId="12654DFA" w14:textId="77777777" w:rsidR="000E7E24" w:rsidRDefault="000C28DF" w:rsidP="007F357B">
      <w:pPr>
        <w:pStyle w:val="Listenabsatz"/>
        <w:numPr>
          <w:ilvl w:val="0"/>
          <w:numId w:val="12"/>
        </w:numPr>
        <w:rPr>
          <w:lang w:val="en-US"/>
        </w:rPr>
      </w:pPr>
      <w:r w:rsidRPr="000E7E24">
        <w:rPr>
          <w:lang w:val="en-US"/>
        </w:rPr>
        <w:t>Basic tiers linking Annotations to the TIME_SLOTS</w:t>
      </w:r>
    </w:p>
    <w:p w14:paraId="536D2BB0" w14:textId="77777777" w:rsidR="000E7E24" w:rsidRDefault="000E7E24" w:rsidP="000E7E24">
      <w:pPr>
        <w:pStyle w:val="ExampleCode"/>
        <w:ind w:left="720"/>
      </w:pPr>
      <w:r>
        <w:t>&lt;ANNOTATION&gt;</w:t>
      </w:r>
    </w:p>
    <w:p w14:paraId="1E31DDCD" w14:textId="77777777" w:rsidR="000E7E24" w:rsidRDefault="000E7E24" w:rsidP="000E7E24">
      <w:pPr>
        <w:pStyle w:val="ExampleCode"/>
        <w:ind w:left="720"/>
      </w:pPr>
      <w:r>
        <w:t xml:space="preserve">   &lt;ALIGNABLE_ANNOTATION ANNOTATION_ID="</w:t>
      </w:r>
      <w:r w:rsidRPr="000E7E24">
        <w:rPr>
          <w:b/>
          <w:color w:val="C00000"/>
        </w:rPr>
        <w:t>fv400279.1.1</w:t>
      </w:r>
      <w:r>
        <w:t>"</w:t>
      </w:r>
    </w:p>
    <w:p w14:paraId="7A16B34C" w14:textId="77777777" w:rsidR="000E7E24" w:rsidRDefault="000E7E24" w:rsidP="000E7E24">
      <w:pPr>
        <w:pStyle w:val="ExampleCode"/>
        <w:ind w:left="720"/>
      </w:pPr>
      <w:r>
        <w:t xml:space="preserve">       TIME_SLOT_REF1="</w:t>
      </w:r>
      <w:r w:rsidRPr="000E7E24">
        <w:rPr>
          <w:b/>
          <w:color w:val="C00000"/>
        </w:rPr>
        <w:t>ts1</w:t>
      </w:r>
      <w:r>
        <w:t>" TIME_SLOT_REF2="ts2"&gt;</w:t>
      </w:r>
    </w:p>
    <w:p w14:paraId="53E962CB" w14:textId="77777777" w:rsidR="000C28DF" w:rsidRDefault="000C28DF" w:rsidP="007F357B">
      <w:pPr>
        <w:pStyle w:val="Listenabsatz"/>
        <w:numPr>
          <w:ilvl w:val="0"/>
          <w:numId w:val="12"/>
        </w:numPr>
        <w:rPr>
          <w:lang w:val="en-US"/>
        </w:rPr>
      </w:pPr>
      <w:r w:rsidRPr="000E7E24">
        <w:rPr>
          <w:lang w:val="en-US"/>
        </w:rPr>
        <w:t xml:space="preserve">and </w:t>
      </w:r>
      <w:r w:rsidR="001109F7" w:rsidRPr="000E7E24">
        <w:rPr>
          <w:lang w:val="en-US"/>
        </w:rPr>
        <w:t xml:space="preserve">aligned tiers, </w:t>
      </w:r>
      <w:r w:rsidR="007D12CE" w:rsidRPr="000E7E24">
        <w:rPr>
          <w:lang w:val="en-US"/>
        </w:rPr>
        <w:t>referring</w:t>
      </w:r>
      <w:r w:rsidR="001109F7" w:rsidRPr="000E7E24">
        <w:rPr>
          <w:lang w:val="en-US"/>
        </w:rPr>
        <w:t xml:space="preserve"> to the Annotations in the Basic tiers.</w:t>
      </w:r>
    </w:p>
    <w:p w14:paraId="3B7FED13" w14:textId="77777777" w:rsidR="000E7E24" w:rsidRPr="005D045A" w:rsidRDefault="000E7E24" w:rsidP="000E7E24">
      <w:pPr>
        <w:pStyle w:val="ExampleCode"/>
        <w:ind w:left="720"/>
      </w:pPr>
      <w:r>
        <w:t>&lt;</w:t>
      </w:r>
      <w:r w:rsidRPr="005D045A">
        <w:t>ANNOTATION&gt;</w:t>
      </w:r>
    </w:p>
    <w:p w14:paraId="35B6B7E3" w14:textId="77777777" w:rsidR="000E7E24" w:rsidRDefault="000E7E24" w:rsidP="000E7E24">
      <w:pPr>
        <w:pStyle w:val="ExampleCode"/>
        <w:ind w:left="720"/>
      </w:pPr>
      <w:r>
        <w:t xml:space="preserve">   </w:t>
      </w:r>
      <w:r w:rsidRPr="005D045A">
        <w:t xml:space="preserve">&lt;REF_ANNOTATION ANNOTATION_ID="fv400279.1.1-pos" </w:t>
      </w:r>
    </w:p>
    <w:p w14:paraId="3DB94BF8" w14:textId="77777777" w:rsidR="001109F7" w:rsidRPr="00AA7EE1" w:rsidRDefault="000E7E24" w:rsidP="00AA7EE1">
      <w:pPr>
        <w:pStyle w:val="ExampleCode"/>
        <w:ind w:left="720"/>
      </w:pPr>
      <w:r>
        <w:t xml:space="preserve">        </w:t>
      </w:r>
      <w:r w:rsidRPr="005D045A">
        <w:t>ANNOTATION_REF="</w:t>
      </w:r>
      <w:r w:rsidRPr="000E7E24">
        <w:rPr>
          <w:b/>
          <w:color w:val="C00000"/>
        </w:rPr>
        <w:t>fv400279.1.1</w:t>
      </w:r>
      <w:r w:rsidRPr="005D045A">
        <w:t>"&gt;</w:t>
      </w:r>
    </w:p>
    <w:p w14:paraId="08A42E08" w14:textId="77777777" w:rsidR="008B385D" w:rsidRDefault="008B385D" w:rsidP="008B385D">
      <w:pPr>
        <w:pStyle w:val="berschrift3"/>
        <w:rPr>
          <w:lang w:val="en-US"/>
        </w:rPr>
      </w:pPr>
      <w:bookmarkStart w:id="70" w:name="_Ref283996952"/>
      <w:bookmarkStart w:id="71" w:name="_Toc287824934"/>
      <w:r>
        <w:rPr>
          <w:lang w:val="en-US"/>
        </w:rPr>
        <w:t>Announcing the tiers</w:t>
      </w:r>
      <w:bookmarkEnd w:id="70"/>
      <w:bookmarkEnd w:id="71"/>
    </w:p>
    <w:p w14:paraId="1D86A095" w14:textId="77777777" w:rsidR="00615486" w:rsidRDefault="00910019" w:rsidP="008B385D">
      <w:pPr>
        <w:rPr>
          <w:lang w:val="en-US"/>
        </w:rPr>
      </w:pPr>
      <w:r>
        <w:rPr>
          <w:lang w:val="en-US"/>
        </w:rPr>
        <w:t>Given the structure</w:t>
      </w:r>
      <w:r w:rsidR="00615486">
        <w:rPr>
          <w:lang w:val="en-US"/>
        </w:rPr>
        <w:t xml:space="preserve"> described in section </w:t>
      </w:r>
      <w:r w:rsidR="00106E43">
        <w:rPr>
          <w:lang w:val="en-US"/>
        </w:rPr>
        <w:fldChar w:fldCharType="begin"/>
      </w:r>
      <w:r w:rsidR="00615486">
        <w:rPr>
          <w:lang w:val="en-US"/>
        </w:rPr>
        <w:instrText xml:space="preserve"> REF _Ref283985048 \w \h </w:instrText>
      </w:r>
      <w:r w:rsidR="00106E43">
        <w:rPr>
          <w:lang w:val="en-US"/>
        </w:rPr>
      </w:r>
      <w:r w:rsidR="00106E43">
        <w:rPr>
          <w:lang w:val="en-US"/>
        </w:rPr>
        <w:fldChar w:fldCharType="separate"/>
      </w:r>
      <w:r w:rsidR="00243C76">
        <w:rPr>
          <w:lang w:val="en-US"/>
        </w:rPr>
        <w:t>4.2.3</w:t>
      </w:r>
      <w:r w:rsidR="00106E43">
        <w:rPr>
          <w:lang w:val="en-US"/>
        </w:rPr>
        <w:fldChar w:fldCharType="end"/>
      </w:r>
      <w:r w:rsidR="00615486">
        <w:rPr>
          <w:lang w:val="en-US"/>
        </w:rPr>
        <w:t xml:space="preserve"> we need to find paths to convey the information about the available tiers to search in to the client. </w:t>
      </w:r>
    </w:p>
    <w:p w14:paraId="50CB2608" w14:textId="77777777" w:rsidR="00AA7EE1" w:rsidRPr="002001B6" w:rsidRDefault="00FA2081" w:rsidP="006D7ED4">
      <w:pPr>
        <w:rPr>
          <w:rStyle w:val="RemarkZchn"/>
          <w:i w:val="0"/>
          <w:color w:val="auto"/>
        </w:rPr>
      </w:pPr>
      <w:r>
        <w:rPr>
          <w:lang w:val="en-US"/>
        </w:rPr>
        <w:t>The primary source for this information are the annotation files or any dedicated records in the repository of the content provider.</w:t>
      </w:r>
      <w:r w:rsidR="00566BC1">
        <w:rPr>
          <w:lang w:val="en-US"/>
        </w:rPr>
        <w:t xml:space="preserve">  So in general the content provider has to expose the list of available tiers by aspects mentioned earlier: </w:t>
      </w:r>
      <w:r w:rsidR="00566BC1" w:rsidRPr="00220E6D">
        <w:rPr>
          <w:rStyle w:val="ExampleCodeZchn"/>
        </w:rPr>
        <w:t>TierType, TierID</w:t>
      </w:r>
      <w:r w:rsidR="00E83025">
        <w:rPr>
          <w:rStyle w:val="ExampleCodeZchn"/>
        </w:rPr>
        <w:t>/TierName</w:t>
      </w:r>
      <w:r w:rsidR="00566BC1" w:rsidRPr="00220E6D">
        <w:rPr>
          <w:rStyle w:val="ExampleCodeZchn"/>
        </w:rPr>
        <w:t>, Participant</w:t>
      </w:r>
      <w:r w:rsidR="00566BC1">
        <w:rPr>
          <w:lang w:val="en-US"/>
        </w:rPr>
        <w:t xml:space="preserve">. From the point of view of search-protocol/request the TierType seems to be the most useful information. However the TierIDs can still be useful, if one wants to search in </w:t>
      </w:r>
      <w:r w:rsidR="00942F34">
        <w:rPr>
          <w:lang w:val="en-US"/>
        </w:rPr>
        <w:t xml:space="preserve">specific </w:t>
      </w:r>
      <w:r w:rsidR="00566BC1">
        <w:rPr>
          <w:lang w:val="en-US"/>
        </w:rPr>
        <w:t xml:space="preserve">individual tiers. And Participant is </w:t>
      </w:r>
      <w:r w:rsidR="00B47775">
        <w:rPr>
          <w:lang w:val="en-US"/>
        </w:rPr>
        <w:t xml:space="preserve">important as </w:t>
      </w:r>
      <w:commentRangeStart w:id="72"/>
      <w:r w:rsidR="00566BC1">
        <w:rPr>
          <w:lang w:val="en-US"/>
        </w:rPr>
        <w:t>i</w:t>
      </w:r>
      <w:r w:rsidR="002001B6">
        <w:rPr>
          <w:lang w:val="en-US"/>
        </w:rPr>
        <w:t>t constitutes the</w:t>
      </w:r>
      <w:r w:rsidR="00566BC1">
        <w:rPr>
          <w:lang w:val="en-US"/>
        </w:rPr>
        <w:t xml:space="preserve"> </w:t>
      </w:r>
      <w:commentRangeEnd w:id="72"/>
      <w:r w:rsidR="002001B6">
        <w:rPr>
          <w:rStyle w:val="Kommentarzeichen"/>
        </w:rPr>
        <w:commentReference w:id="72"/>
      </w:r>
      <w:r w:rsidR="002001B6">
        <w:rPr>
          <w:lang w:val="en-US"/>
        </w:rPr>
        <w:t>link</w:t>
      </w:r>
      <w:r w:rsidR="002001B6">
        <w:rPr>
          <w:rStyle w:val="Kommentarzeichen"/>
          <w:vanish/>
        </w:rPr>
        <w:commentReference w:id="73"/>
      </w:r>
      <w:r w:rsidR="002001B6" w:rsidRPr="002001B6">
        <w:rPr>
          <w:lang w:val="en-US"/>
        </w:rPr>
        <w:t xml:space="preserve"> </w:t>
      </w:r>
      <w:r w:rsidR="00566BC1">
        <w:rPr>
          <w:lang w:val="en-US"/>
        </w:rPr>
        <w:t>to the additional information about the Actor/Participant stored in the MD description.</w:t>
      </w:r>
      <w:r w:rsidR="00AA7EE1">
        <w:rPr>
          <w:lang w:val="en-US"/>
        </w:rPr>
        <w:t xml:space="preserve"> </w:t>
      </w:r>
    </w:p>
    <w:p w14:paraId="1C7ED9B3" w14:textId="77777777" w:rsidR="007C1410" w:rsidRPr="002001B6" w:rsidRDefault="007C1410" w:rsidP="002001B6">
      <w:pPr>
        <w:rPr>
          <w:lang w:val="en-US"/>
        </w:rPr>
      </w:pPr>
      <w:r>
        <w:rPr>
          <w:lang w:val="en-US"/>
        </w:rPr>
        <w:t>Trova currently already provides the list of tiers, grouped by:  Tier Type, Tier Name and Participant</w:t>
      </w:r>
      <w:r w:rsidR="009B0F43">
        <w:rPr>
          <w:lang w:val="en-US"/>
        </w:rPr>
        <w:t>. This is achieved by parsing the documents</w:t>
      </w:r>
      <w:r w:rsidR="009B0F43" w:rsidRPr="009B0F43">
        <w:rPr>
          <w:lang w:val="en-US"/>
        </w:rPr>
        <w:t xml:space="preserve"> when inserted into the archive and </w:t>
      </w:r>
      <w:r w:rsidR="009B0F43">
        <w:rPr>
          <w:lang w:val="en-US"/>
        </w:rPr>
        <w:t xml:space="preserve">putting </w:t>
      </w:r>
      <w:r w:rsidR="009B0F43" w:rsidRPr="009B0F43">
        <w:rPr>
          <w:lang w:val="en-US"/>
        </w:rPr>
        <w:t xml:space="preserve">the annotations with relevant attributes into </w:t>
      </w:r>
      <w:commentRangeStart w:id="74"/>
      <w:r w:rsidR="009B0F43" w:rsidRPr="009B0F43">
        <w:rPr>
          <w:lang w:val="en-US"/>
        </w:rPr>
        <w:t>a</w:t>
      </w:r>
      <w:commentRangeEnd w:id="74"/>
      <w:r w:rsidR="002001B6">
        <w:rPr>
          <w:rStyle w:val="Kommentarzeichen"/>
        </w:rPr>
        <w:commentReference w:id="74"/>
      </w:r>
      <w:r w:rsidR="009B0F43" w:rsidRPr="009B0F43">
        <w:rPr>
          <w:lang w:val="en-US"/>
        </w:rPr>
        <w:t xml:space="preserve"> </w:t>
      </w:r>
      <w:commentRangeStart w:id="75"/>
      <w:commentRangeStart w:id="76"/>
      <w:r w:rsidR="002001B6" w:rsidRPr="002001B6">
        <w:rPr>
          <w:lang w:val="en-US"/>
        </w:rPr>
        <w:t>DB</w:t>
      </w:r>
      <w:commentRangeEnd w:id="75"/>
      <w:r w:rsidR="00FD3B92">
        <w:rPr>
          <w:rStyle w:val="Kommentarzeichen"/>
          <w:i/>
        </w:rPr>
        <w:commentReference w:id="75"/>
      </w:r>
      <w:commentRangeEnd w:id="76"/>
      <w:r w:rsidR="00942F34">
        <w:rPr>
          <w:rStyle w:val="Kommentarzeichen"/>
          <w:i/>
        </w:rPr>
        <w:commentReference w:id="76"/>
      </w:r>
      <w:r w:rsidR="002001B6">
        <w:rPr>
          <w:lang w:val="en-US"/>
        </w:rPr>
        <w:t>.</w:t>
      </w:r>
    </w:p>
    <w:p w14:paraId="497264DE" w14:textId="77777777" w:rsidR="00220E6D" w:rsidRDefault="00801C75" w:rsidP="00566BC1">
      <w:pPr>
        <w:rPr>
          <w:lang w:val="en-US"/>
        </w:rPr>
      </w:pPr>
      <w:r>
        <w:rPr>
          <w:lang w:val="en-US"/>
        </w:rPr>
        <w:t>(</w:t>
      </w:r>
      <w:r w:rsidR="006D7ED4">
        <w:rPr>
          <w:lang w:val="en-US"/>
        </w:rPr>
        <w:t xml:space="preserve">In the following we focus </w:t>
      </w:r>
      <w:r w:rsidR="00220E6D">
        <w:rPr>
          <w:lang w:val="en-US"/>
        </w:rPr>
        <w:t xml:space="preserve">on the </w:t>
      </w:r>
      <w:r w:rsidR="00220E6D" w:rsidRPr="00B47775">
        <w:rPr>
          <w:rStyle w:val="ExampleCodeZchn"/>
        </w:rPr>
        <w:t>TierType</w:t>
      </w:r>
      <w:r w:rsidR="006D7ED4">
        <w:rPr>
          <w:lang w:val="en-US"/>
        </w:rPr>
        <w:t>, but analogous holds for the other aspects.</w:t>
      </w:r>
      <w:r>
        <w:rPr>
          <w:lang w:val="en-US"/>
        </w:rPr>
        <w:t>)</w:t>
      </w:r>
      <w:r w:rsidR="00220E6D">
        <w:rPr>
          <w:lang w:val="en-US"/>
        </w:rPr>
        <w:t xml:space="preserve"> As </w:t>
      </w:r>
      <w:r w:rsidR="00106E43">
        <w:rPr>
          <w:lang w:val="en-US"/>
        </w:rPr>
        <w:fldChar w:fldCharType="begin"/>
      </w:r>
      <w:r w:rsidR="00220E6D">
        <w:rPr>
          <w:lang w:val="en-US"/>
        </w:rPr>
        <w:instrText xml:space="preserve"> REF _Ref283987176 \h </w:instrText>
      </w:r>
      <w:r w:rsidR="00106E43">
        <w:rPr>
          <w:lang w:val="en-US"/>
        </w:rPr>
      </w:r>
      <w:r w:rsidR="00106E43">
        <w:rPr>
          <w:lang w:val="en-US"/>
        </w:rPr>
        <w:fldChar w:fldCharType="separate"/>
      </w:r>
      <w:r w:rsidR="00243C76" w:rsidRPr="00220E6D">
        <w:rPr>
          <w:lang w:val="en-US"/>
        </w:rPr>
        <w:t xml:space="preserve">Figure </w:t>
      </w:r>
      <w:r w:rsidR="00243C76">
        <w:rPr>
          <w:noProof/>
          <w:lang w:val="en-US"/>
        </w:rPr>
        <w:t>3</w:t>
      </w:r>
      <w:r w:rsidR="00106E43">
        <w:rPr>
          <w:lang w:val="en-US"/>
        </w:rPr>
        <w:fldChar w:fldCharType="end"/>
      </w:r>
      <w:r w:rsidR="00220E6D">
        <w:rPr>
          <w:lang w:val="en-US"/>
        </w:rPr>
        <w:t xml:space="preserve"> suggests the Content Provider has t</w:t>
      </w:r>
      <w:r w:rsidR="00B47775">
        <w:rPr>
          <w:lang w:val="en-US"/>
        </w:rPr>
        <w:t>o aggregate over all annotation</w:t>
      </w:r>
      <w:r w:rsidR="00220E6D">
        <w:rPr>
          <w:lang w:val="en-US"/>
        </w:rPr>
        <w:t xml:space="preserve"> files, to yield a list of TierTypes </w:t>
      </w:r>
      <w:r w:rsidR="00220E6D" w:rsidRPr="006D7ED4">
        <w:rPr>
          <w:rStyle w:val="IntensiveHervorhebung"/>
          <w:lang w:val="en-US"/>
        </w:rPr>
        <w:t>covering all tiers in all files in the whole repository</w:t>
      </w:r>
      <w:r w:rsidR="00220E6D">
        <w:rPr>
          <w:lang w:val="en-US"/>
        </w:rPr>
        <w:t>. In a federated search scenario, the composite service Federated Search has to collect this information from every Repository and produce and expose an aggregated list thereof.</w:t>
      </w:r>
    </w:p>
    <w:p w14:paraId="4494855F" w14:textId="77777777" w:rsidR="00220E6D" w:rsidRDefault="00220E6D" w:rsidP="00566BC1">
      <w:pPr>
        <w:rPr>
          <w:lang w:val="en-US"/>
        </w:rPr>
      </w:pPr>
      <w:r>
        <w:rPr>
          <w:lang w:val="en-US"/>
        </w:rPr>
        <w:t xml:space="preserve">An important aspect is the need for “early” linking to recognized data categories. </w:t>
      </w:r>
      <w:r w:rsidR="00AA7EE1">
        <w:rPr>
          <w:lang w:val="en-US"/>
        </w:rPr>
        <w:t xml:space="preserve">The aggregated list provided by the repository actually already </w:t>
      </w:r>
      <w:commentRangeStart w:id="77"/>
      <w:r w:rsidR="00AA7EE1">
        <w:rPr>
          <w:lang w:val="en-US"/>
        </w:rPr>
        <w:t xml:space="preserve">needs </w:t>
      </w:r>
      <w:commentRangeEnd w:id="77"/>
      <w:r w:rsidR="006D1C2A">
        <w:rPr>
          <w:rStyle w:val="Kommentarzeichen"/>
        </w:rPr>
        <w:commentReference w:id="77"/>
      </w:r>
      <w:r w:rsidR="00AA7EE1">
        <w:rPr>
          <w:lang w:val="en-US"/>
        </w:rPr>
        <w:t xml:space="preserve">to be a </w:t>
      </w:r>
      <w:r w:rsidR="00AA7EE1" w:rsidRPr="00A36333">
        <w:rPr>
          <w:rStyle w:val="IntensiveHervorhebung"/>
          <w:lang w:val="en-US"/>
        </w:rPr>
        <w:t>list of data categories</w:t>
      </w:r>
      <w:r w:rsidR="00AA7EE1">
        <w:rPr>
          <w:lang w:val="en-US"/>
        </w:rPr>
        <w:t xml:space="preserve">. Otherwise no </w:t>
      </w:r>
      <w:r w:rsidR="0046385F">
        <w:rPr>
          <w:lang w:val="en-US"/>
        </w:rPr>
        <w:t xml:space="preserve">useful </w:t>
      </w:r>
      <w:r w:rsidR="00AA7EE1">
        <w:rPr>
          <w:lang w:val="en-US"/>
        </w:rPr>
        <w:lastRenderedPageBreak/>
        <w:t xml:space="preserve">merging between repositories is </w:t>
      </w:r>
      <w:r w:rsidR="0046385F">
        <w:rPr>
          <w:lang w:val="en-US"/>
        </w:rPr>
        <w:t>feasible</w:t>
      </w:r>
      <w:r w:rsidR="00AA7EE1">
        <w:rPr>
          <w:lang w:val="en-US"/>
        </w:rPr>
        <w:t xml:space="preserve">. </w:t>
      </w:r>
      <w:r w:rsidRPr="00566BC1">
        <w:rPr>
          <w:lang w:val="en-US"/>
        </w:rPr>
        <w:t xml:space="preserve">There is </w:t>
      </w:r>
      <w:r w:rsidR="00AA7EE1">
        <w:rPr>
          <w:lang w:val="en-US"/>
        </w:rPr>
        <w:t xml:space="preserve">a </w:t>
      </w:r>
      <w:r w:rsidRPr="00566BC1">
        <w:rPr>
          <w:lang w:val="en-US"/>
        </w:rPr>
        <w:t>data category</w:t>
      </w:r>
      <w:r w:rsidR="00AA7EE1">
        <w:rPr>
          <w:lang w:val="en-US"/>
        </w:rPr>
        <w:t xml:space="preserve"> </w:t>
      </w:r>
      <w:r w:rsidRPr="00AA7EE1">
        <w:rPr>
          <w:rStyle w:val="DefZchn"/>
        </w:rPr>
        <w:t>AnnotationLevelType</w:t>
      </w:r>
      <w:r w:rsidR="00AA7EE1">
        <w:rPr>
          <w:rStyle w:val="Funotenzeichen"/>
          <w:lang w:val="en-US"/>
        </w:rPr>
        <w:footnoteReference w:id="24"/>
      </w:r>
      <w:r>
        <w:rPr>
          <w:lang w:val="en-US"/>
        </w:rPr>
        <w:t xml:space="preserve">, which seems to be a </w:t>
      </w:r>
      <w:r w:rsidR="00AA7EE1">
        <w:rPr>
          <w:lang w:val="en-US"/>
        </w:rPr>
        <w:t>starting point here, but it has an open Conceptual Domain, so the actual list of data categories still needs to be worked out and agreed on.</w:t>
      </w:r>
    </w:p>
    <w:p w14:paraId="10CD567F" w14:textId="77777777" w:rsidR="00AA7EE1" w:rsidRDefault="00AA7EE1" w:rsidP="00AA7EE1">
      <w:pPr>
        <w:pStyle w:val="Remark"/>
      </w:pPr>
      <w:commentRangeStart w:id="78"/>
      <w:r>
        <w:t xml:space="preserve">Does it? Or what is there already? </w:t>
      </w:r>
      <w:r w:rsidR="00E83025">
        <w:t>For example there is partOfSpeech: DC-1345 and DC-396 (Profiles Terminology and Morphosyntax) …?</w:t>
      </w:r>
      <w:r w:rsidR="004135FE">
        <w:t xml:space="preserve"> </w:t>
      </w:r>
      <w:r w:rsidR="001A41CC" w:rsidRPr="001A41CC">
        <w:t>http://www.mpi.nl/IMDI/Schema/AnnotationUnit-Type.xml</w:t>
      </w:r>
      <w:commentRangeEnd w:id="78"/>
      <w:r w:rsidR="008E4741">
        <w:rPr>
          <w:rStyle w:val="Kommentarzeichen"/>
          <w:i w:val="0"/>
          <w:color w:val="auto"/>
          <w:lang w:val="de-AT"/>
        </w:rPr>
        <w:commentReference w:id="78"/>
      </w:r>
    </w:p>
    <w:p w14:paraId="307BF677" w14:textId="77777777" w:rsidR="008B385D" w:rsidRDefault="00220E6D" w:rsidP="008B385D">
      <w:pPr>
        <w:rPr>
          <w:lang w:val="en-US"/>
        </w:rPr>
      </w:pPr>
      <w:r>
        <w:rPr>
          <w:lang w:val="en-US"/>
        </w:rPr>
        <w:t xml:space="preserve">The </w:t>
      </w:r>
      <w:r w:rsidR="00AA7EE1">
        <w:rPr>
          <w:lang w:val="en-US"/>
        </w:rPr>
        <w:t xml:space="preserve">second </w:t>
      </w:r>
      <w:r>
        <w:rPr>
          <w:lang w:val="en-US"/>
        </w:rPr>
        <w:t>challenge is (if and) how to fit this procedure within the limits of the SRU protocol-suite.</w:t>
      </w:r>
      <w:r w:rsidR="00E83025">
        <w:rPr>
          <w:lang w:val="en-US"/>
        </w:rPr>
        <w:t xml:space="preserve"> </w:t>
      </w:r>
      <w:r>
        <w:rPr>
          <w:lang w:val="en-US"/>
        </w:rPr>
        <w:t xml:space="preserve">In the following </w:t>
      </w:r>
      <w:r w:rsidR="00801C75">
        <w:rPr>
          <w:lang w:val="en-US"/>
        </w:rPr>
        <w:t>two</w:t>
      </w:r>
      <w:r>
        <w:rPr>
          <w:lang w:val="en-US"/>
        </w:rPr>
        <w:t xml:space="preserve"> variants are proposed</w:t>
      </w:r>
      <w:r w:rsidR="00E83025">
        <w:rPr>
          <w:lang w:val="en-US"/>
        </w:rPr>
        <w:t>:</w:t>
      </w:r>
    </w:p>
    <w:p w14:paraId="1EAB1324" w14:textId="77777777" w:rsidR="00E83025" w:rsidRPr="00E83025" w:rsidRDefault="008B385D" w:rsidP="004135FE">
      <w:pPr>
        <w:pStyle w:val="Listenabsatz"/>
        <w:numPr>
          <w:ilvl w:val="0"/>
          <w:numId w:val="7"/>
        </w:numPr>
        <w:ind w:left="426"/>
        <w:rPr>
          <w:lang w:val="en-US"/>
        </w:rPr>
      </w:pPr>
      <w:r w:rsidRPr="00E83025">
        <w:rPr>
          <w:lang w:val="en-US"/>
        </w:rPr>
        <w:t xml:space="preserve">Announce every </w:t>
      </w:r>
      <w:r w:rsidR="00E83025" w:rsidRPr="00E83025">
        <w:rPr>
          <w:lang w:val="en-US"/>
        </w:rPr>
        <w:t xml:space="preserve">(aspect of a) tier </w:t>
      </w:r>
      <w:r w:rsidRPr="00E83025">
        <w:rPr>
          <w:lang w:val="en-US"/>
        </w:rPr>
        <w:t xml:space="preserve">as </w:t>
      </w:r>
      <w:r w:rsidR="00E83025" w:rsidRPr="00E83025">
        <w:rPr>
          <w:lang w:val="en-US"/>
        </w:rPr>
        <w:t xml:space="preserve">own </w:t>
      </w:r>
      <w:r w:rsidRPr="00E83025">
        <w:rPr>
          <w:lang w:val="en-US"/>
        </w:rPr>
        <w:t xml:space="preserve">index in the </w:t>
      </w:r>
      <w:r w:rsidRPr="005D2A01">
        <w:rPr>
          <w:rStyle w:val="DefZchn"/>
        </w:rPr>
        <w:t>explain</w:t>
      </w:r>
      <w:r w:rsidRPr="00E83025">
        <w:rPr>
          <w:lang w:val="en-US"/>
        </w:rPr>
        <w:t xml:space="preserve"> operation</w:t>
      </w:r>
      <w:r w:rsidR="00E83025" w:rsidRPr="00E83025">
        <w:rPr>
          <w:lang w:val="en-US"/>
        </w:rPr>
        <w:t xml:space="preserve"> </w:t>
      </w:r>
      <w:r w:rsidRPr="00E83025">
        <w:rPr>
          <w:lang w:val="en-US"/>
        </w:rPr>
        <w:t>(similarily</w:t>
      </w:r>
      <w:r w:rsidR="00E83025" w:rsidRPr="00E83025">
        <w:rPr>
          <w:lang w:val="en-US"/>
        </w:rPr>
        <w:t xml:space="preserve"> to as Trova currently provides</w:t>
      </w:r>
      <w:r w:rsidRPr="00E83025">
        <w:rPr>
          <w:lang w:val="en-US"/>
        </w:rPr>
        <w:t>)</w:t>
      </w:r>
      <w:r w:rsidR="00E83025" w:rsidRPr="00E83025">
        <w:rPr>
          <w:lang w:val="en-US"/>
        </w:rPr>
        <w:t xml:space="preserve">. So the </w:t>
      </w:r>
      <w:r w:rsidR="00E83025" w:rsidRPr="00E83025">
        <w:rPr>
          <w:rStyle w:val="ExampleCodeZchn"/>
        </w:rPr>
        <w:t>&lt;indexInfo&gt;</w:t>
      </w:r>
      <w:r w:rsidR="00E83025" w:rsidRPr="00E83025">
        <w:rPr>
          <w:lang w:val="en-US"/>
        </w:rPr>
        <w:t xml:space="preserve"> list would contain indices like:</w:t>
      </w:r>
      <w:r w:rsidRPr="00E83025">
        <w:rPr>
          <w:lang w:val="en-US"/>
        </w:rPr>
        <w:t xml:space="preserve"> </w:t>
      </w:r>
    </w:p>
    <w:p w14:paraId="240A12BD" w14:textId="77777777" w:rsidR="008B385D" w:rsidRDefault="008B385D" w:rsidP="00E83025">
      <w:pPr>
        <w:pStyle w:val="ExampleCode"/>
        <w:ind w:left="851"/>
      </w:pPr>
      <w:r>
        <w:t>TierName:I’sGest, TierName:Damian, TierName:Unknown.WORD, TierType:English, TierType:PoS, TierType:Word, TierType:Gesture</w:t>
      </w:r>
    </w:p>
    <w:p w14:paraId="317D9B27" w14:textId="77777777" w:rsidR="00F957ED" w:rsidRPr="00F957ED" w:rsidRDefault="00E83025" w:rsidP="004135FE">
      <w:pPr>
        <w:pStyle w:val="Listenabsatz"/>
        <w:ind w:left="426"/>
        <w:rPr>
          <w:lang w:val="en-US"/>
        </w:rPr>
      </w:pPr>
      <w:r>
        <w:rPr>
          <w:lang w:val="en-US"/>
        </w:rPr>
        <w:t xml:space="preserve">While this could work for </w:t>
      </w:r>
      <w:r w:rsidRPr="00E83025">
        <w:rPr>
          <w:rStyle w:val="ExampleCodeZchn"/>
        </w:rPr>
        <w:t>TierType</w:t>
      </w:r>
      <w:r>
        <w:rPr>
          <w:lang w:val="en-US"/>
        </w:rPr>
        <w:t xml:space="preserve">, it </w:t>
      </w:r>
      <w:r w:rsidR="008B385D">
        <w:rPr>
          <w:lang w:val="en-US"/>
        </w:rPr>
        <w:t xml:space="preserve">would lead to an </w:t>
      </w:r>
      <w:r>
        <w:rPr>
          <w:lang w:val="en-US"/>
        </w:rPr>
        <w:t xml:space="preserve">probably unbearable </w:t>
      </w:r>
      <w:r w:rsidR="008B385D">
        <w:rPr>
          <w:lang w:val="en-US"/>
        </w:rPr>
        <w:t>b</w:t>
      </w:r>
      <w:r>
        <w:rPr>
          <w:lang w:val="en-US"/>
        </w:rPr>
        <w:t xml:space="preserve">loating of the </w:t>
      </w:r>
      <w:r w:rsidRPr="005D2A01">
        <w:rPr>
          <w:rStyle w:val="DefZchn"/>
        </w:rPr>
        <w:t>explain</w:t>
      </w:r>
      <w:r>
        <w:rPr>
          <w:lang w:val="en-US"/>
        </w:rPr>
        <w:t xml:space="preserve">-response for </w:t>
      </w:r>
      <w:r w:rsidRPr="00E83025">
        <w:rPr>
          <w:rStyle w:val="ExampleCodeZchn"/>
        </w:rPr>
        <w:t>TierName/ID</w:t>
      </w:r>
      <w:r>
        <w:rPr>
          <w:lang w:val="en-US"/>
        </w:rPr>
        <w:t xml:space="preserve"> or </w:t>
      </w:r>
      <w:r w:rsidRPr="00E83025">
        <w:rPr>
          <w:rStyle w:val="ExampleCodeZchn"/>
        </w:rPr>
        <w:t>Participant</w:t>
      </w:r>
      <w:r>
        <w:rPr>
          <w:lang w:val="en-US"/>
        </w:rPr>
        <w:t>.</w:t>
      </w:r>
      <w:r w:rsidR="00F957ED">
        <w:rPr>
          <w:lang w:val="en-US"/>
        </w:rPr>
        <w:t xml:space="preserve">  ad TierName,</w:t>
      </w:r>
    </w:p>
    <w:p w14:paraId="3AB5ED60" w14:textId="77777777" w:rsidR="00220E6D" w:rsidRPr="00220E6D" w:rsidRDefault="00220E6D" w:rsidP="00220E6D">
      <w:pPr>
        <w:pStyle w:val="Beschriftung"/>
        <w:keepNext/>
        <w:rPr>
          <w:lang w:val="en-US"/>
        </w:rPr>
      </w:pPr>
      <w:bookmarkStart w:id="79" w:name="_Ref283987176"/>
      <w:bookmarkStart w:id="80" w:name="_Ref283987171"/>
      <w:r w:rsidRPr="00220E6D">
        <w:rPr>
          <w:lang w:val="en-US"/>
        </w:rPr>
        <w:t xml:space="preserve">Figure </w:t>
      </w:r>
      <w:r w:rsidR="00106E43">
        <w:fldChar w:fldCharType="begin"/>
      </w:r>
      <w:r w:rsidRPr="00220E6D">
        <w:rPr>
          <w:lang w:val="en-US"/>
        </w:rPr>
        <w:instrText xml:space="preserve"> SEQ Figure \* ARABIC </w:instrText>
      </w:r>
      <w:r w:rsidR="00106E43">
        <w:fldChar w:fldCharType="separate"/>
      </w:r>
      <w:r w:rsidR="00243C76">
        <w:rPr>
          <w:noProof/>
          <w:lang w:val="en-US"/>
        </w:rPr>
        <w:t>3</w:t>
      </w:r>
      <w:r w:rsidR="00106E43">
        <w:fldChar w:fldCharType="end"/>
      </w:r>
      <w:bookmarkEnd w:id="79"/>
      <w:r w:rsidRPr="00220E6D">
        <w:rPr>
          <w:lang w:val="en-US"/>
        </w:rPr>
        <w:t xml:space="preserve"> Providing</w:t>
      </w:r>
      <w:r w:rsidRPr="00220E6D">
        <w:rPr>
          <w:noProof/>
          <w:lang w:val="en-US"/>
        </w:rPr>
        <w:t xml:space="preserve"> the information about available Tiers - Version 1</w:t>
      </w:r>
      <w:bookmarkEnd w:id="80"/>
      <w:r w:rsidR="008374C5">
        <w:rPr>
          <w:noProof/>
          <w:lang w:val="en-US"/>
        </w:rPr>
        <w:t xml:space="preserve"> explain</w:t>
      </w:r>
    </w:p>
    <w:p w14:paraId="70605D47" w14:textId="77777777" w:rsidR="00EB4094" w:rsidRPr="00886DE4" w:rsidRDefault="00EB4094" w:rsidP="003B77A3">
      <w:pPr>
        <w:rPr>
          <w:lang w:val="en-US"/>
        </w:rPr>
      </w:pPr>
      <w:r>
        <w:rPr>
          <w:noProof/>
          <w:lang w:val="de-DE" w:eastAsia="de-DE"/>
        </w:rPr>
        <w:drawing>
          <wp:inline distT="0" distB="0" distL="0" distR="0" wp14:anchorId="7724CAF5" wp14:editId="598B1981">
            <wp:extent cx="5454650" cy="3238500"/>
            <wp:effectExtent l="19050" t="0" r="0" b="0"/>
            <wp:docPr id="12" name="Bild 8" descr="C:\Users\m\3lingua\clarin\FCS\TiersAggregation_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3lingua\clarin\FCS\TiersAggregation_explain.png"/>
                    <pic:cNvPicPr>
                      <a:picLocks noChangeAspect="1" noChangeArrowheads="1"/>
                    </pic:cNvPicPr>
                  </pic:nvPicPr>
                  <pic:blipFill>
                    <a:blip r:embed="rId16" cstate="print"/>
                    <a:stretch>
                      <a:fillRect/>
                    </a:stretch>
                  </pic:blipFill>
                  <pic:spPr bwMode="auto">
                    <a:xfrm>
                      <a:off x="0" y="0"/>
                      <a:ext cx="5454922" cy="3238661"/>
                    </a:xfrm>
                    <a:prstGeom prst="rect">
                      <a:avLst/>
                    </a:prstGeom>
                    <a:noFill/>
                    <a:ln w="9525">
                      <a:noFill/>
                      <a:miter lim="800000"/>
                      <a:headEnd/>
                      <a:tailEnd/>
                    </a:ln>
                  </pic:spPr>
                </pic:pic>
              </a:graphicData>
            </a:graphic>
          </wp:inline>
        </w:drawing>
      </w:r>
    </w:p>
    <w:p w14:paraId="3BE77217" w14:textId="77777777" w:rsidR="008B385D" w:rsidRPr="00C61008" w:rsidRDefault="000633FF" w:rsidP="00C61008">
      <w:pPr>
        <w:rPr>
          <w:lang w:val="en-US"/>
        </w:rPr>
      </w:pPr>
      <w:r>
        <w:rPr>
          <w:noProof/>
          <w:lang w:val="en-US"/>
        </w:rPr>
        <w:pict w14:anchorId="485E577C">
          <v:shapetype id="_x0000_t202" coordsize="21600,21600" o:spt="202" path="m,l,21600r21600,l21600,xe">
            <v:stroke joinstyle="miter"/>
            <v:path gradientshapeok="t" o:connecttype="rect"/>
          </v:shapetype>
          <v:shape id="Text Box 2" o:spid="_x0000_s1026" type="#_x0000_t202" style="position:absolute;margin-left:277.15pt;margin-top:4.35pt;width:182pt;height:24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" stroked="f">
            <v:textbox inset="0,0,0,0">
              <w:txbxContent>
                <w:p w14:paraId="04A3DEFE" w14:textId="77777777" w:rsidR="00795AD2" w:rsidRPr="008374C5" w:rsidRDefault="00795AD2" w:rsidP="008374C5">
                  <w:pPr>
                    <w:pStyle w:val="Beschriftung"/>
                    <w:rPr>
                      <w:noProof/>
                      <w:lang w:val="en-US"/>
                    </w:rPr>
                  </w:pPr>
                  <w:r w:rsidRPr="008374C5">
                    <w:rPr>
                      <w:lang w:val="en-US"/>
                    </w:rPr>
                    <w:t xml:space="preserve">Figure </w:t>
                  </w:r>
                  <w:r w:rsidR="00106E43">
                    <w:fldChar w:fldCharType="begin"/>
                  </w:r>
                  <w:r w:rsidRPr="008374C5">
                    <w:rPr>
                      <w:lang w:val="en-US"/>
                    </w:rPr>
                    <w:instrText xml:space="preserve"> SEQ Figure \* ARABIC </w:instrText>
                  </w:r>
                  <w:r w:rsidR="00106E43">
                    <w:fldChar w:fldCharType="separate"/>
                  </w:r>
                  <w:r>
                    <w:rPr>
                      <w:noProof/>
                      <w:lang w:val="en-US"/>
                    </w:rPr>
                    <w:t>4</w:t>
                  </w:r>
                  <w:r w:rsidR="00106E43">
                    <w:fldChar w:fldCharType="end"/>
                  </w:r>
                  <w:r w:rsidRPr="008374C5">
                    <w:rPr>
                      <w:lang w:val="en-US"/>
                    </w:rPr>
                    <w:t xml:space="preserve"> Providing the information </w:t>
                  </w:r>
                  <w:r>
                    <w:rPr>
                      <w:lang w:val="en-US"/>
                    </w:rPr>
                    <w:br/>
                  </w:r>
                  <w:r w:rsidRPr="008374C5">
                    <w:rPr>
                      <w:lang w:val="en-US"/>
                    </w:rPr>
                    <w:t>about available Tiers - Version 2 scan</w:t>
                  </w:r>
                </w:p>
              </w:txbxContent>
            </v:textbox>
            <w10:wrap type="square"/>
          </v:shape>
        </w:pict>
      </w:r>
    </w:p>
    <w:p w14:paraId="3910BB97" w14:textId="77777777" w:rsidR="00842C40" w:rsidRDefault="007C1410" w:rsidP="00C61008">
      <w:pPr>
        <w:pStyle w:val="Listenabsatz"/>
        <w:numPr>
          <w:ilvl w:val="0"/>
          <w:numId w:val="7"/>
        </w:numPr>
        <w:ind w:left="426"/>
        <w:rPr>
          <w:lang w:val="en-US"/>
        </w:rPr>
      </w:pPr>
      <w:r>
        <w:rPr>
          <w:noProof/>
          <w:lang w:val="de-DE" w:eastAsia="de-DE"/>
        </w:rPr>
        <w:drawing>
          <wp:anchor distT="0" distB="0" distL="114300" distR="114300" simplePos="0" relativeHeight="251658240" behindDoc="1" locked="0" layoutInCell="1" allowOverlap="1" wp14:anchorId="664EFFEB" wp14:editId="7FBCCC55">
            <wp:simplePos x="0" y="0"/>
            <wp:positionH relativeFrom="column">
              <wp:posOffset>3014980</wp:posOffset>
            </wp:positionH>
            <wp:positionV relativeFrom="paragraph">
              <wp:posOffset>141605</wp:posOffset>
            </wp:positionV>
            <wp:extent cx="3324225" cy="3152775"/>
            <wp:effectExtent l="19050" t="0" r="9525" b="0"/>
            <wp:wrapSquare wrapText="bothSides"/>
            <wp:docPr id="13" name="Bild 9" descr="C:\Users\m\3lingua\clarin\FCS\TiersAggregation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3lingua\clarin\FCS\TiersAggregation_scan.png"/>
                    <pic:cNvPicPr>
                      <a:picLocks noChangeAspect="1" noChangeArrowheads="1"/>
                    </pic:cNvPicPr>
                  </pic:nvPicPr>
                  <pic:blipFill>
                    <a:blip r:embed="rId17" cstate="print"/>
                    <a:stretch>
                      <a:fillRect/>
                    </a:stretch>
                  </pic:blipFill>
                  <pic:spPr bwMode="auto">
                    <a:xfrm>
                      <a:off x="0" y="0"/>
                      <a:ext cx="3324225" cy="3152775"/>
                    </a:xfrm>
                    <a:prstGeom prst="rect">
                      <a:avLst/>
                    </a:prstGeom>
                    <a:noFill/>
                    <a:ln w="9525">
                      <a:noFill/>
                      <a:miter lim="800000"/>
                      <a:headEnd/>
                      <a:tailEnd/>
                    </a:ln>
                  </pic:spPr>
                </pic:pic>
              </a:graphicData>
            </a:graphic>
          </wp:anchor>
        </w:drawing>
      </w:r>
      <w:r w:rsidR="008B385D" w:rsidRPr="00E3769E">
        <w:rPr>
          <w:lang w:val="en-US"/>
        </w:rPr>
        <w:t xml:space="preserve">Provide </w:t>
      </w:r>
      <w:r w:rsidR="005D2A01">
        <w:rPr>
          <w:lang w:val="en-US"/>
        </w:rPr>
        <w:t xml:space="preserve">(tentatively) </w:t>
      </w:r>
      <w:r w:rsidR="008B385D" w:rsidRPr="00E3769E">
        <w:rPr>
          <w:lang w:val="en-US"/>
        </w:rPr>
        <w:t xml:space="preserve">three  </w:t>
      </w:r>
      <w:r w:rsidR="00E83025">
        <w:rPr>
          <w:lang w:val="en-US"/>
        </w:rPr>
        <w:t xml:space="preserve">static </w:t>
      </w:r>
      <w:r w:rsidR="008B385D" w:rsidRPr="00E3769E">
        <w:rPr>
          <w:lang w:val="en-US"/>
        </w:rPr>
        <w:t>indices</w:t>
      </w:r>
      <w:r w:rsidR="00E83025">
        <w:rPr>
          <w:lang w:val="en-US"/>
        </w:rPr>
        <w:t>:</w:t>
      </w:r>
      <w:r w:rsidR="00842C40" w:rsidRPr="00842C40">
        <w:rPr>
          <w:lang w:val="en-US"/>
        </w:rPr>
        <w:t xml:space="preserve"> </w:t>
      </w:r>
    </w:p>
    <w:p w14:paraId="51F96486" w14:textId="77777777" w:rsidR="00842C40" w:rsidRDefault="00842C40" w:rsidP="00842C40">
      <w:pPr>
        <w:pStyle w:val="Def"/>
        <w:tabs>
          <w:tab w:val="left" w:pos="3119"/>
        </w:tabs>
        <w:ind w:left="1134" w:right="5811"/>
      </w:pPr>
      <w:r>
        <w:t>TierType</w:t>
      </w:r>
      <w:r>
        <w:br/>
        <w:t>TierName</w:t>
      </w:r>
      <w:r>
        <w:br/>
        <w:t>P</w:t>
      </w:r>
      <w:r w:rsidRPr="00E3769E">
        <w:t>articipant</w:t>
      </w:r>
    </w:p>
    <w:p w14:paraId="67924C42" w14:textId="77777777" w:rsidR="00842C40" w:rsidRDefault="008B385D" w:rsidP="00C61008">
      <w:pPr>
        <w:pStyle w:val="Listenabsatz"/>
        <w:ind w:left="284"/>
        <w:rPr>
          <w:lang w:val="en-US"/>
        </w:rPr>
      </w:pPr>
      <w:r w:rsidRPr="00842C40">
        <w:rPr>
          <w:lang w:val="en-US"/>
        </w:rPr>
        <w:t xml:space="preserve">and </w:t>
      </w:r>
      <w:r w:rsidR="00E83025" w:rsidRPr="00842C40">
        <w:rPr>
          <w:lang w:val="en-US"/>
        </w:rPr>
        <w:t xml:space="preserve">scan those to get the </w:t>
      </w:r>
      <w:r w:rsidR="00842C40" w:rsidRPr="00842C40">
        <w:rPr>
          <w:lang w:val="en-US"/>
        </w:rPr>
        <w:t>available (aspects of</w:t>
      </w:r>
      <w:r w:rsidR="00842C40">
        <w:rPr>
          <w:lang w:val="en-US"/>
        </w:rPr>
        <w:t xml:space="preserve"> the</w:t>
      </w:r>
      <w:r w:rsidR="00842C40" w:rsidRPr="00842C40">
        <w:rPr>
          <w:lang w:val="en-US"/>
        </w:rPr>
        <w:t xml:space="preserve">) </w:t>
      </w:r>
      <w:r w:rsidR="00842C40">
        <w:rPr>
          <w:lang w:val="en-US"/>
        </w:rPr>
        <w:t>t</w:t>
      </w:r>
      <w:r w:rsidR="00842C40" w:rsidRPr="00842C40">
        <w:rPr>
          <w:lang w:val="en-US"/>
        </w:rPr>
        <w:t xml:space="preserve">iers. </w:t>
      </w:r>
      <w:r w:rsidR="00842C40">
        <w:rPr>
          <w:lang w:val="en-US"/>
        </w:rPr>
        <w:t>The drawbacks is that the client wouldn’t be able to appropriately self-configure based on the explain-response</w:t>
      </w:r>
      <w:r w:rsidR="0086056C">
        <w:rPr>
          <w:lang w:val="en-US"/>
        </w:rPr>
        <w:t xml:space="preserve">, but </w:t>
      </w:r>
      <w:r w:rsidR="00770277">
        <w:rPr>
          <w:lang w:val="en-US"/>
        </w:rPr>
        <w:t xml:space="preserve">only after 3 further scan-calls, which is </w:t>
      </w:r>
      <w:r w:rsidR="00770277">
        <w:rPr>
          <w:lang w:val="en-US"/>
        </w:rPr>
        <w:lastRenderedPageBreak/>
        <w:t xml:space="preserve">counterintuitive as scan-operation is expected to return values present in an index and not “sub-indices”. </w:t>
      </w:r>
      <w:r w:rsidR="0086056C">
        <w:rPr>
          <w:lang w:val="en-US"/>
        </w:rPr>
        <w:t xml:space="preserve"> Also it </w:t>
      </w:r>
      <w:r w:rsidR="00842C40">
        <w:rPr>
          <w:lang w:val="en-US"/>
        </w:rPr>
        <w:t>would need to perform a “second level scan” to get listed the actual values used in a given index</w:t>
      </w:r>
      <w:r w:rsidR="0086056C">
        <w:rPr>
          <w:lang w:val="en-US"/>
        </w:rPr>
        <w:t>/tier</w:t>
      </w:r>
      <w:r w:rsidR="00842C40">
        <w:rPr>
          <w:lang w:val="en-US"/>
        </w:rPr>
        <w:t>.</w:t>
      </w:r>
    </w:p>
    <w:p w14:paraId="7284692C" w14:textId="77777777" w:rsidR="00753895" w:rsidRDefault="00801C75" w:rsidP="007F3D86">
      <w:pPr>
        <w:rPr>
          <w:lang w:val="en-US"/>
        </w:rPr>
      </w:pPr>
      <w:r w:rsidRPr="00801C75">
        <w:rPr>
          <w:lang w:val="en-US"/>
        </w:rPr>
        <w:t>Any way we choose</w:t>
      </w:r>
      <w:r>
        <w:rPr>
          <w:lang w:val="en-US"/>
        </w:rPr>
        <w:t xml:space="preserve">, as we already stated at the beginning of this chapter, we have to deal here with a dynamic system of indices. Thus we </w:t>
      </w:r>
      <w:r w:rsidR="000A6A5A">
        <w:rPr>
          <w:lang w:val="en-US"/>
        </w:rPr>
        <w:t xml:space="preserve">have to agree on the syntax of the indices and </w:t>
      </w:r>
      <w:r>
        <w:rPr>
          <w:lang w:val="en-US"/>
        </w:rPr>
        <w:t xml:space="preserve">should </w:t>
      </w:r>
      <w:r w:rsidR="000A6A5A">
        <w:rPr>
          <w:lang w:val="en-US"/>
        </w:rPr>
        <w:t xml:space="preserve">take care </w:t>
      </w:r>
      <w:r>
        <w:rPr>
          <w:lang w:val="en-US"/>
        </w:rPr>
        <w:t xml:space="preserve">of naming the indices </w:t>
      </w:r>
      <w:r w:rsidR="000A6A5A">
        <w:rPr>
          <w:lang w:val="en-US"/>
        </w:rPr>
        <w:t xml:space="preserve">be </w:t>
      </w:r>
      <w:r>
        <w:rPr>
          <w:lang w:val="en-US"/>
        </w:rPr>
        <w:t>consistent between Metadata and Content</w:t>
      </w:r>
      <w:r w:rsidR="00CB6990">
        <w:rPr>
          <w:lang w:val="en-US"/>
        </w:rPr>
        <w:t xml:space="preserve"> – the </w:t>
      </w:r>
      <w:r w:rsidR="00CB6990" w:rsidRPr="00CB6990">
        <w:rPr>
          <w:rStyle w:val="DefZchn"/>
        </w:rPr>
        <w:t>cmd</w:t>
      </w:r>
      <w:r w:rsidR="00CB6990">
        <w:rPr>
          <w:lang w:val="en-US"/>
        </w:rPr>
        <w:t xml:space="preserve"> and </w:t>
      </w:r>
      <w:r w:rsidR="00CB6990" w:rsidRPr="00CB6990">
        <w:rPr>
          <w:rStyle w:val="DefZchn"/>
        </w:rPr>
        <w:t>ccs</w:t>
      </w:r>
      <w:r w:rsidR="00CB6990">
        <w:rPr>
          <w:lang w:val="en-US"/>
        </w:rPr>
        <w:t xml:space="preserve"> ”context sets”. </w:t>
      </w:r>
      <w:r w:rsidR="00E66344">
        <w:rPr>
          <w:lang w:val="en-US"/>
        </w:rPr>
        <w:t>This means especially a kind of hierarchical path-like syntax for the indices.</w:t>
      </w:r>
      <w:r w:rsidR="007F3D86">
        <w:rPr>
          <w:lang w:val="en-US"/>
        </w:rPr>
        <w:t xml:space="preserve"> </w:t>
      </w:r>
    </w:p>
    <w:p w14:paraId="5CC3BE16" w14:textId="77777777" w:rsidR="007F3D86" w:rsidRDefault="00753895" w:rsidP="007F3D86">
      <w:pPr>
        <w:rPr>
          <w:lang w:val="en-US"/>
        </w:rPr>
      </w:pPr>
      <w:r>
        <w:rPr>
          <w:lang w:val="en-US"/>
        </w:rPr>
        <w:t xml:space="preserve">A few examples </w:t>
      </w:r>
      <w:r w:rsidR="007F3D86">
        <w:rPr>
          <w:lang w:val="en-US"/>
        </w:rPr>
        <w:t xml:space="preserve">(See the proposal and examples in </w:t>
      </w:r>
      <w:r w:rsidR="00106E43">
        <w:rPr>
          <w:lang w:val="en-US"/>
        </w:rPr>
        <w:fldChar w:fldCharType="begin"/>
      </w:r>
      <w:r w:rsidR="007F3D86">
        <w:rPr>
          <w:lang w:val="en-US"/>
        </w:rPr>
        <w:instrText xml:space="preserve"> REF _Ref284187629 \w \h </w:instrText>
      </w:r>
      <w:r w:rsidR="00106E43">
        <w:rPr>
          <w:lang w:val="en-US"/>
        </w:rPr>
      </w:r>
      <w:r w:rsidR="00106E43">
        <w:rPr>
          <w:lang w:val="en-US"/>
        </w:rPr>
        <w:fldChar w:fldCharType="separate"/>
      </w:r>
      <w:r w:rsidR="00243C76">
        <w:rPr>
          <w:lang w:val="en-US"/>
        </w:rPr>
        <w:t>Appendix D.1</w:t>
      </w:r>
      <w:r w:rsidR="00106E43">
        <w:rPr>
          <w:lang w:val="en-US"/>
        </w:rPr>
        <w:fldChar w:fldCharType="end"/>
      </w:r>
      <w:r w:rsidR="007F3D86">
        <w:rPr>
          <w:lang w:val="en-US"/>
        </w:rPr>
        <w:t xml:space="preserve"> </w:t>
      </w:r>
      <w:r w:rsidR="00106E43">
        <w:rPr>
          <w:lang w:val="en-US"/>
        </w:rPr>
        <w:fldChar w:fldCharType="begin"/>
      </w:r>
      <w:r w:rsidR="007F3D86">
        <w:rPr>
          <w:lang w:val="en-US"/>
        </w:rPr>
        <w:instrText xml:space="preserve"> REF _Ref284187635 \h </w:instrText>
      </w:r>
      <w:r w:rsidR="00106E43">
        <w:rPr>
          <w:lang w:val="en-US"/>
        </w:rPr>
      </w:r>
      <w:r w:rsidR="00106E43">
        <w:rPr>
          <w:lang w:val="en-US"/>
        </w:rPr>
        <w:fldChar w:fldCharType="separate"/>
      </w:r>
      <w:r w:rsidR="00243C76">
        <w:rPr>
          <w:lang w:val="en-US"/>
        </w:rPr>
        <w:t>dynamic Indices</w:t>
      </w:r>
      <w:r w:rsidR="00106E43">
        <w:rPr>
          <w:lang w:val="en-US"/>
        </w:rPr>
        <w:fldChar w:fldCharType="end"/>
      </w:r>
      <w:r>
        <w:rPr>
          <w:lang w:val="en-US"/>
        </w:rPr>
        <w:t>):</w:t>
      </w:r>
    </w:p>
    <w:p w14:paraId="5C602AA2" w14:textId="77777777" w:rsidR="007F3D86" w:rsidRDefault="007F3D86" w:rsidP="007F3D86">
      <w:pPr>
        <w:pStyle w:val="ExampleCode"/>
      </w:pPr>
      <w:r>
        <w:t>cmd.Session.Actor.Name</w:t>
      </w:r>
    </w:p>
    <w:p w14:paraId="70505E1E" w14:textId="77777777" w:rsidR="007F3D86" w:rsidRDefault="007F3D86" w:rsidP="007F3D86">
      <w:pPr>
        <w:pStyle w:val="ExampleCode"/>
      </w:pPr>
      <w:r w:rsidRPr="00E66344">
        <w:t>Collection.Project.Title</w:t>
      </w:r>
    </w:p>
    <w:p w14:paraId="563799DC" w14:textId="77777777" w:rsidR="007F3D86" w:rsidRDefault="007F3D86" w:rsidP="007F3D86">
      <w:pPr>
        <w:pStyle w:val="ExampleCode"/>
      </w:pPr>
      <w:r>
        <w:t>ccs.TierType.PoS</w:t>
      </w:r>
    </w:p>
    <w:p w14:paraId="2E167B98" w14:textId="77777777" w:rsidR="007F3D86" w:rsidRDefault="007F3D86" w:rsidP="007F3D86">
      <w:pPr>
        <w:pStyle w:val="ExampleCode"/>
      </w:pPr>
      <w:r>
        <w:t>isocat.PoS</w:t>
      </w:r>
    </w:p>
    <w:p w14:paraId="2F90348F" w14:textId="77777777" w:rsidR="00C6740D" w:rsidRPr="001E34F7" w:rsidRDefault="00C6740D" w:rsidP="00C6740D">
      <w:pPr>
        <w:pStyle w:val="berschrift2"/>
        <w:rPr>
          <w:lang w:val="en-US"/>
        </w:rPr>
      </w:pPr>
      <w:bookmarkStart w:id="81" w:name="_Toc287824935"/>
      <w:r>
        <w:rPr>
          <w:lang w:val="en-US"/>
        </w:rPr>
        <w:t xml:space="preserve">Extension: </w:t>
      </w:r>
      <w:r w:rsidRPr="001E34F7">
        <w:rPr>
          <w:lang w:val="en-US"/>
        </w:rPr>
        <w:t>Sequential Tier S</w:t>
      </w:r>
      <w:r>
        <w:rPr>
          <w:lang w:val="en-US"/>
        </w:rPr>
        <w:t>earch</w:t>
      </w:r>
      <w:bookmarkEnd w:id="81"/>
      <w:r>
        <w:rPr>
          <w:lang w:val="en-US"/>
        </w:rPr>
        <w:t xml:space="preserve"> </w:t>
      </w:r>
    </w:p>
    <w:p w14:paraId="4A3D3095" w14:textId="77777777" w:rsidR="00C6740D" w:rsidRDefault="00E8341A" w:rsidP="00C6740D">
      <w:pPr>
        <w:rPr>
          <w:lang w:val="en-US"/>
        </w:rPr>
      </w:pPr>
      <w:r>
        <w:rPr>
          <w:lang w:val="en-US"/>
        </w:rPr>
        <w:t xml:space="preserve">The special data structure of multimodal resource implies special requirements on the search process, the </w:t>
      </w:r>
      <w:r w:rsidR="00C6740D">
        <w:rPr>
          <w:lang w:val="en-US"/>
        </w:rPr>
        <w:t xml:space="preserve">two </w:t>
      </w:r>
      <w:r>
        <w:rPr>
          <w:lang w:val="en-US"/>
        </w:rPr>
        <w:t xml:space="preserve">crucial </w:t>
      </w:r>
      <w:r w:rsidR="00C6740D">
        <w:rPr>
          <w:lang w:val="en-US"/>
        </w:rPr>
        <w:t xml:space="preserve">aspects </w:t>
      </w:r>
      <w:r>
        <w:rPr>
          <w:lang w:val="en-US"/>
        </w:rPr>
        <w:t>being</w:t>
      </w:r>
      <w:r w:rsidR="00C6740D">
        <w:rPr>
          <w:lang w:val="en-US"/>
        </w:rPr>
        <w:t xml:space="preserve"> </w:t>
      </w:r>
    </w:p>
    <w:p w14:paraId="287DADC8" w14:textId="77777777" w:rsidR="00C6740D" w:rsidRDefault="00C6740D" w:rsidP="00C6740D">
      <w:pPr>
        <w:pStyle w:val="TermDef"/>
      </w:pPr>
      <w:r>
        <w:t>Tier</w:t>
      </w:r>
      <w:r w:rsidR="00E8341A">
        <w:t>s</w:t>
      </w:r>
    </w:p>
    <w:p w14:paraId="7880897A" w14:textId="77777777" w:rsidR="00C6740D" w:rsidRDefault="00C6740D" w:rsidP="00C6740D">
      <w:pPr>
        <w:pStyle w:val="TermExplain"/>
      </w:pPr>
      <w:r>
        <w:t xml:space="preserve">The </w:t>
      </w:r>
      <w:r w:rsidR="00E8341A">
        <w:t xml:space="preserve">original </w:t>
      </w:r>
      <w:r>
        <w:t>resources are associated</w:t>
      </w:r>
      <w:r w:rsidR="00E8341A">
        <w:t>/enriched</w:t>
      </w:r>
      <w:r>
        <w:t xml:space="preserve"> with multiple tiers or annotation layers</w:t>
      </w:r>
      <w:r w:rsidR="00E8341A">
        <w:t xml:space="preserve"> </w:t>
      </w:r>
      <w:r w:rsidR="003B77A3">
        <w:t xml:space="preserve">- carrying different types of data - </w:t>
      </w:r>
      <w:r w:rsidR="00E8341A">
        <w:t>that are aligned</w:t>
      </w:r>
      <w:r>
        <w:t xml:space="preserve"> </w:t>
      </w:r>
      <w:r w:rsidR="00E8341A">
        <w:t xml:space="preserve">among each other and </w:t>
      </w:r>
      <w:r w:rsidR="00C12B8D">
        <w:t>aligned with the</w:t>
      </w:r>
    </w:p>
    <w:p w14:paraId="7626F385" w14:textId="77777777" w:rsidR="00C6740D" w:rsidRDefault="002F7C87" w:rsidP="00C6740D">
      <w:pPr>
        <w:pStyle w:val="TermDef"/>
      </w:pPr>
      <w:r>
        <w:t>Sequen</w:t>
      </w:r>
      <w:r w:rsidR="00DA74A8">
        <w:t>ce</w:t>
      </w:r>
    </w:p>
    <w:p w14:paraId="4F592C3A" w14:textId="77777777" w:rsidR="00C6740D" w:rsidRDefault="004135FE" w:rsidP="003B77A3">
      <w:pPr>
        <w:pStyle w:val="TermExplain"/>
      </w:pPr>
      <w:r>
        <w:t xml:space="preserve">a fixed order </w:t>
      </w:r>
      <w:r w:rsidR="003B77A3">
        <w:t xml:space="preserve">constituted </w:t>
      </w:r>
      <w:r w:rsidR="00E8341A">
        <w:t>by the primary resource.</w:t>
      </w:r>
      <w:r w:rsidR="003B77A3">
        <w:t xml:space="preserve"> </w:t>
      </w:r>
      <w:r w:rsidR="00C6740D">
        <w:t xml:space="preserve">(Which is usually the </w:t>
      </w:r>
      <w:r w:rsidR="00C6740D" w:rsidRPr="007B72E4">
        <w:t>sound</w:t>
      </w:r>
      <w:r w:rsidR="00C6740D">
        <w:t>-wave or</w:t>
      </w:r>
      <w:r w:rsidR="00C6740D" w:rsidRPr="007B72E4">
        <w:t xml:space="preserve"> </w:t>
      </w:r>
      <w:r w:rsidR="00C6740D">
        <w:t xml:space="preserve">sequence of </w:t>
      </w:r>
      <w:r w:rsidR="00C6740D" w:rsidRPr="007B72E4">
        <w:t>tokens</w:t>
      </w:r>
      <w:r w:rsidR="00C6740D">
        <w:t>.)</w:t>
      </w:r>
    </w:p>
    <w:p w14:paraId="2B02911A" w14:textId="77777777" w:rsidR="005D045A" w:rsidRPr="00E8341A" w:rsidRDefault="00E8341A" w:rsidP="00E8341A">
      <w:pPr>
        <w:rPr>
          <w:lang w:val="en-US"/>
        </w:rPr>
      </w:pPr>
      <w:r>
        <w:rPr>
          <w:lang w:val="en-US"/>
        </w:rPr>
        <w:t>In the following we try</w:t>
      </w:r>
      <w:r w:rsidR="00A2117E">
        <w:rPr>
          <w:lang w:val="en-US"/>
        </w:rPr>
        <w:t xml:space="preserve"> to</w:t>
      </w:r>
      <w:r>
        <w:rPr>
          <w:lang w:val="en-US"/>
        </w:rPr>
        <w:t xml:space="preserve"> work out the individual aspects and the possible </w:t>
      </w:r>
      <w:r w:rsidR="002D224A">
        <w:rPr>
          <w:lang w:val="en-US"/>
        </w:rPr>
        <w:t>binding to</w:t>
      </w:r>
      <w:r>
        <w:rPr>
          <w:lang w:val="en-US"/>
        </w:rPr>
        <w:t xml:space="preserve"> </w:t>
      </w:r>
      <w:r w:rsidRPr="00A2117E">
        <w:rPr>
          <w:rStyle w:val="NamedEntityZchn"/>
        </w:rPr>
        <w:t>SRU</w:t>
      </w:r>
      <w:r w:rsidR="00A2117E">
        <w:rPr>
          <w:lang w:val="en-US"/>
        </w:rPr>
        <w:t>:</w:t>
      </w:r>
    </w:p>
    <w:p w14:paraId="1C8558BB" w14:textId="77777777" w:rsidR="00351053" w:rsidRDefault="002469A6" w:rsidP="00351053">
      <w:pPr>
        <w:pStyle w:val="berschrift3"/>
        <w:rPr>
          <w:lang w:val="en-US"/>
        </w:rPr>
      </w:pPr>
      <w:bookmarkStart w:id="82" w:name="_Ref283989494"/>
      <w:bookmarkStart w:id="83" w:name="_Toc287824936"/>
      <w:r>
        <w:rPr>
          <w:lang w:val="en-US"/>
        </w:rPr>
        <w:t>Atomic S</w:t>
      </w:r>
      <w:r w:rsidR="00190AFF">
        <w:rPr>
          <w:lang w:val="en-US"/>
        </w:rPr>
        <w:t>ingle-</w:t>
      </w:r>
      <w:r>
        <w:rPr>
          <w:lang w:val="en-US"/>
        </w:rPr>
        <w:t>T</w:t>
      </w:r>
      <w:r w:rsidR="008B385D">
        <w:rPr>
          <w:lang w:val="en-US"/>
        </w:rPr>
        <w:t xml:space="preserve">ier </w:t>
      </w:r>
      <w:r>
        <w:rPr>
          <w:lang w:val="en-US"/>
        </w:rPr>
        <w:t>Q</w:t>
      </w:r>
      <w:r w:rsidR="008B385D">
        <w:rPr>
          <w:lang w:val="en-US"/>
        </w:rPr>
        <w:t>uery</w:t>
      </w:r>
      <w:bookmarkEnd w:id="82"/>
      <w:bookmarkEnd w:id="83"/>
    </w:p>
    <w:p w14:paraId="42A9BFF2" w14:textId="77777777" w:rsidR="007C1410" w:rsidRDefault="00190AFF" w:rsidP="00E8341A">
      <w:pPr>
        <w:rPr>
          <w:lang w:val="en-US"/>
        </w:rPr>
      </w:pPr>
      <w:r w:rsidRPr="00190AFF">
        <w:rPr>
          <w:rStyle w:val="NamedEntityZchn"/>
        </w:rPr>
        <w:t>SRU</w:t>
      </w:r>
      <w:r>
        <w:rPr>
          <w:lang w:val="en-US"/>
        </w:rPr>
        <w:t xml:space="preserve"> defines the basic search clause (</w:t>
      </w:r>
      <w:r w:rsidRPr="00190AFF">
        <w:rPr>
          <w:rStyle w:val="ExampleCodeZchn"/>
        </w:rPr>
        <w:t>index relation term</w:t>
      </w:r>
      <w:r>
        <w:rPr>
          <w:lang w:val="en-US"/>
        </w:rPr>
        <w:t xml:space="preserve">) and expects </w:t>
      </w:r>
      <w:r w:rsidR="003B77A3">
        <w:rPr>
          <w:lang w:val="en-US"/>
        </w:rPr>
        <w:t xml:space="preserve">indices statically defined (in context sets) and announced in the explain-operation. </w:t>
      </w:r>
      <w:r>
        <w:rPr>
          <w:lang w:val="en-US"/>
        </w:rPr>
        <w:t xml:space="preserve">Here we refer to the discussion </w:t>
      </w:r>
      <w:r w:rsidR="007C1410">
        <w:rPr>
          <w:lang w:val="en-US"/>
        </w:rPr>
        <w:t>in previous chapter (</w:t>
      </w:r>
      <w:r w:rsidR="00106E43">
        <w:rPr>
          <w:lang w:val="en-US"/>
        </w:rPr>
        <w:fldChar w:fldCharType="begin"/>
      </w:r>
      <w:r w:rsidR="007C1410">
        <w:rPr>
          <w:lang w:val="en-US"/>
        </w:rPr>
        <w:instrText xml:space="preserve"> REF _Ref283995867 \w \h </w:instrText>
      </w:r>
      <w:r w:rsidR="00106E43">
        <w:rPr>
          <w:lang w:val="en-US"/>
        </w:rPr>
      </w:r>
      <w:r w:rsidR="00106E43">
        <w:rPr>
          <w:lang w:val="en-US"/>
        </w:rPr>
        <w:fldChar w:fldCharType="separate"/>
      </w:r>
      <w:r w:rsidR="00243C76">
        <w:rPr>
          <w:lang w:val="en-US"/>
        </w:rPr>
        <w:t>4.2</w:t>
      </w:r>
      <w:r w:rsidR="00106E43">
        <w:rPr>
          <w:lang w:val="en-US"/>
        </w:rPr>
        <w:fldChar w:fldCharType="end"/>
      </w:r>
      <w:r w:rsidR="007C1410">
        <w:rPr>
          <w:lang w:val="en-US"/>
        </w:rPr>
        <w:t xml:space="preserve"> </w:t>
      </w:r>
      <w:r w:rsidR="00106E43">
        <w:rPr>
          <w:lang w:val="en-US"/>
        </w:rPr>
        <w:fldChar w:fldCharType="begin"/>
      </w:r>
      <w:r w:rsidR="007C1410">
        <w:rPr>
          <w:lang w:val="en-US"/>
        </w:rPr>
        <w:instrText xml:space="preserve"> REF _Ref283995872 \h </w:instrText>
      </w:r>
      <w:r w:rsidR="00106E43">
        <w:rPr>
          <w:lang w:val="en-US"/>
        </w:rPr>
      </w:r>
      <w:r w:rsidR="00106E43">
        <w:rPr>
          <w:lang w:val="en-US"/>
        </w:rPr>
        <w:fldChar w:fldCharType="separate"/>
      </w:r>
      <w:r w:rsidR="00243C76">
        <w:rPr>
          <w:lang w:val="en-US"/>
        </w:rPr>
        <w:t>Extension: dynamic Indices</w:t>
      </w:r>
      <w:r w:rsidR="00106E43">
        <w:rPr>
          <w:lang w:val="en-US"/>
        </w:rPr>
        <w:fldChar w:fldCharType="end"/>
      </w:r>
      <w:r w:rsidR="007C1410">
        <w:rPr>
          <w:lang w:val="en-US"/>
        </w:rPr>
        <w:t>) about the issues wrt to defining indices specific to our application domain and assume here that the client was able to retrieve enough information about available indices.</w:t>
      </w:r>
    </w:p>
    <w:p w14:paraId="053581BB" w14:textId="77777777" w:rsidR="003B77A3" w:rsidRDefault="003B77A3" w:rsidP="00E8341A">
      <w:pPr>
        <w:rPr>
          <w:lang w:val="en-US"/>
        </w:rPr>
      </w:pPr>
      <w:r>
        <w:rPr>
          <w:lang w:val="en-US"/>
        </w:rPr>
        <w:t xml:space="preserve">Some examples of </w:t>
      </w:r>
      <w:r w:rsidRPr="00B5434F">
        <w:rPr>
          <w:rStyle w:val="IntensiveHervorhebung"/>
          <w:lang w:val="en-US"/>
        </w:rPr>
        <w:t>atomic queries</w:t>
      </w:r>
      <w:r>
        <w:rPr>
          <w:lang w:val="en-US"/>
        </w:rPr>
        <w:t xml:space="preserve"> we would like to express</w:t>
      </w:r>
      <w:r w:rsidR="00770277">
        <w:rPr>
          <w:lang w:val="en-US"/>
        </w:rPr>
        <w:t xml:space="preserve"> </w:t>
      </w:r>
      <w:r w:rsidR="00B5434F">
        <w:rPr>
          <w:lang w:val="en-US"/>
        </w:rPr>
        <w:t xml:space="preserve">and possible CQL encodings </w:t>
      </w:r>
      <w:r w:rsidR="00770277">
        <w:rPr>
          <w:lang w:val="en-US"/>
        </w:rPr>
        <w:t>(We will come to more complex queries in the following chapters)</w:t>
      </w:r>
      <w:r>
        <w:rPr>
          <w:lang w:val="en-US"/>
        </w:rPr>
        <w:t>:</w:t>
      </w:r>
    </w:p>
    <w:p w14:paraId="70BE9C1A" w14:textId="77777777" w:rsidR="00B5434F" w:rsidRDefault="00D02A33" w:rsidP="00E8341A">
      <w:pPr>
        <w:rPr>
          <w:lang w:val="en-US"/>
        </w:rPr>
      </w:pPr>
      <w:r>
        <w:rPr>
          <w:lang w:val="en-US"/>
        </w:rPr>
        <w:t>search in all tiers of type:word for the se</w:t>
      </w:r>
      <w:r w:rsidR="00B5434F">
        <w:rPr>
          <w:lang w:val="en-US"/>
        </w:rPr>
        <w:t>quence “</w:t>
      </w:r>
      <w:r w:rsidR="00B5434F" w:rsidRPr="00B5434F">
        <w:rPr>
          <w:lang w:val="en-US"/>
        </w:rPr>
        <w:t>To be or not to be</w:t>
      </w:r>
      <w:r>
        <w:rPr>
          <w:lang w:val="en-US"/>
        </w:rPr>
        <w:t>”</w:t>
      </w:r>
    </w:p>
    <w:p w14:paraId="5B7781FC" w14:textId="77777777" w:rsidR="00B5434F" w:rsidRDefault="00B5434F" w:rsidP="00B5434F">
      <w:pPr>
        <w:pStyle w:val="ExampleCode"/>
      </w:pPr>
      <w:r w:rsidRPr="00770277">
        <w:t>word adj „To be o</w:t>
      </w:r>
      <w:r>
        <w:t>r not to be”</w:t>
      </w:r>
    </w:p>
    <w:p w14:paraId="12C29A29" w14:textId="77777777" w:rsidR="00B5434F" w:rsidRDefault="00D02A33" w:rsidP="00E8341A">
      <w:pPr>
        <w:rPr>
          <w:lang w:val="en-US"/>
        </w:rPr>
      </w:pPr>
      <w:r>
        <w:rPr>
          <w:lang w:val="en-US"/>
        </w:rPr>
        <w:t xml:space="preserve">search in all tiers of which type is linked to </w:t>
      </w:r>
      <w:r w:rsidRPr="00D02A33">
        <w:rPr>
          <w:rStyle w:val="NamedEntityZchn"/>
        </w:rPr>
        <w:t>ISOcat</w:t>
      </w:r>
      <w:r>
        <w:rPr>
          <w:lang w:val="en-US"/>
        </w:rPr>
        <w:t xml:space="preserve">’s data category </w:t>
      </w:r>
      <w:r w:rsidRPr="00D02A33">
        <w:rPr>
          <w:rStyle w:val="ExampleCodeZchn"/>
        </w:rPr>
        <w:t xml:space="preserve">partOfSpeech </w:t>
      </w:r>
      <w:r>
        <w:rPr>
          <w:lang w:val="en-US"/>
        </w:rPr>
        <w:t xml:space="preserve">for the tags that are linked to </w:t>
      </w:r>
      <w:r w:rsidRPr="00D02A33">
        <w:rPr>
          <w:rStyle w:val="NamedEntityZchn"/>
        </w:rPr>
        <w:t>ISOcat</w:t>
      </w:r>
      <w:r>
        <w:rPr>
          <w:lang w:val="en-US"/>
        </w:rPr>
        <w:t xml:space="preserve">’s data category </w:t>
      </w:r>
      <w:r w:rsidRPr="00D02A33">
        <w:rPr>
          <w:rStyle w:val="ExampleCodeZchn"/>
        </w:rPr>
        <w:t>noun</w:t>
      </w:r>
      <w:r>
        <w:rPr>
          <w:lang w:val="en-US"/>
        </w:rPr>
        <w:t xml:space="preserve"> </w:t>
      </w:r>
    </w:p>
    <w:p w14:paraId="4EA0C2CD" w14:textId="77777777" w:rsidR="00B5434F" w:rsidRDefault="00B5434F" w:rsidP="00B5434F">
      <w:pPr>
        <w:pStyle w:val="ExampleCode"/>
      </w:pPr>
      <w:commentRangeStart w:id="84"/>
      <w:r w:rsidRPr="00B5434F">
        <w:t>isocat.</w:t>
      </w:r>
      <w:commentRangeStart w:id="85"/>
      <w:r w:rsidR="00D02A33">
        <w:t>partOfSpeech</w:t>
      </w:r>
      <w:r>
        <w:t xml:space="preserve"> </w:t>
      </w:r>
      <w:commentRangeEnd w:id="84"/>
      <w:r w:rsidR="00A920DA">
        <w:rPr>
          <w:rStyle w:val="Kommentarzeichen"/>
          <w:rFonts w:asciiTheme="minorHAnsi" w:hAnsiTheme="minorHAnsi" w:cstheme="minorBidi"/>
          <w:lang w:val="de-AT"/>
        </w:rPr>
        <w:commentReference w:id="84"/>
      </w:r>
      <w:commentRangeEnd w:id="85"/>
      <w:r w:rsidR="00A96673">
        <w:rPr>
          <w:rStyle w:val="Kommentarzeichen"/>
          <w:rFonts w:asciiTheme="minorHAnsi" w:hAnsiTheme="minorHAnsi" w:cstheme="minorBidi"/>
          <w:lang w:val="de-AT"/>
        </w:rPr>
        <w:commentReference w:id="85"/>
      </w:r>
      <w:r>
        <w:t>= isocat.noun</w:t>
      </w:r>
    </w:p>
    <w:p w14:paraId="085E1D40" w14:textId="77777777" w:rsidR="007C1410" w:rsidRPr="007C1410" w:rsidRDefault="007C1410" w:rsidP="007C1410">
      <w:pPr>
        <w:rPr>
          <w:lang w:val="en-US"/>
        </w:rPr>
      </w:pPr>
      <w:r>
        <w:rPr>
          <w:lang w:val="en-US"/>
        </w:rPr>
        <w:t>A</w:t>
      </w:r>
      <w:r w:rsidRPr="007C1410">
        <w:rPr>
          <w:lang w:val="en-US"/>
        </w:rPr>
        <w:t xml:space="preserve">s </w:t>
      </w:r>
      <w:r>
        <w:rPr>
          <w:lang w:val="en-US"/>
        </w:rPr>
        <w:t>search terms are not expected to be bound to a namespace we would probably need to rewrite the above with the help of a (term-format) relation modifier.</w:t>
      </w:r>
    </w:p>
    <w:p w14:paraId="1D94CD82" w14:textId="77777777" w:rsidR="007C1410" w:rsidRPr="00B5434F" w:rsidRDefault="007C1410" w:rsidP="007C1410">
      <w:pPr>
        <w:pStyle w:val="ExampleCode"/>
      </w:pPr>
      <w:r w:rsidRPr="00B5434F">
        <w:t>isocat.</w:t>
      </w:r>
      <w:r>
        <w:t>partOfSpeech =/isocat noun</w:t>
      </w:r>
    </w:p>
    <w:p w14:paraId="709CC2F9" w14:textId="77777777" w:rsidR="00B5434F" w:rsidRDefault="00B5434F" w:rsidP="00E8341A">
      <w:pPr>
        <w:rPr>
          <w:lang w:val="en-US"/>
        </w:rPr>
      </w:pPr>
      <w:r>
        <w:rPr>
          <w:lang w:val="en-US"/>
        </w:rPr>
        <w:t>search in all tiers of type:</w:t>
      </w:r>
      <w:r w:rsidRPr="00D02A33">
        <w:rPr>
          <w:rStyle w:val="DefZchn"/>
        </w:rPr>
        <w:t>PoS</w:t>
      </w:r>
      <w:r>
        <w:rPr>
          <w:lang w:val="en-US"/>
        </w:rPr>
        <w:t xml:space="preserve"> for a tag starting with N</w:t>
      </w:r>
    </w:p>
    <w:p w14:paraId="48F0C6FD" w14:textId="77777777" w:rsidR="00B5434F" w:rsidRPr="00B5434F" w:rsidRDefault="00B5434F" w:rsidP="00B5434F">
      <w:pPr>
        <w:pStyle w:val="ExampleCode"/>
      </w:pPr>
      <w:r w:rsidRPr="00B5434F">
        <w:t>TierType</w:t>
      </w:r>
      <w:r w:rsidR="007C1410">
        <w:t>.</w:t>
      </w:r>
      <w:r w:rsidRPr="00B5434F">
        <w:t xml:space="preserve">Pos regexp </w:t>
      </w:r>
      <w:commentRangeStart w:id="86"/>
      <w:commentRangeStart w:id="87"/>
      <w:r w:rsidRPr="00B5434F">
        <w:t>/N.*/</w:t>
      </w:r>
      <w:commentRangeEnd w:id="86"/>
      <w:r w:rsidR="00222959">
        <w:rPr>
          <w:rStyle w:val="Kommentarzeichen"/>
          <w:rFonts w:asciiTheme="minorHAnsi" w:hAnsiTheme="minorHAnsi" w:cstheme="minorBidi"/>
          <w:lang w:val="de-AT"/>
        </w:rPr>
        <w:commentReference w:id="86"/>
      </w:r>
      <w:commentRangeEnd w:id="87"/>
      <w:r w:rsidR="005961A6">
        <w:rPr>
          <w:rStyle w:val="Kommentarzeichen"/>
          <w:rFonts w:asciiTheme="minorHAnsi" w:hAnsiTheme="minorHAnsi" w:cstheme="minorBidi"/>
          <w:lang w:val="de-AT"/>
        </w:rPr>
        <w:commentReference w:id="87"/>
      </w:r>
    </w:p>
    <w:p w14:paraId="580EAD8D" w14:textId="77777777" w:rsidR="00B5434F" w:rsidRPr="00B5434F" w:rsidRDefault="00B5434F" w:rsidP="00E8341A">
      <w:pPr>
        <w:rPr>
          <w:lang w:val="en-US"/>
        </w:rPr>
      </w:pPr>
      <w:r>
        <w:rPr>
          <w:lang w:val="en-US"/>
        </w:rPr>
        <w:lastRenderedPageBreak/>
        <w:t xml:space="preserve">search in the tier </w:t>
      </w:r>
      <w:r w:rsidR="00D02A33">
        <w:rPr>
          <w:lang w:val="en-US"/>
        </w:rPr>
        <w:t xml:space="preserve">named </w:t>
      </w:r>
      <w:r>
        <w:rPr>
          <w:lang w:val="en-US"/>
        </w:rPr>
        <w:t>“</w:t>
      </w:r>
      <w:r w:rsidRPr="00B5434F">
        <w:rPr>
          <w:lang w:val="en-US"/>
        </w:rPr>
        <w:t>V40069-Lemma</w:t>
      </w:r>
      <w:r>
        <w:rPr>
          <w:lang w:val="en-US"/>
        </w:rPr>
        <w:t>” for any of the words “</w:t>
      </w:r>
      <w:r w:rsidRPr="00770277">
        <w:rPr>
          <w:lang w:val="en-US"/>
        </w:rPr>
        <w:t>symboliek</w:t>
      </w:r>
      <w:r>
        <w:rPr>
          <w:lang w:val="en-US"/>
        </w:rPr>
        <w:t>”,</w:t>
      </w:r>
      <w:r w:rsidRPr="00B5434F">
        <w:rPr>
          <w:lang w:val="en-US"/>
        </w:rPr>
        <w:t xml:space="preserve"> </w:t>
      </w:r>
      <w:r>
        <w:rPr>
          <w:lang w:val="en-US"/>
        </w:rPr>
        <w:t>“</w:t>
      </w:r>
      <w:r w:rsidRPr="00B5434F">
        <w:rPr>
          <w:lang w:val="en-US"/>
        </w:rPr>
        <w:t>godsdienst</w:t>
      </w:r>
      <w:r>
        <w:rPr>
          <w:lang w:val="en-US"/>
        </w:rPr>
        <w:t>”</w:t>
      </w:r>
      <w:r w:rsidRPr="00B5434F">
        <w:rPr>
          <w:lang w:val="en-US"/>
        </w:rPr>
        <w:t xml:space="preserve"> </w:t>
      </w:r>
      <w:r>
        <w:rPr>
          <w:lang w:val="en-US"/>
        </w:rPr>
        <w:t>or “</w:t>
      </w:r>
      <w:r w:rsidRPr="00B5434F">
        <w:rPr>
          <w:lang w:val="en-US"/>
        </w:rPr>
        <w:t>christen</w:t>
      </w:r>
      <w:r>
        <w:rPr>
          <w:lang w:val="en-US"/>
        </w:rPr>
        <w:t>”</w:t>
      </w:r>
    </w:p>
    <w:p w14:paraId="4624EBAA" w14:textId="77777777" w:rsidR="00770277" w:rsidRDefault="00770277" w:rsidP="00770277">
      <w:pPr>
        <w:pStyle w:val="ExampleCode"/>
      </w:pPr>
      <w:r w:rsidRPr="00770277">
        <w:t>TierName</w:t>
      </w:r>
      <w:r w:rsidR="007C1410">
        <w:t>.</w:t>
      </w:r>
      <w:r>
        <w:t>V40069-Lemma</w:t>
      </w:r>
      <w:r w:rsidRPr="00770277">
        <w:t xml:space="preserve"> any „symboliek</w:t>
      </w:r>
      <w:r>
        <w:t xml:space="preserve"> godsdienst christen”</w:t>
      </w:r>
    </w:p>
    <w:p w14:paraId="1171B2C0" w14:textId="77777777" w:rsidR="00770277" w:rsidRDefault="007C1410" w:rsidP="00E8341A">
      <w:pPr>
        <w:rPr>
          <w:lang w:val="en-US"/>
        </w:rPr>
      </w:pPr>
      <w:r>
        <w:rPr>
          <w:lang w:val="en-US"/>
        </w:rPr>
        <w:t>Wrt previous discussion about dynamic indices and “sub-indices” w</w:t>
      </w:r>
      <w:r w:rsidR="008F672B">
        <w:rPr>
          <w:lang w:val="en-US"/>
        </w:rPr>
        <w:t xml:space="preserve">e could think of </w:t>
      </w:r>
      <w:commentRangeStart w:id="88"/>
      <w:r w:rsidR="008F672B">
        <w:rPr>
          <w:lang w:val="en-US"/>
        </w:rPr>
        <w:t xml:space="preserve">alternative </w:t>
      </w:r>
      <w:r>
        <w:rPr>
          <w:lang w:val="en-US"/>
        </w:rPr>
        <w:t xml:space="preserve">ways </w:t>
      </w:r>
      <w:r w:rsidR="008F672B">
        <w:rPr>
          <w:lang w:val="en-US"/>
        </w:rPr>
        <w:t>of formulating the query.</w:t>
      </w:r>
      <w:commentRangeEnd w:id="88"/>
      <w:r w:rsidR="00883B98">
        <w:rPr>
          <w:rStyle w:val="Kommentarzeichen"/>
        </w:rPr>
        <w:commentReference w:id="88"/>
      </w:r>
    </w:p>
    <w:p w14:paraId="51E328FF" w14:textId="77777777" w:rsidR="008F672B" w:rsidRDefault="008F672B" w:rsidP="008F672B">
      <w:pPr>
        <w:pStyle w:val="Listenabsatz"/>
        <w:numPr>
          <w:ilvl w:val="0"/>
          <w:numId w:val="14"/>
        </w:numPr>
        <w:rPr>
          <w:lang w:val="en-US"/>
        </w:rPr>
      </w:pPr>
      <w:r>
        <w:rPr>
          <w:lang w:val="en-US"/>
        </w:rPr>
        <w:t>sub-index as relation modifier</w:t>
      </w:r>
    </w:p>
    <w:p w14:paraId="12A88FCA" w14:textId="77777777" w:rsidR="00B5434F" w:rsidRPr="00B5434F" w:rsidRDefault="00B5434F" w:rsidP="00B5434F">
      <w:pPr>
        <w:pStyle w:val="ExampleCode"/>
        <w:ind w:left="720"/>
        <w:rPr>
          <w:lang w:val="de-AT"/>
        </w:rPr>
      </w:pPr>
      <w:r w:rsidRPr="00770277">
        <w:rPr>
          <w:lang w:val="de-AT"/>
        </w:rPr>
        <w:t>Tier</w:t>
      </w:r>
      <w:r>
        <w:rPr>
          <w:lang w:val="de-AT"/>
        </w:rPr>
        <w:t xml:space="preserve"> regexp/tier</w:t>
      </w:r>
      <w:r w:rsidRPr="00770277">
        <w:rPr>
          <w:lang w:val="de-AT"/>
        </w:rPr>
        <w:t>Type</w:t>
      </w:r>
      <w:r>
        <w:rPr>
          <w:lang w:val="de-AT"/>
        </w:rPr>
        <w:t>=</w:t>
      </w:r>
      <w:r w:rsidRPr="00770277">
        <w:rPr>
          <w:lang w:val="de-AT"/>
        </w:rPr>
        <w:t>Pos /N.*/</w:t>
      </w:r>
    </w:p>
    <w:p w14:paraId="67A0E0FE" w14:textId="77777777" w:rsidR="008F672B" w:rsidRDefault="008F672B" w:rsidP="008F672B">
      <w:pPr>
        <w:pStyle w:val="ExampleCode"/>
        <w:ind w:left="720"/>
      </w:pPr>
      <w:r>
        <w:t>Tier any/tier</w:t>
      </w:r>
      <w:r w:rsidR="00B5434F">
        <w:t>N</w:t>
      </w:r>
      <w:r>
        <w:t>ame=”V40069-Lemma”</w:t>
      </w:r>
      <w:r w:rsidRPr="00770277">
        <w:t xml:space="preserve"> „symboliek</w:t>
      </w:r>
      <w:r>
        <w:t xml:space="preserve"> godsdienst christen”</w:t>
      </w:r>
    </w:p>
    <w:p w14:paraId="21E45B59" w14:textId="77777777" w:rsidR="008F672B" w:rsidRDefault="008F672B" w:rsidP="008F672B">
      <w:pPr>
        <w:pStyle w:val="Listenabsatz"/>
        <w:numPr>
          <w:ilvl w:val="0"/>
          <w:numId w:val="14"/>
        </w:numPr>
        <w:rPr>
          <w:lang w:val="en-US"/>
        </w:rPr>
      </w:pPr>
      <w:r>
        <w:rPr>
          <w:lang w:val="en-US"/>
        </w:rPr>
        <w:t xml:space="preserve">sub-index as separate atomic </w:t>
      </w:r>
      <w:commentRangeStart w:id="89"/>
      <w:r>
        <w:rPr>
          <w:lang w:val="en-US"/>
        </w:rPr>
        <w:t>query</w:t>
      </w:r>
      <w:commentRangeEnd w:id="89"/>
      <w:r w:rsidR="00C1663E">
        <w:rPr>
          <w:rStyle w:val="Kommentarzeichen"/>
        </w:rPr>
        <w:commentReference w:id="89"/>
      </w:r>
    </w:p>
    <w:p w14:paraId="50912E76" w14:textId="77777777" w:rsidR="008F672B" w:rsidRDefault="008F672B" w:rsidP="008F672B">
      <w:pPr>
        <w:pStyle w:val="ExampleCode"/>
        <w:ind w:left="709"/>
      </w:pPr>
      <w:r w:rsidRPr="00770277">
        <w:t>TierName</w:t>
      </w:r>
      <w:r>
        <w:t xml:space="preserve"> = V40069-Lemma</w:t>
      </w:r>
      <w:r w:rsidRPr="00770277">
        <w:t xml:space="preserve"> </w:t>
      </w:r>
      <w:r>
        <w:t xml:space="preserve">AND </w:t>
      </w:r>
      <w:commentRangeStart w:id="90"/>
      <w:r w:rsidR="00D00390">
        <w:t xml:space="preserve">text any </w:t>
      </w:r>
      <w:commentRangeEnd w:id="90"/>
      <w:r w:rsidR="00BA3AA7">
        <w:rPr>
          <w:rStyle w:val="Kommentarzeichen"/>
          <w:rFonts w:asciiTheme="minorHAnsi" w:hAnsiTheme="minorHAnsi" w:cstheme="minorBidi"/>
          <w:lang w:val="de-AT"/>
        </w:rPr>
        <w:commentReference w:id="90"/>
      </w:r>
      <w:r w:rsidRPr="00770277">
        <w:t>„symboliek</w:t>
      </w:r>
      <w:r>
        <w:t xml:space="preserve"> godsdienst christen”</w:t>
      </w:r>
    </w:p>
    <w:p w14:paraId="6CB0497E" w14:textId="77777777" w:rsidR="008B385D" w:rsidRDefault="00460A59" w:rsidP="00BB1ABD">
      <w:pPr>
        <w:pStyle w:val="berschrift3"/>
        <w:rPr>
          <w:lang w:val="en-US"/>
        </w:rPr>
      </w:pPr>
      <w:bookmarkStart w:id="91" w:name="_Toc287824937"/>
      <w:r>
        <w:rPr>
          <w:lang w:val="en-US"/>
        </w:rPr>
        <w:t xml:space="preserve">Proximity / </w:t>
      </w:r>
      <w:r w:rsidR="001867CB">
        <w:rPr>
          <w:lang w:val="en-US"/>
        </w:rPr>
        <w:t>Sequence</w:t>
      </w:r>
      <w:r>
        <w:rPr>
          <w:lang w:val="en-US"/>
        </w:rPr>
        <w:t xml:space="preserve"> /</w:t>
      </w:r>
      <w:r w:rsidR="00770BDD">
        <w:rPr>
          <w:lang w:val="en-US"/>
        </w:rPr>
        <w:t xml:space="preserve"> Window </w:t>
      </w:r>
      <w:r w:rsidR="00D514EC">
        <w:rPr>
          <w:lang w:val="en-US"/>
        </w:rPr>
        <w:t xml:space="preserve">/Element </w:t>
      </w:r>
      <w:r w:rsidR="002469A6">
        <w:rPr>
          <w:lang w:val="en-US"/>
        </w:rPr>
        <w:t>Q</w:t>
      </w:r>
      <w:r w:rsidR="008B385D">
        <w:rPr>
          <w:lang w:val="en-US"/>
        </w:rPr>
        <w:t>uery</w:t>
      </w:r>
      <w:bookmarkEnd w:id="91"/>
    </w:p>
    <w:p w14:paraId="420064CE" w14:textId="77777777" w:rsidR="00823CF9" w:rsidRDefault="00823CF9" w:rsidP="008B385D">
      <w:pPr>
        <w:rPr>
          <w:lang w:val="en-US"/>
        </w:rPr>
      </w:pPr>
      <w:r>
        <w:rPr>
          <w:lang w:val="en-US"/>
        </w:rPr>
        <w:t xml:space="preserve">The other important aspect is the ability to search along the defined sequence, especially find </w:t>
      </w:r>
      <w:r w:rsidR="00222959">
        <w:rPr>
          <w:lang w:val="en-US"/>
        </w:rPr>
        <w:t>co-occurrences</w:t>
      </w:r>
      <w:r>
        <w:rPr>
          <w:lang w:val="en-US"/>
        </w:rPr>
        <w:t xml:space="preserve"> of “events” within </w:t>
      </w:r>
      <w:r w:rsidR="000C7DEA">
        <w:rPr>
          <w:lang w:val="en-US"/>
        </w:rPr>
        <w:t xml:space="preserve">a given </w:t>
      </w:r>
      <w:r>
        <w:rPr>
          <w:lang w:val="en-US"/>
        </w:rPr>
        <w:t xml:space="preserve">relative distance. </w:t>
      </w:r>
      <w:r w:rsidR="000F57AC">
        <w:rPr>
          <w:lang w:val="en-US"/>
        </w:rPr>
        <w:t>Simple example:</w:t>
      </w:r>
    </w:p>
    <w:p w14:paraId="2427FA65" w14:textId="77777777" w:rsidR="000C7DEA" w:rsidRDefault="000C7DEA" w:rsidP="000C7DEA">
      <w:pPr>
        <w:pStyle w:val="ExampleCode"/>
      </w:pPr>
      <w:r>
        <w:t>“Er” followed by “sie” within  10 words</w:t>
      </w:r>
    </w:p>
    <w:p w14:paraId="2CBDBA14" w14:textId="77777777" w:rsidR="000F57AC" w:rsidRDefault="001867CB" w:rsidP="000C7DEA">
      <w:pPr>
        <w:pStyle w:val="ExampleCode"/>
      </w:pPr>
      <w:r>
        <w:t>“</w:t>
      </w:r>
      <w:r w:rsidR="00A24FF1">
        <w:t>Herz</w:t>
      </w:r>
      <w:r>
        <w:t xml:space="preserve">” </w:t>
      </w:r>
      <w:r w:rsidR="00A24FF1">
        <w:t xml:space="preserve">and </w:t>
      </w:r>
      <w:r>
        <w:t>“</w:t>
      </w:r>
      <w:r w:rsidR="00A24FF1">
        <w:t>zerreißen</w:t>
      </w:r>
      <w:r>
        <w:t>” within  one sentence</w:t>
      </w:r>
    </w:p>
    <w:p w14:paraId="05984C63" w14:textId="77777777" w:rsidR="00A24FF1" w:rsidRDefault="00A24FF1" w:rsidP="00A24FF1">
      <w:pPr>
        <w:rPr>
          <w:lang w:val="en-US"/>
        </w:rPr>
      </w:pPr>
      <w:r>
        <w:rPr>
          <w:lang w:val="en-US"/>
        </w:rPr>
        <w:t xml:space="preserve">For this type of query CQL already provides the boolean operator </w:t>
      </w:r>
      <w:r w:rsidRPr="00A24FF1">
        <w:rPr>
          <w:rStyle w:val="DefZchn"/>
        </w:rPr>
        <w:t>PROX</w:t>
      </w:r>
      <w:r>
        <w:rPr>
          <w:lang w:val="en-US"/>
        </w:rPr>
        <w:t xml:space="preserve"> .</w:t>
      </w:r>
    </w:p>
    <w:p w14:paraId="3EB73181" w14:textId="77777777" w:rsidR="00226606" w:rsidRDefault="00226606" w:rsidP="00226606">
      <w:pPr>
        <w:pStyle w:val="Def"/>
      </w:pPr>
      <w:r>
        <w:t>PROX /unit = {unit}</w:t>
      </w:r>
      <w:r>
        <w:br/>
        <w:t xml:space="preserve">  /distance {comparison_operator} {number}</w:t>
      </w:r>
      <w:r>
        <w:br/>
        <w:t xml:space="preserve">  /ordered|unordered</w:t>
      </w:r>
    </w:p>
    <w:p w14:paraId="14F2FCE7" w14:textId="77777777" w:rsidR="00226606" w:rsidRPr="00B77C83" w:rsidRDefault="00B77C83" w:rsidP="00226606">
      <w:pPr>
        <w:rPr>
          <w:lang w:val="en-US"/>
        </w:rPr>
      </w:pPr>
      <w:r w:rsidRPr="00B77C83">
        <w:rPr>
          <w:lang w:val="en-US"/>
        </w:rPr>
        <w:t>Yielding following CQL-query f</w:t>
      </w:r>
      <w:r>
        <w:rPr>
          <w:lang w:val="en-US"/>
        </w:rPr>
        <w:t>or the examples above:</w:t>
      </w:r>
    </w:p>
    <w:p w14:paraId="48DCF7FE" w14:textId="77777777" w:rsidR="000C7DEA" w:rsidRDefault="000C7DEA" w:rsidP="000C7DEA">
      <w:pPr>
        <w:pStyle w:val="ExampleCode"/>
      </w:pPr>
      <w:r w:rsidRPr="00B77C83">
        <w:t xml:space="preserve">Er </w:t>
      </w:r>
      <w:r>
        <w:t>PROX</w:t>
      </w:r>
      <w:r w:rsidRPr="00B77C83">
        <w:t xml:space="preserve">/unit=word/distance&lt;=10/ordered </w:t>
      </w:r>
      <w:r>
        <w:t>sie</w:t>
      </w:r>
    </w:p>
    <w:p w14:paraId="6022AF73" w14:textId="77777777" w:rsidR="00226606" w:rsidRPr="003B6863" w:rsidRDefault="00226606" w:rsidP="00226606">
      <w:pPr>
        <w:pStyle w:val="ExampleCode"/>
        <w:rPr>
          <w:lang w:val="fr-FR"/>
        </w:rPr>
      </w:pPr>
      <w:r w:rsidRPr="003B6863">
        <w:rPr>
          <w:lang w:val="fr-FR"/>
        </w:rPr>
        <w:t>Herz PROX/unit=sentence/distance=0 zerreißen</w:t>
      </w:r>
    </w:p>
    <w:p w14:paraId="2DB1C95D" w14:textId="77777777" w:rsidR="00A24FF1" w:rsidRPr="00A24FF1" w:rsidRDefault="00A24FF1" w:rsidP="00A24FF1">
      <w:pPr>
        <w:rPr>
          <w:lang w:val="en-US"/>
        </w:rPr>
      </w:pPr>
      <w:r>
        <w:rPr>
          <w:lang w:val="en-US"/>
        </w:rPr>
        <w:t>P</w:t>
      </w:r>
      <w:r w:rsidRPr="00A24FF1">
        <w:rPr>
          <w:lang w:val="en-US"/>
        </w:rPr>
        <w:t>roximity queries take a few parameters bloating the combinatory space</w:t>
      </w:r>
      <w:r>
        <w:rPr>
          <w:lang w:val="en-US"/>
        </w:rPr>
        <w:t>:</w:t>
      </w:r>
    </w:p>
    <w:p w14:paraId="1886AE8F" w14:textId="77777777" w:rsidR="001836DF" w:rsidRDefault="00A24FF1" w:rsidP="00916668">
      <w:pPr>
        <w:numPr>
          <w:ilvl w:val="0"/>
          <w:numId w:val="16"/>
        </w:numPr>
        <w:spacing w:beforeLines="1" w:before="2" w:afterLines="1" w:after="2" w:line="240" w:lineRule="auto"/>
        <w:rPr>
          <w:lang w:val="en-US"/>
        </w:rPr>
      </w:pPr>
      <w:r w:rsidRPr="00A24FF1">
        <w:rPr>
          <w:lang w:val="en-US"/>
        </w:rPr>
        <w:t xml:space="preserve">number of regarded terms (usually two, but may be more) </w:t>
      </w:r>
    </w:p>
    <w:p w14:paraId="01E35927" w14:textId="77777777" w:rsidR="001836DF" w:rsidRDefault="00A24FF1" w:rsidP="00916668">
      <w:pPr>
        <w:numPr>
          <w:ilvl w:val="0"/>
          <w:numId w:val="16"/>
        </w:numPr>
        <w:spacing w:beforeLines="1" w:before="2" w:afterLines="1" w:after="2" w:line="240" w:lineRule="auto"/>
        <w:rPr>
          <w:lang w:val="en-US"/>
        </w:rPr>
      </w:pPr>
      <w:r w:rsidRPr="00A24FF1">
        <w:rPr>
          <w:lang w:val="en-US"/>
        </w:rPr>
        <w:t xml:space="preserve">unit of distance (word, sentence, paragraph, </w:t>
      </w:r>
      <w:r w:rsidR="00226606">
        <w:rPr>
          <w:lang w:val="en-US"/>
        </w:rPr>
        <w:t>seconds</w:t>
      </w:r>
      <w:r w:rsidRPr="00A24FF1">
        <w:rPr>
          <w:lang w:val="en-US"/>
        </w:rPr>
        <w:t xml:space="preserve">) </w:t>
      </w:r>
    </w:p>
    <w:p w14:paraId="09DFDF4C" w14:textId="77777777" w:rsidR="001836DF" w:rsidRDefault="00A24FF1" w:rsidP="00916668">
      <w:pPr>
        <w:numPr>
          <w:ilvl w:val="0"/>
          <w:numId w:val="16"/>
        </w:numPr>
        <w:spacing w:beforeLines="1" w:before="2" w:afterLines="1" w:after="2" w:line="240" w:lineRule="auto"/>
        <w:rPr>
          <w:lang w:val="en-US"/>
        </w:rPr>
      </w:pPr>
      <w:r w:rsidRPr="00A24FF1">
        <w:rPr>
          <w:lang w:val="en-US"/>
        </w:rPr>
        <w:t xml:space="preserve">distance (0-n, zero meaning </w:t>
      </w:r>
      <w:r w:rsidRPr="00A24FF1">
        <w:rPr>
          <w:i/>
          <w:lang w:val="en-US"/>
        </w:rPr>
        <w:t>in the same unit</w:t>
      </w:r>
      <w:r w:rsidRPr="00A24FF1">
        <w:rPr>
          <w:lang w:val="en-US"/>
        </w:rPr>
        <w:t xml:space="preserve">) </w:t>
      </w:r>
    </w:p>
    <w:p w14:paraId="6C862DF1" w14:textId="77777777" w:rsidR="001836DF" w:rsidRDefault="00222959" w:rsidP="00916668">
      <w:pPr>
        <w:numPr>
          <w:ilvl w:val="0"/>
          <w:numId w:val="16"/>
        </w:numPr>
        <w:spacing w:beforeLines="1" w:before="2" w:afterLines="1" w:after="2" w:line="240" w:lineRule="auto"/>
        <w:rPr>
          <w:lang w:val="en-US"/>
        </w:rPr>
      </w:pPr>
      <w:r w:rsidRPr="00A24FF1">
        <w:rPr>
          <w:lang w:val="en-US"/>
        </w:rPr>
        <w:t>comparator</w:t>
      </w:r>
      <w:r w:rsidR="00A24FF1" w:rsidRPr="00A24FF1">
        <w:rPr>
          <w:lang w:val="en-US"/>
        </w:rPr>
        <w:t xml:space="preserve"> ('=' exactly, '&lt;' less than (no more than), '&gt;' more than (at least)) </w:t>
      </w:r>
    </w:p>
    <w:p w14:paraId="729D6462" w14:textId="77777777" w:rsidR="001836DF" w:rsidRDefault="00A24FF1" w:rsidP="00916668">
      <w:pPr>
        <w:numPr>
          <w:ilvl w:val="0"/>
          <w:numId w:val="16"/>
        </w:numPr>
        <w:spacing w:beforeLines="1" w:before="2" w:afterLines="1" w:after="2" w:line="240" w:lineRule="auto"/>
        <w:rPr>
          <w:lang w:val="en-US"/>
        </w:rPr>
      </w:pPr>
      <w:r w:rsidRPr="00A24FF1">
        <w:rPr>
          <w:lang w:val="en-US"/>
        </w:rPr>
        <w:t xml:space="preserve">in element, meaning the terms shall both occur in the same containing element. </w:t>
      </w:r>
    </w:p>
    <w:p w14:paraId="1B20FF9C" w14:textId="77777777" w:rsidR="00A24FF1" w:rsidRPr="00460A59" w:rsidRDefault="00A24FF1" w:rsidP="00460A59">
      <w:pPr>
        <w:rPr>
          <w:lang w:val="en-US"/>
        </w:rPr>
      </w:pPr>
      <w:r w:rsidRPr="00A24FF1">
        <w:rPr>
          <w:lang w:val="en-US"/>
        </w:rPr>
        <w:t xml:space="preserve">Parameters 2. to 4. are well supported in CQL (and Z39.50). However there are two distinct problems wrt to </w:t>
      </w:r>
      <w:r w:rsidRPr="00A24FF1">
        <w:rPr>
          <w:rStyle w:val="Fett"/>
          <w:lang w:val="en-US"/>
        </w:rPr>
        <w:t>proximity</w:t>
      </w:r>
      <w:r w:rsidRPr="00A24FF1">
        <w:rPr>
          <w:lang w:val="en-US"/>
        </w:rPr>
        <w:t xml:space="preserve">: </w:t>
      </w:r>
      <w:r w:rsidRPr="00A24FF1">
        <w:rPr>
          <w:i/>
          <w:lang w:val="en-US"/>
        </w:rPr>
        <w:t>same element</w:t>
      </w:r>
      <w:r w:rsidRPr="00A24FF1">
        <w:rPr>
          <w:lang w:val="en-US"/>
        </w:rPr>
        <w:t xml:space="preserve"> and </w:t>
      </w:r>
      <w:r w:rsidRPr="00A24FF1">
        <w:rPr>
          <w:i/>
          <w:lang w:val="en-US"/>
        </w:rPr>
        <w:t>window</w:t>
      </w:r>
      <w:r w:rsidRPr="00A24FF1">
        <w:rPr>
          <w:lang w:val="en-US"/>
        </w:rPr>
        <w:t xml:space="preserve">, which are both </w:t>
      </w:r>
      <w:r w:rsidR="00222959" w:rsidRPr="00A24FF1">
        <w:rPr>
          <w:lang w:val="en-US"/>
        </w:rPr>
        <w:t>recognized</w:t>
      </w:r>
      <w:r w:rsidRPr="00A24FF1">
        <w:rPr>
          <w:lang w:val="en-US"/>
        </w:rPr>
        <w:t xml:space="preserve"> by the authors of CQL and a</w:t>
      </w:r>
      <w:r w:rsidR="00222959">
        <w:rPr>
          <w:lang w:val="en-US"/>
        </w:rPr>
        <w:t>d</w:t>
      </w:r>
      <w:r w:rsidRPr="00A24FF1">
        <w:rPr>
          <w:lang w:val="en-US"/>
        </w:rPr>
        <w:t>dressed in the version 2.0 of CQL.</w:t>
      </w:r>
      <w:r w:rsidR="003B411A">
        <w:rPr>
          <w:rStyle w:val="Funotenzeichen"/>
          <w:lang w:val="en-US"/>
        </w:rPr>
        <w:footnoteReference w:id="25"/>
      </w:r>
      <w:r w:rsidRPr="00A24FF1">
        <w:rPr>
          <w:lang w:val="en-US"/>
        </w:rPr>
        <w:t xml:space="preserve"> </w:t>
      </w:r>
      <w:r w:rsidR="00460A59">
        <w:rPr>
          <w:lang w:val="en-US"/>
        </w:rPr>
        <w:t xml:space="preserve">(Although </w:t>
      </w:r>
      <w:r w:rsidR="00460A59" w:rsidRPr="008B7ED8">
        <w:rPr>
          <w:rStyle w:val="Hervorhebung"/>
          <w:lang w:val="en-US"/>
        </w:rPr>
        <w:t xml:space="preserve">same element </w:t>
      </w:r>
      <w:r w:rsidR="00460A59">
        <w:rPr>
          <w:lang w:val="en-US"/>
        </w:rPr>
        <w:t xml:space="preserve">is not yet explicitly mentioned in the </w:t>
      </w:r>
      <w:r w:rsidR="00460A59" w:rsidRPr="00460A59">
        <w:rPr>
          <w:rStyle w:val="NamedEntityZchn"/>
        </w:rPr>
        <w:t>CQL-2.0</w:t>
      </w:r>
      <w:r w:rsidR="00460A59">
        <w:rPr>
          <w:lang w:val="en-US"/>
        </w:rPr>
        <w:t xml:space="preserve"> draft</w:t>
      </w:r>
      <w:r w:rsidR="00FA43C4">
        <w:rPr>
          <w:lang w:val="en-US"/>
        </w:rPr>
        <w:t>.</w:t>
      </w:r>
      <w:r w:rsidR="00460A59">
        <w:rPr>
          <w:lang w:val="en-US"/>
        </w:rPr>
        <w:t>)</w:t>
      </w:r>
    </w:p>
    <w:p w14:paraId="5BFACED3" w14:textId="77777777" w:rsidR="00770BDD" w:rsidRDefault="00770BDD" w:rsidP="00770BDD">
      <w:pPr>
        <w:pStyle w:val="TermDef"/>
      </w:pPr>
      <w:r>
        <w:t>window</w:t>
      </w:r>
    </w:p>
    <w:p w14:paraId="3FDD559C" w14:textId="77777777" w:rsidR="00770BDD" w:rsidRPr="00910458" w:rsidRDefault="00770BDD" w:rsidP="00770BDD">
      <w:pPr>
        <w:pStyle w:val="Def"/>
      </w:pPr>
      <w:r>
        <w:t>(a, b, c) IN window</w:t>
      </w:r>
      <w:r w:rsidR="005C6584">
        <w:t>(#)</w:t>
      </w:r>
    </w:p>
    <w:p w14:paraId="292A1D29" w14:textId="77777777" w:rsidR="00770BDD" w:rsidRPr="008B7ED8" w:rsidRDefault="00770BDD" w:rsidP="000C7DEA">
      <w:pPr>
        <w:pStyle w:val="Zitat"/>
        <w:ind w:left="709"/>
        <w:rPr>
          <w:lang w:val="en-US"/>
        </w:rPr>
      </w:pPr>
      <w:r w:rsidRPr="008B7ED8">
        <w:rPr>
          <w:lang w:val="en-US"/>
        </w:rPr>
        <w:t xml:space="preserve">Find "cat", "hat", and "rat" within a 10-word window. </w:t>
      </w:r>
    </w:p>
    <w:p w14:paraId="4FAD7F6A" w14:textId="77777777" w:rsidR="00770BDD" w:rsidRDefault="00770BDD" w:rsidP="00770BDD">
      <w:pPr>
        <w:pStyle w:val="TermExplain"/>
      </w:pPr>
      <w:r>
        <w:lastRenderedPageBreak/>
        <w:t>Currently it is not possible to formulate these type</w:t>
      </w:r>
      <w:ins w:id="92" w:author="Daan Broeder" w:date="2011-02-16T15:53:00Z">
        <w:r w:rsidR="00222959">
          <w:t>s</w:t>
        </w:r>
      </w:ins>
      <w:r>
        <w:t xml:space="preserve"> of queries for more than two terms (or atomic queries in general). Of course one can concatenate multiple terms with </w:t>
      </w:r>
      <w:r w:rsidRPr="000F57AC">
        <w:rPr>
          <w:rStyle w:val="DefZchn"/>
        </w:rPr>
        <w:t>PROX</w:t>
      </w:r>
      <w:r>
        <w:t>-operator:</w:t>
      </w:r>
    </w:p>
    <w:p w14:paraId="4DFDF753" w14:textId="77777777" w:rsidR="00770BDD" w:rsidRDefault="00770BDD" w:rsidP="000C7DEA">
      <w:pPr>
        <w:pStyle w:val="ExampleCode"/>
        <w:ind w:left="851"/>
      </w:pPr>
      <w:r>
        <w:t>hat PROX/w/&lt;=10 cat PROX/w/&lt;=10 rat</w:t>
      </w:r>
    </w:p>
    <w:p w14:paraId="2306019F" w14:textId="77777777" w:rsidR="00770BDD" w:rsidRDefault="00770BDD" w:rsidP="000C7DEA">
      <w:pPr>
        <w:pStyle w:val="TermExplain"/>
      </w:pPr>
      <w:r>
        <w:t xml:space="preserve">but one cannot say “hat”, “cat” and “rat” within 10 words window. </w:t>
      </w:r>
    </w:p>
    <w:p w14:paraId="3878FBC4" w14:textId="77777777" w:rsidR="00770BDD" w:rsidRDefault="00770BDD" w:rsidP="000C7DEA">
      <w:pPr>
        <w:pStyle w:val="TermExplain"/>
      </w:pPr>
      <w:r>
        <w:t xml:space="preserve">To tackle this problem the new version of CQL proposes a new relation modifier </w:t>
      </w:r>
      <w:r w:rsidRPr="00770BDD">
        <w:rPr>
          <w:rStyle w:val="DefZchn"/>
        </w:rPr>
        <w:t>windowSize</w:t>
      </w:r>
      <w:r>
        <w:t xml:space="preserve"> to be used with the relation all:</w:t>
      </w:r>
    </w:p>
    <w:p w14:paraId="145F613A" w14:textId="77777777" w:rsidR="00770BDD" w:rsidRDefault="00770BDD" w:rsidP="000C7DEA">
      <w:pPr>
        <w:pStyle w:val="Def"/>
        <w:ind w:left="993"/>
      </w:pPr>
      <w:r>
        <w:t>all/windowSize={number}</w:t>
      </w:r>
    </w:p>
    <w:p w14:paraId="2A21AB70" w14:textId="77777777" w:rsidR="00770BDD" w:rsidRDefault="00770BDD" w:rsidP="000C7DEA">
      <w:pPr>
        <w:pStyle w:val="TermExplain"/>
      </w:pPr>
      <w:r>
        <w:t>allowing queries like:</w:t>
      </w:r>
    </w:p>
    <w:p w14:paraId="68BAB875" w14:textId="77777777" w:rsidR="00770BDD" w:rsidRDefault="00770BDD" w:rsidP="000C7DEA">
      <w:pPr>
        <w:pStyle w:val="ExampleCode"/>
        <w:ind w:left="993"/>
      </w:pPr>
      <w:r>
        <w:t>word all/windowSize=10 “hat cat rat”</w:t>
      </w:r>
    </w:p>
    <w:p w14:paraId="5E43595D" w14:textId="77777777" w:rsidR="000C7DEA" w:rsidRDefault="000C7DEA" w:rsidP="000C7DEA">
      <w:pPr>
        <w:pStyle w:val="TermExplain"/>
      </w:pPr>
      <w:r>
        <w:t>However this works only for simple terms, not for full search Clauses or even more complex subqueries. (See next chapter.)</w:t>
      </w:r>
    </w:p>
    <w:p w14:paraId="58C81E19" w14:textId="77777777" w:rsidR="00A24FF1" w:rsidRDefault="00A24FF1" w:rsidP="00884869">
      <w:pPr>
        <w:pStyle w:val="TermDef"/>
      </w:pPr>
      <w:r>
        <w:t>same element</w:t>
      </w:r>
    </w:p>
    <w:p w14:paraId="103792B5" w14:textId="77777777" w:rsidR="00D514EC" w:rsidRPr="002F7C87" w:rsidRDefault="00D514EC" w:rsidP="00D514EC">
      <w:pPr>
        <w:rPr>
          <w:lang w:val="en-US"/>
        </w:rPr>
      </w:pPr>
      <w:r w:rsidRPr="000A5E5E">
        <w:rPr>
          <w:lang w:val="en-US"/>
        </w:rPr>
        <w:t>Similar to w</w:t>
      </w:r>
      <w:r>
        <w:rPr>
          <w:lang w:val="en-US"/>
        </w:rPr>
        <w:t>indow query, but the “window” is defined by a structural element.</w:t>
      </w:r>
    </w:p>
    <w:p w14:paraId="3F03D344" w14:textId="77777777" w:rsidR="00910458" w:rsidRDefault="00910458" w:rsidP="00910458">
      <w:pPr>
        <w:pStyle w:val="Def"/>
      </w:pPr>
      <w:r>
        <w:t>(a, b,</w:t>
      </w:r>
      <w:r w:rsidR="00FE7639">
        <w:t xml:space="preserve"> </w:t>
      </w:r>
      <w:r>
        <w:t>c) in Elem</w:t>
      </w:r>
    </w:p>
    <w:p w14:paraId="10CCA34F" w14:textId="77777777" w:rsidR="00A005F0" w:rsidRPr="00884869" w:rsidRDefault="00A005F0" w:rsidP="00A005F0">
      <w:pPr>
        <w:pStyle w:val="TermExplain"/>
      </w:pPr>
      <w:r>
        <w:t>CQL proposal (bib-data biased):</w:t>
      </w:r>
    </w:p>
    <w:p w14:paraId="15A1CBBE" w14:textId="77777777" w:rsidR="00884869" w:rsidRDefault="00884869" w:rsidP="00A005F0">
      <w:pPr>
        <w:pStyle w:val="TermExplain"/>
      </w:pPr>
      <w:r w:rsidRPr="00884869">
        <w:t>example: Find the name "adam smith" and date "1965" in the same author element.</w:t>
      </w:r>
    </w:p>
    <w:p w14:paraId="7B11FAC8" w14:textId="77777777" w:rsidR="00884869" w:rsidRDefault="00884869" w:rsidP="00884869">
      <w:pPr>
        <w:pStyle w:val="ExampleCode"/>
        <w:ind w:left="1134"/>
      </w:pPr>
      <w:r>
        <w:t xml:space="preserve">bib.name ="adam smith" PROX/element=bib.author dc.date =1965  </w:t>
      </w:r>
    </w:p>
    <w:p w14:paraId="7BCEC4C9" w14:textId="77777777" w:rsidR="00A005F0" w:rsidRDefault="00A005F0" w:rsidP="00A005F0">
      <w:pPr>
        <w:pStyle w:val="TermExplain"/>
      </w:pPr>
      <w:r>
        <w:t xml:space="preserve">So CQL proposes the relation modifier </w:t>
      </w:r>
      <w:r w:rsidRPr="00A005F0">
        <w:rPr>
          <w:rStyle w:val="DefZchn"/>
        </w:rPr>
        <w:t>element</w:t>
      </w:r>
      <w:r>
        <w:t xml:space="preserve">, but why not use existing modifier </w:t>
      </w:r>
      <w:r w:rsidRPr="00A005F0">
        <w:rPr>
          <w:rStyle w:val="DefZchn"/>
        </w:rPr>
        <w:t>unit</w:t>
      </w:r>
      <w:r>
        <w:t>. There does not seem to be a principal difference between a word or sentence as an element and any other complex  element (i.e. element with internal structure)</w:t>
      </w:r>
    </w:p>
    <w:p w14:paraId="46605638" w14:textId="77777777" w:rsidR="00884869" w:rsidRDefault="00832B1B" w:rsidP="00A005F0">
      <w:pPr>
        <w:pStyle w:val="ExampleCode"/>
        <w:ind w:left="1134"/>
      </w:pPr>
      <w:r>
        <w:t>bib.name ="adam smith" PROX/u</w:t>
      </w:r>
      <w:r w:rsidR="00A005F0">
        <w:t>nit=bib.author/0 dc.date =1965</w:t>
      </w:r>
    </w:p>
    <w:p w14:paraId="78D87E47" w14:textId="77777777" w:rsidR="000C7DEA" w:rsidRDefault="000C7DEA" w:rsidP="000C7DEA">
      <w:pPr>
        <w:pStyle w:val="TermExplain"/>
      </w:pPr>
      <w:r>
        <w:t xml:space="preserve">If we apply this on a tier search we get similar as at the starting </w:t>
      </w:r>
      <w:commentRangeStart w:id="93"/>
      <w:r>
        <w:t>example</w:t>
      </w:r>
      <w:r w:rsidR="005D2D8A">
        <w:t xml:space="preserve"> (trying to exclude the multi-tier issue here yet)</w:t>
      </w:r>
      <w:r>
        <w:t>:</w:t>
      </w:r>
      <w:commentRangeEnd w:id="93"/>
      <w:r w:rsidR="005D2D8A">
        <w:rPr>
          <w:rStyle w:val="Kommentarzeichen"/>
          <w:lang w:val="de-AT"/>
        </w:rPr>
        <w:commentReference w:id="93"/>
      </w:r>
    </w:p>
    <w:p w14:paraId="24716521" w14:textId="77777777" w:rsidR="000C7DEA" w:rsidRPr="003B6863" w:rsidRDefault="000C7DEA" w:rsidP="000C7DEA">
      <w:pPr>
        <w:pStyle w:val="ExampleCode"/>
        <w:ind w:left="1134"/>
        <w:rPr>
          <w:lang w:val="fr-FR"/>
        </w:rPr>
      </w:pPr>
      <w:r w:rsidRPr="003B6863">
        <w:rPr>
          <w:lang w:val="fr-FR"/>
        </w:rPr>
        <w:t>Herz PROX/unit=sentence/distance=0 zerreißen</w:t>
      </w:r>
    </w:p>
    <w:p w14:paraId="2D4155DE" w14:textId="77777777" w:rsidR="000C7DEA" w:rsidRDefault="000C7DEA" w:rsidP="000C7DEA">
      <w:pPr>
        <w:pStyle w:val="TermExplain"/>
      </w:pPr>
      <w:r>
        <w:t xml:space="preserve">And as long as we are “willing to stay” really within one element, we could even extend this to multiple </w:t>
      </w:r>
      <w:r w:rsidR="00FE7639">
        <w:t>sub queries</w:t>
      </w:r>
    </w:p>
    <w:p w14:paraId="3E87E5F0" w14:textId="77777777" w:rsidR="005D2D8A" w:rsidRPr="005D2D8A" w:rsidRDefault="005D2D8A" w:rsidP="005D2D8A">
      <w:pPr>
        <w:pStyle w:val="ExampleCode"/>
        <w:ind w:left="1134"/>
        <w:rPr>
          <w:lang w:val="de-AT"/>
        </w:rPr>
      </w:pPr>
      <w:r w:rsidRPr="005D2D8A">
        <w:rPr>
          <w:lang w:val="de-AT"/>
        </w:rPr>
        <w:t>Herz PROX/s/0 zerreißen PROX/s/0</w:t>
      </w:r>
      <w:r>
        <w:rPr>
          <w:lang w:val="de-AT"/>
        </w:rPr>
        <w:t xml:space="preserve"> (Leid or Liebe) </w:t>
      </w:r>
    </w:p>
    <w:p w14:paraId="7E8CFC2E" w14:textId="77777777" w:rsidR="000C7DEA" w:rsidRDefault="005D2D8A" w:rsidP="000C7DEA">
      <w:pPr>
        <w:pStyle w:val="TermExplain"/>
      </w:pPr>
      <w:r>
        <w:t>However if we wanted to go over the boundary of one element, we are faced with the same problem as in window.</w:t>
      </w:r>
    </w:p>
    <w:p w14:paraId="01B3624E" w14:textId="77777777" w:rsidR="00884869" w:rsidRDefault="00884869" w:rsidP="00884869">
      <w:pPr>
        <w:pStyle w:val="TermDef"/>
      </w:pPr>
      <w:r>
        <w:t>other element</w:t>
      </w:r>
    </w:p>
    <w:p w14:paraId="59CF0BE6" w14:textId="77777777" w:rsidR="00A005F0" w:rsidRPr="00910458" w:rsidRDefault="00A005F0" w:rsidP="00910458">
      <w:pPr>
        <w:pStyle w:val="TermExplain"/>
      </w:pPr>
      <w:r>
        <w:t>The CQL does not cover this issue at all. But starting from the proposals on same element, one possible (elegant?) encoding could be:</w:t>
      </w:r>
    </w:p>
    <w:p w14:paraId="77084DEC" w14:textId="77777777" w:rsidR="00832B1B" w:rsidRDefault="00832B1B" w:rsidP="00A005F0">
      <w:pPr>
        <w:pStyle w:val="ExampleCode"/>
        <w:ind w:left="1134"/>
      </w:pPr>
      <w:r>
        <w:t xml:space="preserve">bib.name ="adam smith" </w:t>
      </w:r>
      <w:commentRangeStart w:id="94"/>
      <w:r>
        <w:t>PROX/unit=bib.author/&gt;0 dc.</w:t>
      </w:r>
      <w:commentRangeEnd w:id="94"/>
      <w:r w:rsidR="00D00390">
        <w:rPr>
          <w:rStyle w:val="Kommentarzeichen"/>
          <w:rFonts w:asciiTheme="minorHAnsi" w:hAnsiTheme="minorHAnsi" w:cstheme="minorBidi"/>
          <w:lang w:val="de-AT"/>
        </w:rPr>
        <w:commentReference w:id="94"/>
      </w:r>
      <w:r>
        <w:t xml:space="preserve">date =1965  </w:t>
      </w:r>
    </w:p>
    <w:p w14:paraId="14A23FA3" w14:textId="77777777" w:rsidR="00A005F0" w:rsidRDefault="00A005F0" w:rsidP="00A005F0">
      <w:pPr>
        <w:pStyle w:val="TermExplain"/>
      </w:pPr>
      <w:r>
        <w:t xml:space="preserve">meaning the element is </w:t>
      </w:r>
      <w:r w:rsidRPr="00A005F0">
        <w:rPr>
          <w:rStyle w:val="ExampleCodeZchn"/>
        </w:rPr>
        <w:t>bib.author</w:t>
      </w:r>
      <w:r>
        <w:t>, but the distance has to be more th</w:t>
      </w:r>
      <w:r w:rsidR="00D00390">
        <w:t>an zero, i. e</w:t>
      </w:r>
      <w:r>
        <w:t>.</w:t>
      </w:r>
      <w:r w:rsidR="00D00390">
        <w:t xml:space="preserve"> </w:t>
      </w:r>
      <w:r>
        <w:t>it may not be the same element.</w:t>
      </w:r>
    </w:p>
    <w:p w14:paraId="2F700F15" w14:textId="77777777" w:rsidR="00351053" w:rsidRDefault="008B385D" w:rsidP="00F11911">
      <w:pPr>
        <w:pStyle w:val="berschrift3"/>
        <w:rPr>
          <w:lang w:val="en-US"/>
        </w:rPr>
      </w:pPr>
      <w:bookmarkStart w:id="95" w:name="_Toc287824938"/>
      <w:r>
        <w:rPr>
          <w:lang w:val="en-US"/>
        </w:rPr>
        <w:t>Sequence multi-tier query</w:t>
      </w:r>
      <w:bookmarkEnd w:id="95"/>
    </w:p>
    <w:p w14:paraId="78FF5B50" w14:textId="77777777" w:rsidR="00915A8D" w:rsidRDefault="00813F3C" w:rsidP="00813F3C">
      <w:pPr>
        <w:rPr>
          <w:lang w:val="en-US"/>
        </w:rPr>
      </w:pPr>
      <w:r>
        <w:rPr>
          <w:lang w:val="en-US"/>
        </w:rPr>
        <w:t xml:space="preserve">As we showed in the previous section, the current CQL restricts the proximity queries to either only simple terms or only two subqueries. </w:t>
      </w:r>
    </w:p>
    <w:p w14:paraId="775EFF39" w14:textId="77777777" w:rsidR="00915A8D" w:rsidRDefault="00915A8D" w:rsidP="00915A8D">
      <w:pPr>
        <w:pStyle w:val="Zitat"/>
        <w:rPr>
          <w:lang w:val="en-US"/>
        </w:rPr>
      </w:pPr>
      <w:r w:rsidRPr="00B77C83">
        <w:rPr>
          <w:lang w:val="en-US"/>
        </w:rPr>
        <w:lastRenderedPageBreak/>
        <w:t xml:space="preserve">Words starting with “N” </w:t>
      </w:r>
      <w:commentRangeStart w:id="96"/>
      <w:r w:rsidRPr="00B77C83">
        <w:rPr>
          <w:lang w:val="en-US"/>
        </w:rPr>
        <w:t xml:space="preserve">followed </w:t>
      </w:r>
      <w:commentRangeEnd w:id="96"/>
      <w:r w:rsidR="0013372B">
        <w:rPr>
          <w:rStyle w:val="Kommentarzeichen"/>
          <w:i w:val="0"/>
          <w:iCs w:val="0"/>
          <w:color w:val="auto"/>
        </w:rPr>
        <w:commentReference w:id="96"/>
      </w:r>
      <w:commentRangeStart w:id="97"/>
      <w:r w:rsidRPr="00B77C83">
        <w:rPr>
          <w:lang w:val="en-US"/>
        </w:rPr>
        <w:t>within</w:t>
      </w:r>
      <w:commentRangeEnd w:id="97"/>
      <w:r w:rsidR="008C6E4E">
        <w:rPr>
          <w:rStyle w:val="Kommentarzeichen"/>
          <w:i w:val="0"/>
          <w:iCs w:val="0"/>
          <w:color w:val="auto"/>
        </w:rPr>
        <w:commentReference w:id="97"/>
      </w:r>
      <w:r w:rsidRPr="00B77C83">
        <w:rPr>
          <w:lang w:val="en-US"/>
        </w:rPr>
        <w:t xml:space="preserve"> </w:t>
      </w:r>
      <w:r>
        <w:rPr>
          <w:lang w:val="en-US"/>
        </w:rPr>
        <w:t xml:space="preserve">one sentence </w:t>
      </w:r>
      <w:r w:rsidRPr="00B77C83">
        <w:rPr>
          <w:lang w:val="en-US"/>
        </w:rPr>
        <w:t>by a pos-tag starting with “V”</w:t>
      </w:r>
      <w:r>
        <w:rPr>
          <w:lang w:val="en-US"/>
        </w:rPr>
        <w:t>.</w:t>
      </w:r>
    </w:p>
    <w:p w14:paraId="127234F5" w14:textId="77777777" w:rsidR="00915A8D" w:rsidRDefault="00915A8D" w:rsidP="00915A8D">
      <w:pPr>
        <w:pStyle w:val="Zitat"/>
        <w:rPr>
          <w:lang w:val="en-US"/>
        </w:rPr>
      </w:pPr>
      <w:r>
        <w:rPr>
          <w:lang w:val="en-US"/>
        </w:rPr>
        <w:t>Word “Ja” followed by a gesture laugh within 3 seconds.</w:t>
      </w:r>
    </w:p>
    <w:p w14:paraId="4266493C" w14:textId="77777777" w:rsidR="00915A8D" w:rsidRDefault="00915A8D" w:rsidP="00915A8D">
      <w:pPr>
        <w:pStyle w:val="ExampleCode"/>
      </w:pPr>
      <w:r>
        <w:t>word=N* PROX/sentence/0 pos=V</w:t>
      </w:r>
    </w:p>
    <w:p w14:paraId="69145F68" w14:textId="77777777" w:rsidR="00915A8D" w:rsidRDefault="00915A8D" w:rsidP="00915A8D">
      <w:pPr>
        <w:pStyle w:val="ExampleCode"/>
      </w:pPr>
      <w:r>
        <w:t>word=Ja PROX/seconds/&lt;3 gesture=laugh</w:t>
      </w:r>
    </w:p>
    <w:p w14:paraId="4D9D061A" w14:textId="77777777" w:rsidR="00813F3C" w:rsidRDefault="00813F3C" w:rsidP="00813F3C">
      <w:pPr>
        <w:rPr>
          <w:lang w:val="en-US"/>
        </w:rPr>
      </w:pPr>
      <w:r>
        <w:rPr>
          <w:lang w:val="en-US"/>
        </w:rPr>
        <w:t>So to reach the goal of a general sequential tier search – allowi</w:t>
      </w:r>
      <w:r w:rsidR="004B5C4E">
        <w:rPr>
          <w:lang w:val="en-US"/>
        </w:rPr>
        <w:t>ng complex combinations of tier- and proximity-</w:t>
      </w:r>
      <w:r>
        <w:rPr>
          <w:lang w:val="en-US"/>
        </w:rPr>
        <w:t>conditio</w:t>
      </w:r>
      <w:r w:rsidR="004B5C4E">
        <w:rPr>
          <w:lang w:val="en-US"/>
        </w:rPr>
        <w:t>ns we propose another extension:</w:t>
      </w:r>
    </w:p>
    <w:p w14:paraId="1BFFEDD0" w14:textId="77777777" w:rsidR="00B77C83" w:rsidRDefault="00460A59" w:rsidP="00460A59">
      <w:pPr>
        <w:pStyle w:val="TermDef"/>
      </w:pPr>
      <w:r>
        <w:t xml:space="preserve">multi-tier window </w:t>
      </w:r>
    </w:p>
    <w:p w14:paraId="4452FA49" w14:textId="77777777" w:rsidR="000A5E5E" w:rsidRDefault="00EC0C4C" w:rsidP="00460A59">
      <w:pPr>
        <w:pStyle w:val="TermExplain"/>
      </w:pPr>
      <w:r>
        <w:t>W</w:t>
      </w:r>
      <w:r w:rsidR="000A5E5E">
        <w:t xml:space="preserve">e want to be able to express a query </w:t>
      </w:r>
      <w:r w:rsidR="004B0CA6">
        <w:br/>
      </w:r>
      <w:r w:rsidR="000A5E5E" w:rsidRPr="000A5E5E">
        <w:rPr>
          <w:rStyle w:val="IntensiveHervorhebung"/>
        </w:rPr>
        <w:t xml:space="preserve">with n(&gt;2) sub queries cooccurring within a </w:t>
      </w:r>
      <w:r w:rsidR="00915A8D">
        <w:rPr>
          <w:rStyle w:val="IntensiveHervorhebung"/>
        </w:rPr>
        <w:t xml:space="preserve">given relative distance </w:t>
      </w:r>
      <w:r w:rsidR="00915A8D">
        <w:t>.</w:t>
      </w:r>
    </w:p>
    <w:p w14:paraId="3E58A56D" w14:textId="77777777" w:rsidR="00460A59" w:rsidRPr="00AD175C" w:rsidRDefault="00915A8D" w:rsidP="00460A59">
      <w:pPr>
        <w:pStyle w:val="TermExplain"/>
      </w:pPr>
      <w:r>
        <w:t xml:space="preserve">For this we propose </w:t>
      </w:r>
      <w:r w:rsidR="000A5E5E">
        <w:t>a</w:t>
      </w:r>
      <w:r>
        <w:t xml:space="preserve"> </w:t>
      </w:r>
      <w:r w:rsidR="00910458">
        <w:t>new boolean operator</w:t>
      </w:r>
      <w:r w:rsidR="000A5E5E">
        <w:t xml:space="preserve">: </w:t>
      </w:r>
      <w:r w:rsidR="000A5E5E" w:rsidRPr="000A5E5E">
        <w:rPr>
          <w:rStyle w:val="DefZchn"/>
        </w:rPr>
        <w:t>IN</w:t>
      </w:r>
      <w:r w:rsidR="00AD175C" w:rsidRPr="00AD175C">
        <w:t xml:space="preserve"> (or </w:t>
      </w:r>
      <w:r w:rsidR="00AD175C" w:rsidRPr="00AD175C">
        <w:rPr>
          <w:rStyle w:val="ExampleCodeZchn"/>
        </w:rPr>
        <w:t xml:space="preserve">HAS </w:t>
      </w:r>
      <w:r w:rsidR="00AD175C" w:rsidRPr="00AD175C">
        <w:t>as inverted syntactic suga</w:t>
      </w:r>
      <w:r w:rsidR="00AD175C">
        <w:t>r</w:t>
      </w:r>
      <w:r w:rsidR="00AD175C" w:rsidRPr="00AD175C">
        <w:t>)</w:t>
      </w:r>
    </w:p>
    <w:p w14:paraId="69CF1771" w14:textId="77777777" w:rsidR="00910458" w:rsidRDefault="00910458" w:rsidP="00910458">
      <w:pPr>
        <w:pStyle w:val="Def"/>
      </w:pPr>
      <w:r>
        <w:t>(</w:t>
      </w:r>
      <w:commentRangeStart w:id="98"/>
      <w:r>
        <w:t>Q|A, B, C</w:t>
      </w:r>
      <w:commentRangeEnd w:id="98"/>
      <w:r w:rsidR="00D00390">
        <w:rPr>
          <w:rStyle w:val="Kommentarzeichen"/>
          <w:rFonts w:asciiTheme="minorHAnsi" w:hAnsiTheme="minorHAnsi" w:cstheme="minorBidi"/>
          <w:lang w:val="de-AT"/>
        </w:rPr>
        <w:commentReference w:id="98"/>
      </w:r>
      <w:r>
        <w:t xml:space="preserve">) IN </w:t>
      </w:r>
      <w:r w:rsidR="000A5E5E">
        <w:t>Window</w:t>
      </w:r>
      <w:r>
        <w:t>?</w:t>
      </w:r>
      <w:r w:rsidR="00857996">
        <w:br/>
        <w:t>or:</w:t>
      </w:r>
      <w:r w:rsidR="00857996">
        <w:br/>
        <w:t xml:space="preserve">Q has </w:t>
      </w:r>
      <w:r w:rsidR="00A57A12">
        <w:t>(</w:t>
      </w:r>
      <w:r w:rsidR="00857996">
        <w:t>Q</w:t>
      </w:r>
      <w:r w:rsidR="00A57A12">
        <w:t>)</w:t>
      </w:r>
    </w:p>
    <w:p w14:paraId="48C349E1" w14:textId="77777777" w:rsidR="00857996" w:rsidRDefault="00AD175C" w:rsidP="00857996">
      <w:pPr>
        <w:rPr>
          <w:lang w:val="en-US"/>
        </w:rPr>
      </w:pPr>
      <w:r w:rsidRPr="004B0CA6">
        <w:rPr>
          <w:rStyle w:val="DefZchn"/>
        </w:rPr>
        <w:t xml:space="preserve">IN </w:t>
      </w:r>
      <w:r>
        <w:rPr>
          <w:lang w:val="en-US"/>
        </w:rPr>
        <w:t>being interpreted on the sequence.</w:t>
      </w:r>
    </w:p>
    <w:p w14:paraId="06F611F0" w14:textId="77777777" w:rsidR="003836D2" w:rsidRDefault="003836D2" w:rsidP="003836D2">
      <w:pPr>
        <w:pStyle w:val="ExampleCode"/>
      </w:pPr>
      <w:r>
        <w:t xml:space="preserve">( Actor.X.w=Ja </w:t>
      </w:r>
      <w:commentRangeStart w:id="99"/>
      <w:r>
        <w:t xml:space="preserve">PROX/w/4 Actor.Y.emotion =laugh </w:t>
      </w:r>
      <w:r>
        <w:br/>
        <w:t>AND Actor.Z.gesture=”clap hands”</w:t>
      </w:r>
    </w:p>
    <w:p w14:paraId="291AC575" w14:textId="77777777" w:rsidR="003836D2" w:rsidRDefault="003836D2" w:rsidP="003836D2">
      <w:pPr>
        <w:pStyle w:val="ExampleCode"/>
      </w:pPr>
      <w:r>
        <w:t>AND Actor.w adj “wonderful feeling”</w:t>
      </w:r>
      <w:r w:rsidRPr="003836D2">
        <w:t xml:space="preserve"> </w:t>
      </w:r>
    </w:p>
    <w:commentRangeEnd w:id="99"/>
    <w:p w14:paraId="0315E5DC" w14:textId="77777777" w:rsidR="003836D2" w:rsidRDefault="0013372B" w:rsidP="003836D2">
      <w:pPr>
        <w:pStyle w:val="ExampleCode"/>
      </w:pPr>
      <w:r>
        <w:rPr>
          <w:rStyle w:val="Kommentarzeichen"/>
          <w:rFonts w:asciiTheme="minorHAnsi" w:hAnsiTheme="minorHAnsi" w:cstheme="minorBidi"/>
          <w:lang w:val="de-AT"/>
        </w:rPr>
        <w:commentReference w:id="99"/>
      </w:r>
      <w:r w:rsidR="003836D2">
        <w:t xml:space="preserve">) </w:t>
      </w:r>
      <w:commentRangeStart w:id="100"/>
      <w:r w:rsidR="003836D2">
        <w:t>IN</w:t>
      </w:r>
      <w:commentRangeEnd w:id="100"/>
      <w:r w:rsidR="008C6E4E">
        <w:rPr>
          <w:rStyle w:val="Kommentarzeichen"/>
          <w:rFonts w:asciiTheme="minorHAnsi" w:hAnsiTheme="minorHAnsi" w:cstheme="minorBidi"/>
          <w:lang w:val="de-AT"/>
        </w:rPr>
        <w:commentReference w:id="100"/>
      </w:r>
      <w:r w:rsidR="003836D2">
        <w:t xml:space="preserve"> Paragraph</w:t>
      </w:r>
    </w:p>
    <w:p w14:paraId="7A1FDFEB" w14:textId="77777777" w:rsidR="00AD175C" w:rsidRPr="004B0CA6" w:rsidRDefault="00AD175C" w:rsidP="00AD175C">
      <w:pPr>
        <w:pStyle w:val="ExampleCode"/>
      </w:pPr>
      <w:r w:rsidRPr="004B0CA6">
        <w:t xml:space="preserve">or: </w:t>
      </w:r>
    </w:p>
    <w:p w14:paraId="33DE20A7" w14:textId="77777777" w:rsidR="00AD175C" w:rsidRPr="004B0CA6" w:rsidRDefault="00AD175C" w:rsidP="00AD175C">
      <w:pPr>
        <w:pStyle w:val="ExampleCode"/>
      </w:pPr>
      <w:r w:rsidRPr="004B0CA6">
        <w:t>) IN PROX/min/2</w:t>
      </w:r>
    </w:p>
    <w:p w14:paraId="6B976ED2" w14:textId="77777777" w:rsidR="004B0CA6" w:rsidRPr="00AD175C" w:rsidRDefault="004B5C4E" w:rsidP="004B0CA6">
      <w:pPr>
        <w:rPr>
          <w:lang w:val="en-US"/>
        </w:rPr>
      </w:pPr>
      <w:r>
        <w:rPr>
          <w:lang w:val="en-US"/>
        </w:rPr>
        <w:t xml:space="preserve">Unfortunately </w:t>
      </w:r>
      <w:r w:rsidR="00AD175C" w:rsidRPr="00AD175C">
        <w:rPr>
          <w:lang w:val="en-US"/>
        </w:rPr>
        <w:t>this is not exactly CQL, because the second p</w:t>
      </w:r>
      <w:r w:rsidR="004B0CA6">
        <w:rPr>
          <w:lang w:val="en-US"/>
        </w:rPr>
        <w:t xml:space="preserve">art of the query is not a valid </w:t>
      </w:r>
      <w:r w:rsidR="004B0CA6" w:rsidRPr="004B5C4E">
        <w:rPr>
          <w:rStyle w:val="ExampleCodeZchn"/>
        </w:rPr>
        <w:t>searchClause</w:t>
      </w:r>
      <w:r>
        <w:rPr>
          <w:lang w:val="en-US"/>
        </w:rPr>
        <w:t>, neither a simple-term.</w:t>
      </w:r>
      <w:r w:rsidR="004B0CA6">
        <w:rPr>
          <w:lang w:val="en-US"/>
        </w:rPr>
        <w:t xml:space="preserve"> But we could </w:t>
      </w:r>
      <w:r w:rsidR="00330FAA">
        <w:rPr>
          <w:lang w:val="en-US"/>
        </w:rPr>
        <w:t>make it one</w:t>
      </w:r>
      <w:r w:rsidR="004B0CA6">
        <w:rPr>
          <w:lang w:val="en-US"/>
        </w:rPr>
        <w:t>:</w:t>
      </w:r>
    </w:p>
    <w:p w14:paraId="2B836B6C" w14:textId="77777777" w:rsidR="004B0CA6" w:rsidRPr="004B0CA6" w:rsidRDefault="004B0CA6" w:rsidP="004B0CA6">
      <w:pPr>
        <w:pStyle w:val="ExampleCode"/>
      </w:pPr>
      <w:r w:rsidRPr="004B0CA6">
        <w:t>Paragraph = *</w:t>
      </w:r>
    </w:p>
    <w:p w14:paraId="6BBCCEE5" w14:textId="77777777" w:rsidR="004B0CA6" w:rsidRPr="00AD175C" w:rsidRDefault="004B0CA6" w:rsidP="004B0CA6">
      <w:pPr>
        <w:pStyle w:val="ExampleCode"/>
      </w:pPr>
      <w:r>
        <w:t>Time PROX/min/2 *</w:t>
      </w:r>
    </w:p>
    <w:p w14:paraId="455A1E07" w14:textId="77777777" w:rsidR="00CA2C42" w:rsidRDefault="00CA2C42" w:rsidP="00857996">
      <w:pPr>
        <w:rPr>
          <w:lang w:val="en-US"/>
        </w:rPr>
      </w:pPr>
      <w:r>
        <w:rPr>
          <w:lang w:val="en-US"/>
        </w:rPr>
        <w:t xml:space="preserve">Generalizing the latter part to a query would </w:t>
      </w:r>
      <w:r w:rsidR="00EC0C4C">
        <w:rPr>
          <w:lang w:val="en-US"/>
        </w:rPr>
        <w:t xml:space="preserve">deliver </w:t>
      </w:r>
      <w:r>
        <w:rPr>
          <w:lang w:val="en-US"/>
        </w:rPr>
        <w:t>a sort of a general filtering-mechanism</w:t>
      </w:r>
    </w:p>
    <w:p w14:paraId="2D3ECFAE" w14:textId="77777777" w:rsidR="004B5C4E" w:rsidRDefault="00CA2C42" w:rsidP="00857996">
      <w:pPr>
        <w:rPr>
          <w:lang w:val="en-US"/>
        </w:rPr>
      </w:pPr>
      <w:r>
        <w:rPr>
          <w:lang w:val="en-US"/>
        </w:rPr>
        <w:t xml:space="preserve">We could even </w:t>
      </w:r>
      <w:r w:rsidR="004B5C4E">
        <w:rPr>
          <w:lang w:val="en-US"/>
        </w:rPr>
        <w:t xml:space="preserve">think of </w:t>
      </w:r>
      <w:r>
        <w:rPr>
          <w:lang w:val="en-US"/>
        </w:rPr>
        <w:t>apply</w:t>
      </w:r>
      <w:r w:rsidR="004B5C4E">
        <w:rPr>
          <w:lang w:val="en-US"/>
        </w:rPr>
        <w:t xml:space="preserve">ing this recursively: </w:t>
      </w:r>
      <w:r w:rsidR="004B5C4E" w:rsidRPr="004B5C4E">
        <w:rPr>
          <w:rStyle w:val="DefZchn"/>
        </w:rPr>
        <w:t>Q IN Q IN Q …</w:t>
      </w:r>
      <w:r w:rsidR="004B5C4E">
        <w:rPr>
          <w:lang w:val="en-US"/>
        </w:rPr>
        <w:t xml:space="preserve">  </w:t>
      </w:r>
      <w:r w:rsidR="00637FB7">
        <w:rPr>
          <w:lang w:val="en-US"/>
        </w:rPr>
        <w:br/>
      </w:r>
      <w:r w:rsidR="004B5C4E">
        <w:rPr>
          <w:lang w:val="en-US"/>
        </w:rPr>
        <w:t xml:space="preserve">or </w:t>
      </w:r>
      <w:r>
        <w:rPr>
          <w:lang w:val="en-US"/>
        </w:rPr>
        <w:t>positive negative filters</w:t>
      </w:r>
      <w:r w:rsidR="004B5C4E">
        <w:rPr>
          <w:lang w:val="en-US"/>
        </w:rPr>
        <w:t xml:space="preserve"> </w:t>
      </w:r>
      <w:r w:rsidR="00637FB7" w:rsidRPr="004B5C4E">
        <w:rPr>
          <w:rStyle w:val="DefZchn"/>
        </w:rPr>
        <w:t xml:space="preserve">Q </w:t>
      </w:r>
      <w:r w:rsidR="00637FB7">
        <w:rPr>
          <w:rStyle w:val="DefZchn"/>
        </w:rPr>
        <w:t>Not</w:t>
      </w:r>
      <w:r w:rsidR="00637FB7" w:rsidRPr="004B5C4E">
        <w:rPr>
          <w:rStyle w:val="DefZchn"/>
        </w:rPr>
        <w:t>IN Q IN Q …</w:t>
      </w:r>
      <w:r w:rsidR="00637FB7">
        <w:rPr>
          <w:lang w:val="en-US"/>
        </w:rPr>
        <w:t xml:space="preserve">   </w:t>
      </w:r>
      <w:r w:rsidR="004B5C4E">
        <w:rPr>
          <w:lang w:val="en-US"/>
        </w:rPr>
        <w:t xml:space="preserve">but this is pure </w:t>
      </w:r>
      <w:commentRangeStart w:id="101"/>
      <w:r w:rsidR="004B5C4E">
        <w:rPr>
          <w:lang w:val="en-US"/>
        </w:rPr>
        <w:t>speculation</w:t>
      </w:r>
      <w:commentRangeEnd w:id="101"/>
      <w:r w:rsidR="00C1663E">
        <w:rPr>
          <w:rStyle w:val="Kommentarzeichen"/>
        </w:rPr>
        <w:commentReference w:id="101"/>
      </w:r>
      <w:r w:rsidR="004B5C4E">
        <w:rPr>
          <w:lang w:val="en-US"/>
        </w:rPr>
        <w:t>.</w:t>
      </w:r>
    </w:p>
    <w:p w14:paraId="5DB21795" w14:textId="77777777" w:rsidR="003C2523" w:rsidRDefault="004B5C4E" w:rsidP="003C2523">
      <w:pPr>
        <w:rPr>
          <w:lang w:val="en-US"/>
        </w:rPr>
      </w:pPr>
      <w:r>
        <w:rPr>
          <w:lang w:val="en-US"/>
        </w:rPr>
        <w:t xml:space="preserve">The </w:t>
      </w:r>
      <w:r w:rsidRPr="00B66CDB">
        <w:rPr>
          <w:rStyle w:val="DefZchn"/>
        </w:rPr>
        <w:t>IN</w:t>
      </w:r>
      <w:r>
        <w:rPr>
          <w:lang w:val="en-US"/>
        </w:rPr>
        <w:t xml:space="preserve"> operator will need a modifier to further fine-tune the proximity relation. It could be called </w:t>
      </w:r>
      <w:r w:rsidRPr="00B66CDB">
        <w:rPr>
          <w:rStyle w:val="ExampleCodeZchn"/>
        </w:rPr>
        <w:t>overlap</w:t>
      </w:r>
      <w:r w:rsidR="006D59CE">
        <w:rPr>
          <w:lang w:val="en-US"/>
        </w:rPr>
        <w:t xml:space="preserve"> and take </w:t>
      </w:r>
      <w:r w:rsidR="00300B65">
        <w:rPr>
          <w:lang w:val="en-US"/>
        </w:rPr>
        <w:t xml:space="preserve">one of </w:t>
      </w:r>
      <w:r w:rsidR="006D59CE">
        <w:rPr>
          <w:lang w:val="en-US"/>
        </w:rPr>
        <w:t>a set of value</w:t>
      </w:r>
      <w:r w:rsidR="00B66CDB">
        <w:rPr>
          <w:lang w:val="en-US"/>
        </w:rPr>
        <w:t>s</w:t>
      </w:r>
      <w:r w:rsidR="006D59CE">
        <w:rPr>
          <w:lang w:val="en-US"/>
        </w:rPr>
        <w:t xml:space="preserve"> </w:t>
      </w:r>
      <w:r w:rsidR="00B66CDB">
        <w:rPr>
          <w:lang w:val="en-US"/>
        </w:rPr>
        <w:t xml:space="preserve">inspired by </w:t>
      </w:r>
      <w:r w:rsidR="006D59CE">
        <w:rPr>
          <w:lang w:val="en-US"/>
        </w:rPr>
        <w:t>these</w:t>
      </w:r>
      <w:r w:rsidR="00B66CDB">
        <w:rPr>
          <w:lang w:val="en-US"/>
        </w:rPr>
        <w:t>,</w:t>
      </w:r>
      <w:r w:rsidR="006D59CE">
        <w:rPr>
          <w:lang w:val="en-US"/>
        </w:rPr>
        <w:t xml:space="preserve"> used as distance </w:t>
      </w:r>
      <w:commentRangeStart w:id="102"/>
      <w:r w:rsidR="006D59CE">
        <w:rPr>
          <w:lang w:val="en-US"/>
        </w:rPr>
        <w:t>modifiers</w:t>
      </w:r>
      <w:commentRangeEnd w:id="102"/>
      <w:r w:rsidR="00D00390">
        <w:rPr>
          <w:rStyle w:val="Kommentarzeichen"/>
        </w:rPr>
        <w:commentReference w:id="102"/>
      </w:r>
      <w:r w:rsidR="006D59CE">
        <w:rPr>
          <w:lang w:val="en-US"/>
        </w:rPr>
        <w:t xml:space="preserve"> in </w:t>
      </w:r>
      <w:r w:rsidR="003C2523">
        <w:rPr>
          <w:lang w:val="en-US"/>
        </w:rPr>
        <w:t>TROVA:</w:t>
      </w:r>
    </w:p>
    <w:p w14:paraId="143F9303" w14:textId="77777777" w:rsidR="003C2523" w:rsidRPr="00330FAA" w:rsidRDefault="003C2523" w:rsidP="003C2523">
      <w:pPr>
        <w:pStyle w:val="Listenabsatz"/>
        <w:numPr>
          <w:ilvl w:val="0"/>
          <w:numId w:val="18"/>
        </w:numPr>
        <w:rPr>
          <w:lang w:val="en-US"/>
        </w:rPr>
      </w:pPr>
      <w:r w:rsidRPr="00330FAA">
        <w:rPr>
          <w:lang w:val="en-US"/>
        </w:rPr>
        <w:t>Fully aligned</w:t>
      </w:r>
    </w:p>
    <w:p w14:paraId="65F7926F" w14:textId="77777777" w:rsidR="003C2523" w:rsidRPr="00330FAA" w:rsidRDefault="003C2523" w:rsidP="003C2523">
      <w:pPr>
        <w:pStyle w:val="Listenabsatz"/>
        <w:numPr>
          <w:ilvl w:val="0"/>
          <w:numId w:val="18"/>
        </w:numPr>
        <w:rPr>
          <w:lang w:val="en-US"/>
        </w:rPr>
      </w:pPr>
      <w:r w:rsidRPr="00330FAA">
        <w:rPr>
          <w:lang w:val="en-US"/>
        </w:rPr>
        <w:t>Overlap</w:t>
      </w:r>
    </w:p>
    <w:p w14:paraId="65B99CF1" w14:textId="77777777" w:rsidR="003C2523" w:rsidRPr="00330FAA" w:rsidRDefault="003C2523" w:rsidP="003C2523">
      <w:pPr>
        <w:pStyle w:val="Listenabsatz"/>
        <w:numPr>
          <w:ilvl w:val="0"/>
          <w:numId w:val="18"/>
        </w:numPr>
        <w:rPr>
          <w:lang w:val="en-US"/>
        </w:rPr>
      </w:pPr>
      <w:r w:rsidRPr="00330FAA">
        <w:rPr>
          <w:lang w:val="en-US"/>
        </w:rPr>
        <w:t>Left Overlap</w:t>
      </w:r>
    </w:p>
    <w:p w14:paraId="1CC6A39E" w14:textId="77777777" w:rsidR="003C2523" w:rsidRPr="00330FAA" w:rsidRDefault="003C2523" w:rsidP="003C2523">
      <w:pPr>
        <w:pStyle w:val="Listenabsatz"/>
        <w:numPr>
          <w:ilvl w:val="0"/>
          <w:numId w:val="18"/>
        </w:numPr>
        <w:rPr>
          <w:lang w:val="en-US"/>
        </w:rPr>
      </w:pPr>
      <w:r w:rsidRPr="00330FAA">
        <w:rPr>
          <w:lang w:val="en-US"/>
        </w:rPr>
        <w:t>Right Overlap</w:t>
      </w:r>
    </w:p>
    <w:p w14:paraId="0B7FA49E" w14:textId="77777777" w:rsidR="003C2523" w:rsidRPr="00330FAA" w:rsidRDefault="007B2676" w:rsidP="003C2523">
      <w:pPr>
        <w:pStyle w:val="Listenabsatz"/>
        <w:numPr>
          <w:ilvl w:val="0"/>
          <w:numId w:val="18"/>
        </w:numPr>
        <w:rPr>
          <w:lang w:val="en-US"/>
        </w:rPr>
      </w:pPr>
      <w:r>
        <w:rPr>
          <w:lang w:val="en-US"/>
        </w:rPr>
        <w:t>Su</w:t>
      </w:r>
      <w:r w:rsidR="00591D1A">
        <w:rPr>
          <w:lang w:val="en-US"/>
        </w:rPr>
        <w:t>r</w:t>
      </w:r>
      <w:r w:rsidR="003C2523" w:rsidRPr="00330FAA">
        <w:rPr>
          <w:lang w:val="en-US"/>
        </w:rPr>
        <w:t>rounding</w:t>
      </w:r>
    </w:p>
    <w:p w14:paraId="3ADAE810" w14:textId="77777777" w:rsidR="003C2523" w:rsidRPr="00330FAA" w:rsidRDefault="003C2523" w:rsidP="003C2523">
      <w:pPr>
        <w:pStyle w:val="Listenabsatz"/>
        <w:numPr>
          <w:ilvl w:val="0"/>
          <w:numId w:val="18"/>
        </w:numPr>
        <w:rPr>
          <w:lang w:val="en-US"/>
        </w:rPr>
      </w:pPr>
      <w:r w:rsidRPr="00330FAA">
        <w:rPr>
          <w:lang w:val="en-US"/>
        </w:rPr>
        <w:t>Within</w:t>
      </w:r>
    </w:p>
    <w:p w14:paraId="7B057D29" w14:textId="77777777" w:rsidR="003C2523" w:rsidRPr="00330FAA" w:rsidRDefault="003C2523" w:rsidP="003C2523">
      <w:pPr>
        <w:pStyle w:val="Listenabsatz"/>
        <w:numPr>
          <w:ilvl w:val="0"/>
          <w:numId w:val="18"/>
        </w:numPr>
        <w:rPr>
          <w:lang w:val="en-US"/>
        </w:rPr>
      </w:pPr>
      <w:r>
        <w:rPr>
          <w:lang w:val="en-US"/>
        </w:rPr>
        <w:t>All combinations of: begin/end time,</w:t>
      </w:r>
      <w:r w:rsidRPr="00330FAA">
        <w:rPr>
          <w:lang w:val="en-US"/>
        </w:rPr>
        <w:t xml:space="preserve"> begin/end time</w:t>
      </w:r>
      <w:r>
        <w:rPr>
          <w:lang w:val="en-US"/>
        </w:rPr>
        <w:t xml:space="preserve"> and</w:t>
      </w:r>
      <w:r w:rsidRPr="00330FAA">
        <w:rPr>
          <w:lang w:val="en-US"/>
        </w:rPr>
        <w:t xml:space="preserve"> =/&gt;/&lt;</w:t>
      </w:r>
    </w:p>
    <w:p w14:paraId="1C9F7573" w14:textId="77777777" w:rsidR="003C2523" w:rsidRPr="00330FAA" w:rsidRDefault="003C2523" w:rsidP="003C2523">
      <w:pPr>
        <w:pStyle w:val="Listenabsatz"/>
        <w:numPr>
          <w:ilvl w:val="0"/>
          <w:numId w:val="18"/>
        </w:numPr>
        <w:rPr>
          <w:lang w:val="en-US"/>
        </w:rPr>
      </w:pPr>
      <w:r w:rsidRPr="00330FAA">
        <w:rPr>
          <w:lang w:val="en-US"/>
        </w:rPr>
        <w:t>No Constraint</w:t>
      </w:r>
    </w:p>
    <w:p w14:paraId="2C697174" w14:textId="77777777" w:rsidR="00B66CDB" w:rsidRDefault="006D59CE" w:rsidP="006D59CE">
      <w:pPr>
        <w:rPr>
          <w:lang w:val="en-US"/>
        </w:rPr>
      </w:pPr>
      <w:r>
        <w:rPr>
          <w:lang w:val="en-US"/>
        </w:rPr>
        <w:t xml:space="preserve">Moreover TROVA provides special </w:t>
      </w:r>
      <w:r w:rsidR="003C2523" w:rsidRPr="0052283A">
        <w:rPr>
          <w:lang w:val="en-US"/>
        </w:rPr>
        <w:t xml:space="preserve">modifiers between </w:t>
      </w:r>
      <w:r>
        <w:rPr>
          <w:lang w:val="en-US"/>
        </w:rPr>
        <w:t>individual</w:t>
      </w:r>
      <w:r w:rsidR="00B66CDB">
        <w:rPr>
          <w:lang w:val="en-US"/>
        </w:rPr>
        <w:t xml:space="preserve"> </w:t>
      </w:r>
      <w:r>
        <w:rPr>
          <w:lang w:val="en-US"/>
        </w:rPr>
        <w:t xml:space="preserve">conditions </w:t>
      </w:r>
      <w:r w:rsidR="003C2523">
        <w:rPr>
          <w:lang w:val="en-US"/>
        </w:rPr>
        <w:t>on one tier:</w:t>
      </w:r>
      <w:r>
        <w:rPr>
          <w:lang w:val="en-US"/>
        </w:rPr>
        <w:t xml:space="preserve"> </w:t>
      </w:r>
    </w:p>
    <w:p w14:paraId="64323D37" w14:textId="77777777" w:rsidR="003C2523" w:rsidRPr="006D59CE" w:rsidRDefault="003C2523" w:rsidP="00B66CDB">
      <w:pPr>
        <w:pStyle w:val="Def"/>
      </w:pPr>
      <w:r w:rsidRPr="006D59CE">
        <w:rPr>
          <w:rStyle w:val="ExampleCodeZchn"/>
        </w:rPr>
        <w:t xml:space="preserve">{number} </w:t>
      </w:r>
      <w:r w:rsidR="00B66CDB">
        <w:rPr>
          <w:rStyle w:val="ExampleCodeZchn"/>
        </w:rPr>
        <w:t>(</w:t>
      </w:r>
      <w:r w:rsidRPr="006D59CE">
        <w:rPr>
          <w:rStyle w:val="ExampleCodeZchn"/>
        </w:rPr>
        <w:t>=</w:t>
      </w:r>
      <w:r w:rsidR="00B66CDB">
        <w:rPr>
          <w:rStyle w:val="ExampleCodeZchn"/>
        </w:rPr>
        <w:t>|</w:t>
      </w:r>
      <w:r w:rsidRPr="006D59CE">
        <w:rPr>
          <w:rStyle w:val="ExampleCodeZchn"/>
        </w:rPr>
        <w:t>&gt;</w:t>
      </w:r>
      <w:r w:rsidR="00B66CDB">
        <w:rPr>
          <w:rStyle w:val="ExampleCodeZchn"/>
        </w:rPr>
        <w:t>|</w:t>
      </w:r>
      <w:r w:rsidRPr="006D59CE">
        <w:rPr>
          <w:rStyle w:val="ExampleCodeZchn"/>
        </w:rPr>
        <w:t>&lt;</w:t>
      </w:r>
      <w:r w:rsidR="00B66CDB">
        <w:rPr>
          <w:rStyle w:val="ExampleCodeZchn"/>
        </w:rPr>
        <w:t>)</w:t>
      </w:r>
      <w:r w:rsidRPr="006D59CE">
        <w:rPr>
          <w:rStyle w:val="ExampleCodeZchn"/>
        </w:rPr>
        <w:t xml:space="preserve">  </w:t>
      </w:r>
      <w:r w:rsidR="00B66CDB">
        <w:rPr>
          <w:rStyle w:val="ExampleCodeZchn"/>
        </w:rPr>
        <w:t>(</w:t>
      </w:r>
      <w:r w:rsidRPr="006D59CE">
        <w:rPr>
          <w:rStyle w:val="ExampleCodeZchn"/>
        </w:rPr>
        <w:t>annotations</w:t>
      </w:r>
      <w:r w:rsidR="00B66CDB">
        <w:rPr>
          <w:rStyle w:val="ExampleCodeZchn"/>
        </w:rPr>
        <w:t>|</w:t>
      </w:r>
      <w:r w:rsidRPr="006D59CE">
        <w:rPr>
          <w:rStyle w:val="ExampleCodeZchn"/>
        </w:rPr>
        <w:t>miliseconds</w:t>
      </w:r>
      <w:r w:rsidR="00B66CDB">
        <w:rPr>
          <w:rStyle w:val="ExampleCodeZchn"/>
        </w:rPr>
        <w:t>)</w:t>
      </w:r>
    </w:p>
    <w:p w14:paraId="76634B28" w14:textId="77777777" w:rsidR="00CA2C42" w:rsidRDefault="000962D5" w:rsidP="000962D5">
      <w:pPr>
        <w:pStyle w:val="berschrift2"/>
        <w:rPr>
          <w:lang w:val="en-US"/>
        </w:rPr>
      </w:pPr>
      <w:bookmarkStart w:id="103" w:name="_Toc287824939"/>
      <w:r>
        <w:rPr>
          <w:lang w:val="en-US"/>
        </w:rPr>
        <w:t>Binding Indices</w:t>
      </w:r>
      <w:bookmarkEnd w:id="103"/>
    </w:p>
    <w:p w14:paraId="5A47381D" w14:textId="77777777" w:rsidR="000962D5" w:rsidRPr="0060714C" w:rsidRDefault="000962D5" w:rsidP="000962D5">
      <w:pPr>
        <w:rPr>
          <w:lang w:val="en-US"/>
        </w:rPr>
      </w:pPr>
      <w:r w:rsidRPr="0060714C">
        <w:rPr>
          <w:lang w:val="en-US"/>
        </w:rPr>
        <w:t xml:space="preserve">We have to be aware that one index can </w:t>
      </w:r>
      <w:r w:rsidR="0060714C">
        <w:rPr>
          <w:lang w:val="en-US"/>
        </w:rPr>
        <w:t>describe/</w:t>
      </w:r>
      <w:r w:rsidR="0060714C" w:rsidRPr="0060714C">
        <w:rPr>
          <w:lang w:val="en-US"/>
        </w:rPr>
        <w:t>ma</w:t>
      </w:r>
      <w:r w:rsidR="0060714C">
        <w:rPr>
          <w:lang w:val="en-US"/>
        </w:rPr>
        <w:t xml:space="preserve">tch </w:t>
      </w:r>
      <w:r w:rsidRPr="0060714C">
        <w:rPr>
          <w:lang w:val="en-US"/>
        </w:rPr>
        <w:t xml:space="preserve">multiple tiers even in the same resource. </w:t>
      </w:r>
    </w:p>
    <w:p w14:paraId="794090AA" w14:textId="77777777" w:rsidR="000913ED" w:rsidRPr="008B7ED8" w:rsidRDefault="000962D5" w:rsidP="000962D5">
      <w:pPr>
        <w:rPr>
          <w:lang w:val="en-US"/>
        </w:rPr>
      </w:pPr>
      <w:r w:rsidRPr="008B7ED8">
        <w:rPr>
          <w:lang w:val="en-US"/>
        </w:rPr>
        <w:lastRenderedPageBreak/>
        <w:t xml:space="preserve">For example index </w:t>
      </w:r>
      <w:r w:rsidRPr="000962D5">
        <w:rPr>
          <w:rStyle w:val="ExampleCodeZchn"/>
        </w:rPr>
        <w:t>TierType.PoS</w:t>
      </w:r>
      <w:r w:rsidRPr="008B7ED8">
        <w:rPr>
          <w:lang w:val="en-US"/>
        </w:rPr>
        <w:t xml:space="preserve"> would match two tiers in the sample resource one for each actor. So we need special provisions to express, that two conditions apply to the same Tier:</w:t>
      </w:r>
    </w:p>
    <w:p w14:paraId="3CFACBAF" w14:textId="77777777" w:rsidR="000913ED" w:rsidRDefault="000913ED" w:rsidP="000962D5">
      <w:pPr>
        <w:rPr>
          <w:lang w:val="en-US"/>
        </w:rPr>
      </w:pPr>
      <w:r w:rsidRPr="000913ED">
        <w:rPr>
          <w:lang w:val="en-US"/>
        </w:rPr>
        <w:t>Inspired b</w:t>
      </w:r>
      <w:r>
        <w:rPr>
          <w:lang w:val="en-US"/>
        </w:rPr>
        <w:t>y the solution in the advanced search IMDI browser, we propose a modifier var</w:t>
      </w:r>
    </w:p>
    <w:p w14:paraId="7C64D136" w14:textId="77777777" w:rsidR="000913ED" w:rsidRPr="000913ED" w:rsidRDefault="000913ED" w:rsidP="000913ED">
      <w:pPr>
        <w:pStyle w:val="Def"/>
      </w:pPr>
      <w:r>
        <w:t>{rel}/var=(X|Y|</w:t>
      </w:r>
      <w:commentRangeStart w:id="104"/>
      <w:r>
        <w:t>Z</w:t>
      </w:r>
      <w:commentRangeEnd w:id="104"/>
      <w:r w:rsidR="00D00390">
        <w:rPr>
          <w:rStyle w:val="Kommentarzeichen"/>
          <w:rFonts w:asciiTheme="minorHAnsi" w:hAnsiTheme="minorHAnsi" w:cstheme="minorBidi"/>
          <w:lang w:val="de-AT"/>
        </w:rPr>
        <w:commentReference w:id="104"/>
      </w:r>
      <w:r>
        <w:t>,…)</w:t>
      </w:r>
    </w:p>
    <w:p w14:paraId="42BB0040" w14:textId="77777777" w:rsidR="000913ED" w:rsidRPr="000913ED" w:rsidRDefault="000913ED" w:rsidP="000913ED">
      <w:pPr>
        <w:rPr>
          <w:lang w:val="en-US"/>
        </w:rPr>
      </w:pPr>
      <w:r w:rsidRPr="000913ED">
        <w:rPr>
          <w:lang w:val="en-US"/>
        </w:rPr>
        <w:t>This would allow q</w:t>
      </w:r>
      <w:r>
        <w:rPr>
          <w:lang w:val="en-US"/>
        </w:rPr>
        <w:t>ueries like:</w:t>
      </w:r>
    </w:p>
    <w:p w14:paraId="1B056601" w14:textId="77777777" w:rsidR="00857996" w:rsidRPr="003B6863" w:rsidRDefault="00AD175C" w:rsidP="00AD175C">
      <w:pPr>
        <w:pStyle w:val="ExampleCode"/>
        <w:rPr>
          <w:lang w:val="fr-FR"/>
        </w:rPr>
      </w:pPr>
      <w:commentRangeStart w:id="105"/>
      <w:r w:rsidRPr="003B6863">
        <w:rPr>
          <w:lang w:val="fr-FR"/>
        </w:rPr>
        <w:t xml:space="preserve">TierType.PoS =/var=X </w:t>
      </w:r>
      <w:r w:rsidR="000913ED" w:rsidRPr="003B6863">
        <w:rPr>
          <w:lang w:val="fr-FR"/>
        </w:rPr>
        <w:t>noun</w:t>
      </w:r>
      <w:r w:rsidRPr="003B6863">
        <w:rPr>
          <w:lang w:val="fr-FR"/>
        </w:rPr>
        <w:t xml:space="preserve"> </w:t>
      </w:r>
      <w:r w:rsidR="000913ED" w:rsidRPr="003B6863">
        <w:rPr>
          <w:lang w:val="fr-FR"/>
        </w:rPr>
        <w:t xml:space="preserve">PROX/s/0 </w:t>
      </w:r>
      <w:r w:rsidRPr="003B6863">
        <w:rPr>
          <w:lang w:val="fr-FR"/>
        </w:rPr>
        <w:t>TierType.PoS =</w:t>
      </w:r>
      <w:r w:rsidR="000913ED" w:rsidRPr="003B6863">
        <w:rPr>
          <w:lang w:val="fr-FR"/>
        </w:rPr>
        <w:t>/var=X verb</w:t>
      </w:r>
      <w:r w:rsidRPr="003B6863">
        <w:rPr>
          <w:lang w:val="fr-FR"/>
        </w:rPr>
        <w:t xml:space="preserve"> </w:t>
      </w:r>
      <w:commentRangeEnd w:id="105"/>
      <w:r w:rsidR="003659A4">
        <w:rPr>
          <w:rStyle w:val="Kommentarzeichen"/>
          <w:rFonts w:asciiTheme="minorHAnsi" w:hAnsiTheme="minorHAnsi" w:cstheme="minorBidi"/>
          <w:lang w:val="de-AT"/>
        </w:rPr>
        <w:commentReference w:id="105"/>
      </w:r>
    </w:p>
    <w:p w14:paraId="3926E42B" w14:textId="77777777" w:rsidR="000913ED" w:rsidRPr="000913ED" w:rsidRDefault="000913ED" w:rsidP="000913ED">
      <w:pPr>
        <w:rPr>
          <w:lang w:val="en-US"/>
        </w:rPr>
      </w:pPr>
      <w:r w:rsidRPr="000913ED">
        <w:rPr>
          <w:lang w:val="en-US"/>
        </w:rPr>
        <w:t>But</w:t>
      </w:r>
      <w:r>
        <w:rPr>
          <w:lang w:val="en-US"/>
        </w:rPr>
        <w:t xml:space="preserve"> also query explicitly distinct tiers:</w:t>
      </w:r>
    </w:p>
    <w:p w14:paraId="240C1B1E" w14:textId="77777777" w:rsidR="000913ED" w:rsidRPr="003B6863" w:rsidRDefault="000913ED" w:rsidP="000913ED">
      <w:pPr>
        <w:pStyle w:val="ExampleCode"/>
        <w:rPr>
          <w:lang w:val="fr-FR"/>
        </w:rPr>
      </w:pPr>
      <w:r w:rsidRPr="003B6863">
        <w:rPr>
          <w:lang w:val="fr-FR"/>
        </w:rPr>
        <w:t>TierType.PoS =/var=</w:t>
      </w:r>
      <w:r w:rsidRPr="003B6863">
        <w:rPr>
          <w:color w:val="C00000"/>
          <w:lang w:val="fr-FR"/>
        </w:rPr>
        <w:t>X</w:t>
      </w:r>
      <w:r w:rsidRPr="003B6863">
        <w:rPr>
          <w:lang w:val="fr-FR"/>
        </w:rPr>
        <w:t xml:space="preserve"> noun PROX/s/0 TierType.PoS =/var=</w:t>
      </w:r>
      <w:r w:rsidRPr="003B6863">
        <w:rPr>
          <w:color w:val="C00000"/>
          <w:lang w:val="fr-FR"/>
        </w:rPr>
        <w:t>Y</w:t>
      </w:r>
      <w:r w:rsidRPr="003B6863">
        <w:rPr>
          <w:lang w:val="fr-FR"/>
        </w:rPr>
        <w:t xml:space="preserve"> verb </w:t>
      </w:r>
    </w:p>
    <w:p w14:paraId="7F790B09" w14:textId="77777777" w:rsidR="000913ED" w:rsidRDefault="000913ED" w:rsidP="000913ED">
      <w:pPr>
        <w:rPr>
          <w:lang w:val="en-US"/>
        </w:rPr>
      </w:pPr>
      <w:r w:rsidRPr="000913ED">
        <w:rPr>
          <w:lang w:val="en-US"/>
        </w:rPr>
        <w:t>In the metadata search t</w:t>
      </w:r>
      <w:r>
        <w:rPr>
          <w:lang w:val="en-US"/>
        </w:rPr>
        <w:t>he queries could be:</w:t>
      </w:r>
    </w:p>
    <w:p w14:paraId="61A960DD" w14:textId="77777777" w:rsidR="000913ED" w:rsidRDefault="009A788E" w:rsidP="000913ED">
      <w:pPr>
        <w:pStyle w:val="ExampleCode"/>
      </w:pPr>
      <w:r>
        <w:t xml:space="preserve">    </w:t>
      </w:r>
      <w:r w:rsidR="000913ED">
        <w:t xml:space="preserve">Actor.Role =/var=X Annotator AND Actor.Age &gt;/var=X 40 </w:t>
      </w:r>
    </w:p>
    <w:p w14:paraId="39F5DD38" w14:textId="77777777" w:rsidR="000913ED" w:rsidRPr="000913ED" w:rsidRDefault="000913ED" w:rsidP="000913ED">
      <w:pPr>
        <w:pStyle w:val="ExampleCode"/>
      </w:pPr>
      <w:r>
        <w:t>AND Actor.</w:t>
      </w:r>
      <w:r w:rsidR="009A788E">
        <w:t xml:space="preserve">Role =/var=Y Speaker   AND </w:t>
      </w:r>
      <w:r>
        <w:t>Actor.Sex =/var=Y Female</w:t>
      </w:r>
    </w:p>
    <w:p w14:paraId="28348C81" w14:textId="77777777" w:rsidR="000913ED" w:rsidRDefault="000913ED" w:rsidP="000913ED">
      <w:pPr>
        <w:rPr>
          <w:lang w:val="en-US"/>
        </w:rPr>
      </w:pPr>
      <w:r>
        <w:rPr>
          <w:lang w:val="en-US"/>
        </w:rPr>
        <w:t>As we mess around with the index part of the search clause anyhow, we could also think of a shorthand notation:</w:t>
      </w:r>
    </w:p>
    <w:p w14:paraId="02FEFE91" w14:textId="77777777" w:rsidR="000913ED" w:rsidRDefault="000913ED" w:rsidP="000913ED">
      <w:pPr>
        <w:pStyle w:val="Def"/>
      </w:pPr>
      <w:r>
        <w:t>Actor.</w:t>
      </w:r>
      <w:r w:rsidR="00A85090">
        <w:t>(</w:t>
      </w:r>
      <w:r>
        <w:t>X</w:t>
      </w:r>
      <w:r w:rsidR="00A85090">
        <w:t>)</w:t>
      </w:r>
      <w:r>
        <w:t>.Role</w:t>
      </w:r>
    </w:p>
    <w:p w14:paraId="0B78C204" w14:textId="77777777" w:rsidR="00797C7B" w:rsidRDefault="000913ED" w:rsidP="000913ED">
      <w:pPr>
        <w:rPr>
          <w:lang w:val="en-US"/>
        </w:rPr>
      </w:pPr>
      <w:r>
        <w:rPr>
          <w:lang w:val="en-US"/>
        </w:rPr>
        <w:t>which would have the advantage of not being ambiguous wrt which element shall be bound.</w:t>
      </w:r>
      <w:r w:rsidR="008C6E4E">
        <w:rPr>
          <w:lang w:val="en-US"/>
        </w:rPr>
        <w:t xml:space="preserve"> The brackets are necessary to distinguish between  X as variable and X as possible component of Actor.</w:t>
      </w:r>
      <w:r w:rsidR="00A85090">
        <w:rPr>
          <w:lang w:val="en-US"/>
        </w:rPr>
        <w:t xml:space="preserve"> </w:t>
      </w:r>
      <w:r w:rsidR="00797C7B">
        <w:rPr>
          <w:lang w:val="en-US"/>
        </w:rPr>
        <w:t>Another more complex example:</w:t>
      </w:r>
    </w:p>
    <w:p w14:paraId="32B7D5EB" w14:textId="77777777" w:rsidR="000962D5" w:rsidRPr="00A57A12" w:rsidRDefault="000962D5" w:rsidP="000962D5">
      <w:pPr>
        <w:pStyle w:val="Zitat"/>
        <w:rPr>
          <w:lang w:val="en-US"/>
        </w:rPr>
      </w:pPr>
      <w:r>
        <w:rPr>
          <w:lang w:val="en-US"/>
        </w:rPr>
        <w:t xml:space="preserve">One Actor said “Ja” and an other Actor reacted with laugh within 4 words, or yet another Actor clapped the hands within 3 seconds and this </w:t>
      </w:r>
      <w:r w:rsidR="00A85090">
        <w:rPr>
          <w:lang w:val="en-US"/>
        </w:rPr>
        <w:t xml:space="preserve">all should have happened </w:t>
      </w:r>
      <w:r>
        <w:rPr>
          <w:lang w:val="en-US"/>
        </w:rPr>
        <w:t>within 2 minutes  with any Actor stating: “wonderful feeling”</w:t>
      </w:r>
    </w:p>
    <w:p w14:paraId="51966743" w14:textId="77777777" w:rsidR="00797C7B" w:rsidRDefault="00A85090" w:rsidP="00797C7B">
      <w:pPr>
        <w:pStyle w:val="ExampleCode"/>
      </w:pPr>
      <w:r>
        <w:t>(</w:t>
      </w:r>
      <w:r w:rsidR="000962D5">
        <w:t>Actor.</w:t>
      </w:r>
      <w:r>
        <w:t>(</w:t>
      </w:r>
      <w:r w:rsidR="000962D5">
        <w:t>X</w:t>
      </w:r>
      <w:r>
        <w:t>)</w:t>
      </w:r>
      <w:r w:rsidR="000962D5">
        <w:t>.</w:t>
      </w:r>
      <w:r w:rsidR="000913ED">
        <w:t xml:space="preserve">w=Ja PROX/w/4 </w:t>
      </w:r>
      <w:r w:rsidR="000962D5">
        <w:t>Actor.</w:t>
      </w:r>
      <w:r>
        <w:t>(</w:t>
      </w:r>
      <w:r w:rsidR="000962D5">
        <w:t>Y</w:t>
      </w:r>
      <w:r>
        <w:t>).emotion =laugh)</w:t>
      </w:r>
    </w:p>
    <w:p w14:paraId="12044A33" w14:textId="77777777" w:rsidR="000962D5" w:rsidRDefault="00A85090" w:rsidP="00797C7B">
      <w:pPr>
        <w:pStyle w:val="ExampleCode"/>
      </w:pPr>
      <w:r>
        <w:t xml:space="preserve">OR (Actor.(X).w=Ja </w:t>
      </w:r>
      <w:r w:rsidR="000962D5">
        <w:t>PROX/sec/3 Actor.</w:t>
      </w:r>
      <w:r>
        <w:t>(</w:t>
      </w:r>
      <w:r w:rsidR="000962D5">
        <w:t>Z</w:t>
      </w:r>
      <w:r>
        <w:t>)</w:t>
      </w:r>
      <w:r w:rsidR="000962D5">
        <w:t>.gesture=”clap hands”</w:t>
      </w:r>
      <w:r>
        <w:t>)</w:t>
      </w:r>
    </w:p>
    <w:p w14:paraId="499F4205" w14:textId="77777777" w:rsidR="000962D5" w:rsidRDefault="00A85090" w:rsidP="003C2523">
      <w:pPr>
        <w:pStyle w:val="ExampleCode"/>
      </w:pPr>
      <w:r>
        <w:t xml:space="preserve">PROX/sec/120 </w:t>
      </w:r>
      <w:r w:rsidR="000962D5">
        <w:t>Actor.w adj “wonderful feeling.”</w:t>
      </w:r>
    </w:p>
    <w:p w14:paraId="7DB49C32" w14:textId="77777777" w:rsidR="00CF71B5" w:rsidRPr="0099497C" w:rsidRDefault="00CF71B5" w:rsidP="00CF71B5">
      <w:pPr>
        <w:pStyle w:val="Beschriftung"/>
        <w:keepNext/>
        <w:rPr>
          <w:lang w:val="en-US"/>
        </w:rPr>
      </w:pPr>
      <w:r w:rsidRPr="0099497C">
        <w:rPr>
          <w:lang w:val="en-US"/>
        </w:rPr>
        <w:t xml:space="preserve">Figure </w:t>
      </w:r>
      <w:r w:rsidR="00106E43">
        <w:fldChar w:fldCharType="begin"/>
      </w:r>
      <w:r w:rsidR="00AE3FB9" w:rsidRPr="0099497C">
        <w:rPr>
          <w:lang w:val="en-US"/>
        </w:rPr>
        <w:instrText xml:space="preserve"> SEQ Figure \* ARABIC </w:instrText>
      </w:r>
      <w:r w:rsidR="00106E43">
        <w:fldChar w:fldCharType="separate"/>
      </w:r>
      <w:r w:rsidR="00243C76">
        <w:rPr>
          <w:noProof/>
          <w:lang w:val="en-US"/>
        </w:rPr>
        <w:t>5</w:t>
      </w:r>
      <w:r w:rsidR="00106E43">
        <w:fldChar w:fldCharType="end"/>
      </w:r>
      <w:r w:rsidRPr="0099497C">
        <w:rPr>
          <w:lang w:val="en-US"/>
        </w:rPr>
        <w:t xml:space="preserve"> </w:t>
      </w:r>
      <w:r w:rsidRPr="0099497C">
        <w:rPr>
          <w:noProof/>
          <w:lang w:val="en-US"/>
        </w:rPr>
        <w:t xml:space="preserve">Advanced </w:t>
      </w:r>
      <w:r w:rsidR="00916668">
        <w:rPr>
          <w:noProof/>
          <w:lang w:val="en-US"/>
        </w:rPr>
        <w:t xml:space="preserve">Metadata </w:t>
      </w:r>
      <w:r w:rsidRPr="0099497C">
        <w:rPr>
          <w:noProof/>
          <w:lang w:val="en-US"/>
        </w:rPr>
        <w:t xml:space="preserve">Search </w:t>
      </w:r>
      <w:r w:rsidR="00916668">
        <w:rPr>
          <w:noProof/>
          <w:lang w:val="en-US"/>
        </w:rPr>
        <w:t xml:space="preserve">for </w:t>
      </w:r>
      <w:r w:rsidR="00916668" w:rsidRPr="0099497C">
        <w:rPr>
          <w:lang w:val="en-US"/>
        </w:rPr>
        <w:t>IMDI</w:t>
      </w:r>
      <w:r w:rsidR="00916668" w:rsidRPr="0099497C">
        <w:rPr>
          <w:noProof/>
          <w:lang w:val="en-US"/>
        </w:rPr>
        <w:t>-</w:t>
      </w:r>
      <w:r w:rsidR="00916668">
        <w:rPr>
          <w:noProof/>
          <w:lang w:val="en-US"/>
        </w:rPr>
        <w:t xml:space="preserve">Corpora </w:t>
      </w:r>
      <w:r w:rsidRPr="0099497C">
        <w:rPr>
          <w:noProof/>
          <w:lang w:val="en-US"/>
        </w:rPr>
        <w:t>distinguishing the indices with variables  (X, Y)</w:t>
      </w:r>
    </w:p>
    <w:p w14:paraId="14D916F7" w14:textId="77777777" w:rsidR="00CF71B5" w:rsidRPr="00460A59" w:rsidRDefault="00CF71B5" w:rsidP="00CF71B5">
      <w:r>
        <w:rPr>
          <w:noProof/>
          <w:lang w:val="de-DE" w:eastAsia="de-DE"/>
        </w:rPr>
        <w:drawing>
          <wp:inline distT="0" distB="0" distL="0" distR="0" wp14:anchorId="08F7E3A6" wp14:editId="28E51A11">
            <wp:extent cx="5717540" cy="1697990"/>
            <wp:effectExtent l="19050" t="0" r="0" b="0"/>
            <wp:docPr id="1" name="Bild 1" descr="C:\Users\m\3lingua\clarin\FCS\resources\imdi_browse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3lingua\clarin\FCS\resources\imdi_browser_search.png"/>
                    <pic:cNvPicPr>
                      <a:picLocks noChangeAspect="1" noChangeArrowheads="1"/>
                    </pic:cNvPicPr>
                  </pic:nvPicPr>
                  <pic:blipFill>
                    <a:blip r:embed="rId18" cstate="print"/>
                    <a:srcRect/>
                    <a:stretch>
                      <a:fillRect/>
                    </a:stretch>
                  </pic:blipFill>
                  <pic:spPr bwMode="auto">
                    <a:xfrm>
                      <a:off x="0" y="0"/>
                      <a:ext cx="5717540" cy="1697990"/>
                    </a:xfrm>
                    <a:prstGeom prst="rect">
                      <a:avLst/>
                    </a:prstGeom>
                    <a:noFill/>
                    <a:ln w="9525">
                      <a:noFill/>
                      <a:miter lim="800000"/>
                      <a:headEnd/>
                      <a:tailEnd/>
                    </a:ln>
                  </pic:spPr>
                </pic:pic>
              </a:graphicData>
            </a:graphic>
          </wp:inline>
        </w:drawing>
      </w:r>
    </w:p>
    <w:p w14:paraId="6752AB50" w14:textId="77777777" w:rsidR="005D0659" w:rsidRDefault="005D0659" w:rsidP="00351053">
      <w:pPr>
        <w:pStyle w:val="berschrift2"/>
        <w:rPr>
          <w:lang w:val="en-US"/>
        </w:rPr>
      </w:pPr>
      <w:bookmarkStart w:id="106" w:name="_Toc287824940"/>
      <w:bookmarkStart w:id="107" w:name="_Ref287825519"/>
      <w:bookmarkStart w:id="108" w:name="_Ref287825523"/>
      <w:bookmarkStart w:id="109" w:name="_Ref287960864"/>
      <w:r>
        <w:rPr>
          <w:lang w:val="en-US"/>
        </w:rPr>
        <w:t>Restrict</w:t>
      </w:r>
      <w:r w:rsidR="008B7A3F">
        <w:rPr>
          <w:lang w:val="en-US"/>
        </w:rPr>
        <w:t>ing</w:t>
      </w:r>
      <w:r>
        <w:rPr>
          <w:lang w:val="en-US"/>
        </w:rPr>
        <w:t xml:space="preserve"> </w:t>
      </w:r>
      <w:r w:rsidR="00326BED">
        <w:rPr>
          <w:lang w:val="en-US"/>
        </w:rPr>
        <w:t xml:space="preserve">Search </w:t>
      </w:r>
      <w:r>
        <w:rPr>
          <w:lang w:val="en-US"/>
        </w:rPr>
        <w:t xml:space="preserve">by </w:t>
      </w:r>
      <w:r w:rsidR="00D313B9">
        <w:rPr>
          <w:lang w:val="en-US"/>
        </w:rPr>
        <w:t>Repositories/</w:t>
      </w:r>
      <w:r>
        <w:rPr>
          <w:lang w:val="en-US"/>
        </w:rPr>
        <w:t>Corp</w:t>
      </w:r>
      <w:r w:rsidR="008B7A3F">
        <w:rPr>
          <w:lang w:val="en-US"/>
        </w:rPr>
        <w:t>ora</w:t>
      </w:r>
      <w:r w:rsidR="00D313B9">
        <w:rPr>
          <w:lang w:val="en-US"/>
        </w:rPr>
        <w:t>/Collections</w:t>
      </w:r>
      <w:bookmarkEnd w:id="106"/>
      <w:bookmarkEnd w:id="107"/>
      <w:bookmarkEnd w:id="108"/>
      <w:bookmarkEnd w:id="109"/>
    </w:p>
    <w:p w14:paraId="698314FF" w14:textId="77777777" w:rsidR="005D0659" w:rsidRDefault="005D0659" w:rsidP="005D0659">
      <w:pPr>
        <w:rPr>
          <w:lang w:val="en-US"/>
        </w:rPr>
      </w:pPr>
      <w:r>
        <w:rPr>
          <w:lang w:val="en-US"/>
        </w:rPr>
        <w:t xml:space="preserve">Until now we only “searched” on the content (xor in metadata). But obviously – especially if we think of a federated search with many repositories linked in – the client will seldom want to search over all the content available (Apart from the question if it is a good idea performance-wise.). </w:t>
      </w:r>
    </w:p>
    <w:p w14:paraId="64C95AEB" w14:textId="77777777" w:rsidR="005D0659" w:rsidRDefault="005D0659" w:rsidP="005D0659">
      <w:pPr>
        <w:rPr>
          <w:lang w:val="en-US"/>
        </w:rPr>
      </w:pPr>
      <w:r>
        <w:rPr>
          <w:lang w:val="en-US"/>
        </w:rPr>
        <w:t xml:space="preserve">So we need means to </w:t>
      </w:r>
      <w:r w:rsidRPr="00CD34FA">
        <w:rPr>
          <w:rStyle w:val="IntensiveHervorhebung"/>
          <w:lang w:val="en-US"/>
        </w:rPr>
        <w:t>restrict the dataset to search in</w:t>
      </w:r>
      <w:r>
        <w:rPr>
          <w:lang w:val="en-US"/>
        </w:rPr>
        <w:t>.</w:t>
      </w:r>
      <w:r w:rsidR="00247A0A">
        <w:rPr>
          <w:lang w:val="en-US"/>
        </w:rPr>
        <w:t xml:space="preserve"> The simplest way </w:t>
      </w:r>
      <w:r>
        <w:rPr>
          <w:lang w:val="en-US"/>
        </w:rPr>
        <w:t xml:space="preserve">is to select </w:t>
      </w:r>
      <w:r w:rsidR="00247A0A">
        <w:rPr>
          <w:lang w:val="en-US"/>
        </w:rPr>
        <w:t>one repository/c</w:t>
      </w:r>
      <w:r w:rsidR="00023A94">
        <w:rPr>
          <w:lang w:val="en-US"/>
        </w:rPr>
        <w:t>ollection/dataset out of a list</w:t>
      </w:r>
      <w:r w:rsidR="00247A0A">
        <w:rPr>
          <w:lang w:val="en-US"/>
        </w:rPr>
        <w:t xml:space="preserve"> the search service provides. </w:t>
      </w:r>
      <w:r>
        <w:rPr>
          <w:lang w:val="en-US"/>
        </w:rPr>
        <w:t xml:space="preserve">The corresponding feature in </w:t>
      </w:r>
      <w:r w:rsidRPr="00651E65">
        <w:rPr>
          <w:rStyle w:val="NamedEntityZchn"/>
        </w:rPr>
        <w:lastRenderedPageBreak/>
        <w:t>Trova</w:t>
      </w:r>
      <w:r>
        <w:rPr>
          <w:lang w:val="en-US"/>
        </w:rPr>
        <w:t xml:space="preserve"> search</w:t>
      </w:r>
      <w:r w:rsidR="00D313B9">
        <w:rPr>
          <w:lang w:val="en-US"/>
        </w:rPr>
        <w:t xml:space="preserve"> </w:t>
      </w:r>
      <w:commentRangeStart w:id="110"/>
      <w:r w:rsidR="00023A94">
        <w:rPr>
          <w:lang w:val="en-US"/>
        </w:rPr>
        <w:t xml:space="preserve">is the </w:t>
      </w:r>
      <w:r w:rsidR="00023A94" w:rsidRPr="005B74D1">
        <w:rPr>
          <w:rStyle w:val="DefZchn"/>
        </w:rPr>
        <w:t>Domain</w:t>
      </w:r>
      <w:r w:rsidR="00023A94">
        <w:rPr>
          <w:lang w:val="en-US"/>
        </w:rPr>
        <w:t>-parameter. This is a required parameter that allows to select the r</w:t>
      </w:r>
      <w:r w:rsidR="00D313B9">
        <w:rPr>
          <w:lang w:val="en-US"/>
        </w:rPr>
        <w:t>esource (or corpus)</w:t>
      </w:r>
      <w:commentRangeEnd w:id="110"/>
      <w:r w:rsidR="00D313B9">
        <w:rPr>
          <w:rStyle w:val="Kommentarzeichen"/>
        </w:rPr>
        <w:commentReference w:id="110"/>
      </w:r>
      <w:r>
        <w:rPr>
          <w:lang w:val="en-US"/>
        </w:rPr>
        <w:t xml:space="preserve"> to perform content search in. </w:t>
      </w:r>
    </w:p>
    <w:p w14:paraId="1BB1D2DF" w14:textId="77777777" w:rsidR="00247A0A" w:rsidRDefault="00247A0A" w:rsidP="00247A0A">
      <w:pPr>
        <w:rPr>
          <w:lang w:val="en-US"/>
        </w:rPr>
      </w:pPr>
      <w:r>
        <w:rPr>
          <w:lang w:val="en-US"/>
        </w:rPr>
        <w:t xml:space="preserve">If we generalize this a bit, we should of course accept a </w:t>
      </w:r>
      <w:r w:rsidRPr="00A006B7">
        <w:rPr>
          <w:rStyle w:val="IntensiveHervorhebung"/>
          <w:lang w:val="en-US"/>
        </w:rPr>
        <w:t xml:space="preserve">multi-selection </w:t>
      </w:r>
      <w:r>
        <w:rPr>
          <w:lang w:val="en-US"/>
        </w:rPr>
        <w:t>as well</w:t>
      </w:r>
      <w:r w:rsidR="00A006B7">
        <w:rPr>
          <w:lang w:val="en-US"/>
        </w:rPr>
        <w:t>. (A</w:t>
      </w:r>
      <w:r>
        <w:rPr>
          <w:lang w:val="en-US"/>
        </w:rPr>
        <w:t>nd it may be necessary to allow to search even in individual resources in some cases</w:t>
      </w:r>
      <w:r w:rsidR="00A006B7">
        <w:rPr>
          <w:lang w:val="en-US"/>
        </w:rPr>
        <w:t xml:space="preserve"> – see  </w:t>
      </w:r>
      <w:r w:rsidR="00106E43">
        <w:rPr>
          <w:lang w:val="en-US"/>
        </w:rPr>
        <w:fldChar w:fldCharType="begin"/>
      </w:r>
      <w:r w:rsidR="00A006B7">
        <w:rPr>
          <w:lang w:val="en-US"/>
        </w:rPr>
        <w:instrText xml:space="preserve"> REF _Ref287822508 \w \h </w:instrText>
      </w:r>
      <w:r w:rsidR="00106E43">
        <w:rPr>
          <w:lang w:val="en-US"/>
        </w:rPr>
      </w:r>
      <w:r w:rsidR="00106E43">
        <w:rPr>
          <w:lang w:val="en-US"/>
        </w:rPr>
        <w:fldChar w:fldCharType="separate"/>
      </w:r>
      <w:r w:rsidR="00243C76">
        <w:rPr>
          <w:lang w:val="en-US"/>
        </w:rPr>
        <w:t>4.5.2</w:t>
      </w:r>
      <w:r w:rsidR="00106E43">
        <w:rPr>
          <w:lang w:val="en-US"/>
        </w:rPr>
        <w:fldChar w:fldCharType="end"/>
      </w:r>
      <w:r w:rsidR="006C330F">
        <w:rPr>
          <w:lang w:val="en-US"/>
        </w:rPr>
        <w:t>)</w:t>
      </w:r>
      <w:r>
        <w:rPr>
          <w:lang w:val="en-US"/>
        </w:rPr>
        <w:t>.</w:t>
      </w:r>
    </w:p>
    <w:p w14:paraId="0FF38543" w14:textId="77777777" w:rsidR="00417B48" w:rsidRDefault="00DB4B6F" w:rsidP="005D0659">
      <w:pPr>
        <w:rPr>
          <w:lang w:val="en-US"/>
        </w:rPr>
      </w:pPr>
      <w:r>
        <w:rPr>
          <w:lang w:val="en-US"/>
        </w:rPr>
        <w:t xml:space="preserve">And although </w:t>
      </w:r>
      <w:r w:rsidR="001E27E5">
        <w:rPr>
          <w:lang w:val="en-US"/>
        </w:rPr>
        <w:t xml:space="preserve">following are </w:t>
      </w:r>
      <w:r w:rsidR="00732437">
        <w:rPr>
          <w:lang w:val="en-US"/>
        </w:rPr>
        <w:t xml:space="preserve">tightly </w:t>
      </w:r>
      <w:r>
        <w:rPr>
          <w:lang w:val="en-US"/>
        </w:rPr>
        <w:t xml:space="preserve">related we </w:t>
      </w:r>
      <w:r w:rsidR="001E27E5">
        <w:rPr>
          <w:lang w:val="en-US"/>
        </w:rPr>
        <w:t xml:space="preserve">still have to </w:t>
      </w:r>
      <w:r>
        <w:rPr>
          <w:lang w:val="en-US"/>
        </w:rPr>
        <w:t xml:space="preserve">distinguish between </w:t>
      </w:r>
    </w:p>
    <w:p w14:paraId="0C4C236D" w14:textId="77777777" w:rsidR="00417B48" w:rsidRDefault="00DB4B6F" w:rsidP="001E27E5">
      <w:pPr>
        <w:pStyle w:val="Listenabsatz"/>
        <w:numPr>
          <w:ilvl w:val="0"/>
          <w:numId w:val="29"/>
        </w:numPr>
        <w:rPr>
          <w:lang w:val="en-US"/>
        </w:rPr>
      </w:pPr>
      <w:r w:rsidRPr="00417B48">
        <w:rPr>
          <w:lang w:val="en-US"/>
        </w:rPr>
        <w:t xml:space="preserve">restricting the federated search </w:t>
      </w:r>
      <w:r w:rsidRPr="00417B48">
        <w:rPr>
          <w:rStyle w:val="IntensiveHervorhebung"/>
          <w:lang w:val="en-US"/>
        </w:rPr>
        <w:t>by repositories</w:t>
      </w:r>
      <w:r w:rsidRPr="00417B48">
        <w:rPr>
          <w:lang w:val="en-US"/>
        </w:rPr>
        <w:t xml:space="preserve">, </w:t>
      </w:r>
    </w:p>
    <w:p w14:paraId="5FF7B608" w14:textId="77777777" w:rsidR="00417B48" w:rsidRDefault="00DB4B6F" w:rsidP="001E27E5">
      <w:pPr>
        <w:pStyle w:val="Listenabsatz"/>
        <w:numPr>
          <w:ilvl w:val="0"/>
          <w:numId w:val="29"/>
        </w:numPr>
        <w:rPr>
          <w:lang w:val="en-US"/>
        </w:rPr>
      </w:pPr>
      <w:r w:rsidRPr="00417B48">
        <w:rPr>
          <w:lang w:val="en-US"/>
        </w:rPr>
        <w:t xml:space="preserve">restricting the search (even a non-federated search in one repository) to a list of </w:t>
      </w:r>
      <w:r w:rsidRPr="00417B48">
        <w:rPr>
          <w:rStyle w:val="IntensiveHervorhebung"/>
          <w:lang w:val="en-US"/>
        </w:rPr>
        <w:t>collections</w:t>
      </w:r>
      <w:r w:rsidR="00417B48" w:rsidRPr="00417B48">
        <w:rPr>
          <w:lang w:val="en-US"/>
        </w:rPr>
        <w:t xml:space="preserve"> </w:t>
      </w:r>
    </w:p>
    <w:p w14:paraId="3D0F3BE8" w14:textId="77777777" w:rsidR="00D313B9" w:rsidRPr="00417B48" w:rsidRDefault="00DB4B6F" w:rsidP="001E27E5">
      <w:pPr>
        <w:pStyle w:val="Listenabsatz"/>
        <w:numPr>
          <w:ilvl w:val="0"/>
          <w:numId w:val="29"/>
        </w:numPr>
        <w:rPr>
          <w:lang w:val="en-US"/>
        </w:rPr>
      </w:pPr>
      <w:r w:rsidRPr="00417B48">
        <w:rPr>
          <w:rStyle w:val="IntensiveHervorhebung"/>
          <w:lang w:val="en-US"/>
        </w:rPr>
        <w:t>a federated search in selected collections (in multiple repositories)</w:t>
      </w:r>
      <w:r w:rsidR="00417B48">
        <w:rPr>
          <w:lang w:val="en-US"/>
        </w:rPr>
        <w:t>,</w:t>
      </w:r>
      <w:r w:rsidRPr="00417B48">
        <w:rPr>
          <w:lang w:val="en-US"/>
        </w:rPr>
        <w:t xml:space="preserve"> </w:t>
      </w:r>
      <w:r w:rsidR="00417B48" w:rsidRPr="00417B48">
        <w:rPr>
          <w:lang w:val="en-US"/>
        </w:rPr>
        <w:t xml:space="preserve">where </w:t>
      </w:r>
      <w:r w:rsidRPr="00417B48">
        <w:rPr>
          <w:lang w:val="en-US"/>
        </w:rPr>
        <w:t xml:space="preserve">either </w:t>
      </w:r>
    </w:p>
    <w:p w14:paraId="0C79F572" w14:textId="77777777" w:rsidR="00D313B9" w:rsidRPr="00D313B9" w:rsidRDefault="00DB4B6F" w:rsidP="00417B48">
      <w:pPr>
        <w:pStyle w:val="Listenabsatz"/>
        <w:numPr>
          <w:ilvl w:val="0"/>
          <w:numId w:val="28"/>
        </w:numPr>
        <w:rPr>
          <w:lang w:val="en-US"/>
        </w:rPr>
      </w:pPr>
      <w:r w:rsidRPr="00D313B9">
        <w:rPr>
          <w:lang w:val="en-US"/>
        </w:rPr>
        <w:t>the federated search is able to backtrack the right</w:t>
      </w:r>
      <w:r w:rsidR="00D313B9">
        <w:rPr>
          <w:lang w:val="en-US"/>
        </w:rPr>
        <w:t xml:space="preserve"> repository for given resource or</w:t>
      </w:r>
    </w:p>
    <w:p w14:paraId="3DC9D8CD" w14:textId="77777777" w:rsidR="00D313B9" w:rsidRPr="00D313B9" w:rsidRDefault="00DB4B6F" w:rsidP="00417B48">
      <w:pPr>
        <w:pStyle w:val="Listenabsatz"/>
        <w:numPr>
          <w:ilvl w:val="0"/>
          <w:numId w:val="28"/>
        </w:numPr>
        <w:rPr>
          <w:lang w:val="en-US"/>
        </w:rPr>
      </w:pPr>
      <w:r w:rsidRPr="00D313B9">
        <w:rPr>
          <w:lang w:val="en-US"/>
        </w:rPr>
        <w:t xml:space="preserve">the user would have to provide both repository and collection parameter, or </w:t>
      </w:r>
    </w:p>
    <w:p w14:paraId="038F07C5" w14:textId="77777777" w:rsidR="00754D5D" w:rsidRDefault="00DB4B6F" w:rsidP="005D0659">
      <w:pPr>
        <w:pStyle w:val="Listenabsatz"/>
        <w:numPr>
          <w:ilvl w:val="0"/>
          <w:numId w:val="28"/>
        </w:numPr>
        <w:rPr>
          <w:lang w:val="en-US"/>
        </w:rPr>
      </w:pPr>
      <w:r w:rsidRPr="00754D5D">
        <w:rPr>
          <w:lang w:val="en-US"/>
        </w:rPr>
        <w:t xml:space="preserve">all repositories would have to be queried. </w:t>
      </w:r>
    </w:p>
    <w:p w14:paraId="2129B522" w14:textId="77777777" w:rsidR="00B86A5C" w:rsidRDefault="00DB4B6F" w:rsidP="00B86A5C">
      <w:pPr>
        <w:pStyle w:val="Listenabsatz"/>
        <w:rPr>
          <w:lang w:val="en-US"/>
        </w:rPr>
      </w:pPr>
      <w:r w:rsidRPr="00754D5D">
        <w:rPr>
          <w:lang w:val="en-US"/>
        </w:rPr>
        <w:t xml:space="preserve">The first option seems </w:t>
      </w:r>
      <w:r w:rsidR="00932B81" w:rsidRPr="00754D5D">
        <w:rPr>
          <w:lang w:val="en-US"/>
        </w:rPr>
        <w:t xml:space="preserve">the </w:t>
      </w:r>
      <w:r w:rsidRPr="00754D5D">
        <w:rPr>
          <w:lang w:val="en-US"/>
        </w:rPr>
        <w:t>most “right” one</w:t>
      </w:r>
      <w:r w:rsidR="00932B81" w:rsidRPr="00754D5D">
        <w:rPr>
          <w:lang w:val="en-US"/>
        </w:rPr>
        <w:t xml:space="preserve">, but </w:t>
      </w:r>
      <w:r w:rsidR="007A3BD7" w:rsidRPr="00754D5D">
        <w:rPr>
          <w:lang w:val="en-US"/>
        </w:rPr>
        <w:t>depends on the way the information about existing collections will be communicated between the components (see</w:t>
      </w:r>
      <w:r w:rsidR="00D313B9" w:rsidRPr="00754D5D">
        <w:rPr>
          <w:lang w:val="en-US"/>
        </w:rPr>
        <w:t xml:space="preserve"> </w:t>
      </w:r>
      <w:r w:rsidR="007A3BD7" w:rsidRPr="00754D5D">
        <w:rPr>
          <w:lang w:val="en-US"/>
        </w:rPr>
        <w:t xml:space="preserve"> </w:t>
      </w:r>
      <w:r w:rsidR="00106E43" w:rsidRPr="00754D5D">
        <w:rPr>
          <w:lang w:val="en-US"/>
        </w:rPr>
        <w:fldChar w:fldCharType="begin"/>
      </w:r>
      <w:r w:rsidR="007A3BD7" w:rsidRPr="00754D5D">
        <w:rPr>
          <w:lang w:val="en-US"/>
        </w:rPr>
        <w:instrText xml:space="preserve"> REF _Ref287707700 \w \h </w:instrText>
      </w:r>
      <w:r w:rsidR="00106E43" w:rsidRPr="00754D5D">
        <w:rPr>
          <w:lang w:val="en-US"/>
        </w:rPr>
      </w:r>
      <w:r w:rsidR="00106E43" w:rsidRPr="00754D5D">
        <w:rPr>
          <w:lang w:val="en-US"/>
        </w:rPr>
        <w:fldChar w:fldCharType="separate"/>
      </w:r>
      <w:r w:rsidR="00243C76">
        <w:rPr>
          <w:lang w:val="en-US"/>
        </w:rPr>
        <w:t>4.5.1</w:t>
      </w:r>
      <w:r w:rsidR="00106E43" w:rsidRPr="00754D5D">
        <w:rPr>
          <w:lang w:val="en-US"/>
        </w:rPr>
        <w:fldChar w:fldCharType="end"/>
      </w:r>
      <w:r w:rsidR="007A3BD7" w:rsidRPr="00754D5D">
        <w:rPr>
          <w:lang w:val="en-US"/>
        </w:rPr>
        <w:t xml:space="preserve"> </w:t>
      </w:r>
      <w:r w:rsidR="00106E43" w:rsidRPr="00754D5D">
        <w:rPr>
          <w:lang w:val="en-US"/>
        </w:rPr>
        <w:fldChar w:fldCharType="begin"/>
      </w:r>
      <w:r w:rsidR="007A3BD7" w:rsidRPr="00754D5D">
        <w:rPr>
          <w:lang w:val="en-US"/>
        </w:rPr>
        <w:instrText xml:space="preserve"> REF _Ref287707700 \h </w:instrText>
      </w:r>
      <w:r w:rsidR="00106E43" w:rsidRPr="00754D5D">
        <w:rPr>
          <w:lang w:val="en-US"/>
        </w:rPr>
      </w:r>
      <w:r w:rsidR="00106E43" w:rsidRPr="00754D5D">
        <w:rPr>
          <w:lang w:val="en-US"/>
        </w:rPr>
        <w:fldChar w:fldCharType="separate"/>
      </w:r>
      <w:r w:rsidR="00243C76" w:rsidRPr="00754D5D">
        <w:rPr>
          <w:lang w:val="en-US"/>
        </w:rPr>
        <w:t xml:space="preserve">Announcing </w:t>
      </w:r>
      <w:r w:rsidR="00243C76">
        <w:rPr>
          <w:lang w:val="en-US"/>
        </w:rPr>
        <w:t>Repositories / C</w:t>
      </w:r>
      <w:r w:rsidR="00243C76" w:rsidRPr="00754D5D">
        <w:rPr>
          <w:lang w:val="en-US"/>
        </w:rPr>
        <w:t>ollections</w:t>
      </w:r>
      <w:r w:rsidR="00106E43" w:rsidRPr="00754D5D">
        <w:rPr>
          <w:lang w:val="en-US"/>
        </w:rPr>
        <w:fldChar w:fldCharType="end"/>
      </w:r>
      <w:r w:rsidR="007A3BD7" w:rsidRPr="00754D5D">
        <w:rPr>
          <w:lang w:val="en-US"/>
        </w:rPr>
        <w:t>) .</w:t>
      </w:r>
    </w:p>
    <w:p w14:paraId="5816A567" w14:textId="77777777" w:rsidR="00DB4B6F" w:rsidRPr="00754D5D" w:rsidRDefault="00DB4B6F" w:rsidP="00754D5D">
      <w:pPr>
        <w:pStyle w:val="berschrift3"/>
        <w:rPr>
          <w:lang w:val="en-US"/>
        </w:rPr>
      </w:pPr>
      <w:bookmarkStart w:id="111" w:name="_Ref287707700"/>
      <w:bookmarkStart w:id="112" w:name="_Toc287824941"/>
      <w:r w:rsidRPr="00754D5D">
        <w:rPr>
          <w:lang w:val="en-US"/>
        </w:rPr>
        <w:t xml:space="preserve">Announcing </w:t>
      </w:r>
      <w:r w:rsidR="00046AFA">
        <w:rPr>
          <w:lang w:val="en-US"/>
        </w:rPr>
        <w:t>R</w:t>
      </w:r>
      <w:r w:rsidR="00754D5D">
        <w:rPr>
          <w:lang w:val="en-US"/>
        </w:rPr>
        <w:t xml:space="preserve">epositories / </w:t>
      </w:r>
      <w:r w:rsidR="00046AFA">
        <w:rPr>
          <w:lang w:val="en-US"/>
        </w:rPr>
        <w:t>C</w:t>
      </w:r>
      <w:r w:rsidRPr="00754D5D">
        <w:rPr>
          <w:lang w:val="en-US"/>
        </w:rPr>
        <w:t>ollections</w:t>
      </w:r>
      <w:bookmarkEnd w:id="111"/>
      <w:bookmarkEnd w:id="112"/>
    </w:p>
    <w:p w14:paraId="77D44844" w14:textId="77777777" w:rsidR="00B86A5C" w:rsidRDefault="00B86A5C" w:rsidP="00B86A5C">
      <w:pPr>
        <w:rPr>
          <w:lang w:val="en-US"/>
        </w:rPr>
      </w:pPr>
      <w:r>
        <w:rPr>
          <w:lang w:val="en-US"/>
        </w:rPr>
        <w:t xml:space="preserve">Theoretically we could start with just a simple list of URLs in a config-file of the composite service, but such solution would most probably not suffice even in the simplest setup. Even in the first EDC prototype we already need at least two levels: </w:t>
      </w:r>
    </w:p>
    <w:p w14:paraId="25E54F77" w14:textId="77777777" w:rsidR="00B86A5C" w:rsidRDefault="00046AFA" w:rsidP="00B86A5C">
      <w:pPr>
        <w:pStyle w:val="TermDef"/>
      </w:pPr>
      <w:r>
        <w:t>R</w:t>
      </w:r>
      <w:r w:rsidR="00B86A5C">
        <w:t xml:space="preserve">epository list </w:t>
      </w:r>
    </w:p>
    <w:p w14:paraId="69265E52" w14:textId="77777777" w:rsidR="00B86A5C" w:rsidRPr="00932B81" w:rsidRDefault="00B86A5C" w:rsidP="00B86A5C">
      <w:pPr>
        <w:pStyle w:val="TermExplain"/>
      </w:pPr>
      <w:r>
        <w:t>the root-list that l</w:t>
      </w:r>
      <w:r w:rsidR="001E27E5">
        <w:t>ists all available entry points</w:t>
      </w:r>
    </w:p>
    <w:p w14:paraId="7FFD64AC" w14:textId="77777777" w:rsidR="00B86A5C" w:rsidRDefault="00046AFA" w:rsidP="00B86A5C">
      <w:pPr>
        <w:pStyle w:val="TermDef"/>
      </w:pPr>
      <w:r>
        <w:t>C</w:t>
      </w:r>
      <w:r w:rsidR="00B86A5C">
        <w:t>ollections/</w:t>
      </w:r>
      <w:r>
        <w:t>C</w:t>
      </w:r>
      <w:r w:rsidR="00B86A5C">
        <w:t xml:space="preserve">orpora list </w:t>
      </w:r>
    </w:p>
    <w:p w14:paraId="370C2879" w14:textId="77777777" w:rsidR="00B86A5C" w:rsidRDefault="00B86A5C" w:rsidP="00B86A5C">
      <w:pPr>
        <w:pStyle w:val="TermExplain"/>
      </w:pPr>
      <w:r>
        <w:t>the list offered by individu</w:t>
      </w:r>
      <w:r w:rsidR="00732437">
        <w:t>al repositories announcing the their searchable</w:t>
      </w:r>
      <w:r>
        <w:t xml:space="preserve"> collections. </w:t>
      </w:r>
    </w:p>
    <w:p w14:paraId="68798BE3" w14:textId="77777777" w:rsidR="00B86A5C" w:rsidRDefault="00B86A5C" w:rsidP="00B86A5C">
      <w:pPr>
        <w:pStyle w:val="TermExplain"/>
      </w:pPr>
      <w:r>
        <w:t xml:space="preserve">Even if there may be repositories, that can be only searched in whole, already in the first phase we have repositories offering </w:t>
      </w:r>
      <w:r w:rsidR="006C330F">
        <w:t xml:space="preserve">individually searchable </w:t>
      </w:r>
      <w:r>
        <w:t>collections (</w:t>
      </w:r>
      <w:r w:rsidRPr="00707D5B">
        <w:rPr>
          <w:rStyle w:val="NamedEntityZchn"/>
        </w:rPr>
        <w:t>TROVA, C4</w:t>
      </w:r>
      <w:r>
        <w:t xml:space="preserve">). </w:t>
      </w:r>
    </w:p>
    <w:p w14:paraId="19F86CD1" w14:textId="77777777" w:rsidR="006C330F" w:rsidRDefault="00B86A5C" w:rsidP="006C330F">
      <w:pPr>
        <w:pStyle w:val="TermExplain"/>
      </w:pPr>
      <w:r>
        <w:t>It is only natural to think this list nested (yielding a collection tree).</w:t>
      </w:r>
    </w:p>
    <w:p w14:paraId="6A73503C" w14:textId="77777777" w:rsidR="00B86A5C" w:rsidRDefault="006C330F" w:rsidP="00DB4B6F">
      <w:pPr>
        <w:rPr>
          <w:lang w:val="en-US"/>
        </w:rPr>
      </w:pPr>
      <w:r>
        <w:rPr>
          <w:lang w:val="en-US"/>
        </w:rPr>
        <w:t xml:space="preserve">One task of the composite service should be to provide an aggregated collection-list, e.g. </w:t>
      </w:r>
      <w:r w:rsidR="006A711D">
        <w:rPr>
          <w:lang w:val="en-US"/>
        </w:rPr>
        <w:t xml:space="preserve">as </w:t>
      </w:r>
      <w:r w:rsidR="00B86A5C" w:rsidRPr="008245FE">
        <w:rPr>
          <w:rStyle w:val="IntensiveHervorhebung"/>
          <w:lang w:val="en-US"/>
        </w:rPr>
        <w:t>one tree</w:t>
      </w:r>
      <w:r w:rsidR="00B86A5C">
        <w:rPr>
          <w:lang w:val="en-US"/>
        </w:rPr>
        <w:t xml:space="preserve"> with all the repositories listed in the first level, continuing with the collections </w:t>
      </w:r>
      <w:r w:rsidR="006A711D">
        <w:rPr>
          <w:lang w:val="en-US"/>
        </w:rPr>
        <w:t>as children</w:t>
      </w:r>
      <w:r>
        <w:rPr>
          <w:lang w:val="en-US"/>
        </w:rPr>
        <w:t xml:space="preserve">. However this is just </w:t>
      </w:r>
      <w:r w:rsidR="006A711D">
        <w:rPr>
          <w:lang w:val="en-US"/>
        </w:rPr>
        <w:t xml:space="preserve">one possible data </w:t>
      </w:r>
      <w:r>
        <w:rPr>
          <w:lang w:val="en-US"/>
        </w:rPr>
        <w:t>structure. In the concrete realization, this tree may be inverted, listing</w:t>
      </w:r>
      <w:r w:rsidR="006A711D">
        <w:rPr>
          <w:lang w:val="en-US"/>
        </w:rPr>
        <w:t xml:space="preserve"> all collections in a flat-list, </w:t>
      </w:r>
      <w:r>
        <w:rPr>
          <w:lang w:val="en-US"/>
        </w:rPr>
        <w:t>linking to their respective repositories.</w:t>
      </w:r>
    </w:p>
    <w:p w14:paraId="64DA047B" w14:textId="77777777" w:rsidR="00591FF9" w:rsidRDefault="00591FF9" w:rsidP="00DB4B6F">
      <w:pPr>
        <w:rPr>
          <w:lang w:val="en-US"/>
        </w:rPr>
      </w:pPr>
      <w:r>
        <w:rPr>
          <w:lang w:val="en-US"/>
        </w:rPr>
        <w:t>We could think of handling repositories and collections (resources) uniformly, ie within the same data structure (tree). However the available SRU features suggest a separate handling:</w:t>
      </w:r>
    </w:p>
    <w:p w14:paraId="1AEAD819" w14:textId="77777777" w:rsidR="00CD1493" w:rsidRDefault="00CD1493" w:rsidP="00DB4B6F">
      <w:pPr>
        <w:rPr>
          <w:lang w:val="en-US"/>
        </w:rPr>
      </w:pPr>
      <w:r>
        <w:rPr>
          <w:lang w:val="en-US"/>
        </w:rPr>
        <w:t xml:space="preserve">There is a special provision in </w:t>
      </w:r>
      <w:r w:rsidR="00591FF9">
        <w:rPr>
          <w:lang w:val="en-US"/>
        </w:rPr>
        <w:t xml:space="preserve">the </w:t>
      </w:r>
      <w:r w:rsidRPr="006A711D">
        <w:rPr>
          <w:rStyle w:val="DefZchn"/>
        </w:rPr>
        <w:t>explain</w:t>
      </w:r>
      <w:r>
        <w:rPr>
          <w:lang w:val="en-US"/>
        </w:rPr>
        <w:t>-</w:t>
      </w:r>
      <w:r w:rsidR="00591FF9">
        <w:rPr>
          <w:lang w:val="en-US"/>
        </w:rPr>
        <w:t xml:space="preserve">record – the default mechanism for announcing capabilities – </w:t>
      </w:r>
      <w:r>
        <w:rPr>
          <w:lang w:val="en-US"/>
        </w:rPr>
        <w:t xml:space="preserve">for describing not only the originating server, but also other servers, so called </w:t>
      </w:r>
      <w:r w:rsidRPr="006A711D">
        <w:rPr>
          <w:rStyle w:val="NamedEntityZchn"/>
        </w:rPr>
        <w:t>Friends and Neighbours</w:t>
      </w:r>
      <w:r>
        <w:rPr>
          <w:rStyle w:val="Funotenzeichen"/>
          <w:lang w:val="en-US"/>
        </w:rPr>
        <w:footnoteReference w:id="26"/>
      </w:r>
      <w:r>
        <w:rPr>
          <w:lang w:val="en-US"/>
        </w:rPr>
        <w:t xml:space="preserve">. (The corresponsing element </w:t>
      </w:r>
      <w:r w:rsidRPr="00CD1493">
        <w:rPr>
          <w:rStyle w:val="DefZchn"/>
        </w:rPr>
        <w:t xml:space="preserve">serverInfo </w:t>
      </w:r>
      <w:r>
        <w:rPr>
          <w:lang w:val="en-US"/>
        </w:rPr>
        <w:t xml:space="preserve">is described in </w:t>
      </w:r>
      <w:r w:rsidR="00106E43">
        <w:rPr>
          <w:lang w:val="en-US"/>
        </w:rPr>
        <w:fldChar w:fldCharType="begin"/>
      </w:r>
      <w:r w:rsidR="006A711D">
        <w:rPr>
          <w:lang w:val="en-US"/>
        </w:rPr>
        <w:instrText xml:space="preserve"> REF _Ref287819874 \w \h </w:instrText>
      </w:r>
      <w:r w:rsidR="00106E43">
        <w:rPr>
          <w:lang w:val="en-US"/>
        </w:rPr>
      </w:r>
      <w:r w:rsidR="00106E43">
        <w:rPr>
          <w:lang w:val="en-US"/>
        </w:rPr>
        <w:fldChar w:fldCharType="separate"/>
      </w:r>
      <w:r w:rsidR="00243C76">
        <w:rPr>
          <w:lang w:val="en-US"/>
        </w:rPr>
        <w:t>Appendix A.1</w:t>
      </w:r>
      <w:r w:rsidR="00106E43">
        <w:rPr>
          <w:lang w:val="en-US"/>
        </w:rPr>
        <w:fldChar w:fldCharType="end"/>
      </w:r>
      <w:r w:rsidR="006A711D">
        <w:rPr>
          <w:lang w:val="en-US"/>
        </w:rPr>
        <w:t xml:space="preserve"> </w:t>
      </w:r>
      <w:r w:rsidR="00106E43">
        <w:rPr>
          <w:lang w:val="en-US"/>
        </w:rPr>
        <w:fldChar w:fldCharType="begin"/>
      </w:r>
      <w:r w:rsidR="006A711D">
        <w:rPr>
          <w:lang w:val="en-US"/>
        </w:rPr>
        <w:instrText xml:space="preserve"> REF _Ref287819874 \h </w:instrText>
      </w:r>
      <w:r w:rsidR="00106E43">
        <w:rPr>
          <w:lang w:val="en-US"/>
        </w:rPr>
      </w:r>
      <w:r w:rsidR="00106E43">
        <w:rPr>
          <w:lang w:val="en-US"/>
        </w:rPr>
        <w:fldChar w:fldCharType="separate"/>
      </w:r>
      <w:r w:rsidR="00243C76" w:rsidRPr="003E0CC8">
        <w:rPr>
          <w:lang w:val="en-US"/>
        </w:rPr>
        <w:t>ZeeRex format</w:t>
      </w:r>
      <w:r w:rsidR="00106E43">
        <w:rPr>
          <w:lang w:val="en-US"/>
        </w:rPr>
        <w:fldChar w:fldCharType="end"/>
      </w:r>
      <w:r w:rsidR="006A711D">
        <w:rPr>
          <w:lang w:val="en-US"/>
        </w:rPr>
        <w:t xml:space="preserve">). </w:t>
      </w:r>
      <w:r w:rsidR="00591FF9">
        <w:rPr>
          <w:lang w:val="en-US"/>
        </w:rPr>
        <w:t>That seems a clear candidate for the</w:t>
      </w:r>
      <w:r w:rsidR="006A711D">
        <w:rPr>
          <w:lang w:val="en-US"/>
        </w:rPr>
        <w:t xml:space="preserve"> </w:t>
      </w:r>
      <w:r w:rsidR="006A711D" w:rsidRPr="00591FF9">
        <w:rPr>
          <w:rStyle w:val="IntensiveHervorhebung"/>
          <w:lang w:val="en-US"/>
        </w:rPr>
        <w:t>repository list</w:t>
      </w:r>
      <w:r w:rsidR="006A711D">
        <w:rPr>
          <w:lang w:val="en-US"/>
        </w:rPr>
        <w:t>.</w:t>
      </w:r>
    </w:p>
    <w:p w14:paraId="3E7102C3" w14:textId="77777777" w:rsidR="006A711D" w:rsidRDefault="00591FF9" w:rsidP="00DB4B6F">
      <w:pPr>
        <w:rPr>
          <w:lang w:val="en-US"/>
        </w:rPr>
      </w:pPr>
      <w:r>
        <w:rPr>
          <w:lang w:val="en-US"/>
        </w:rPr>
        <w:t xml:space="preserve">Regarding the </w:t>
      </w:r>
      <w:r w:rsidRPr="00D57E7C">
        <w:rPr>
          <w:rStyle w:val="IntensiveHervorhebung"/>
          <w:lang w:val="en-US"/>
        </w:rPr>
        <w:t>collections</w:t>
      </w:r>
      <w:r>
        <w:rPr>
          <w:lang w:val="en-US"/>
        </w:rPr>
        <w:t xml:space="preserve"> the adaptation of the protocol is not so clear: T</w:t>
      </w:r>
      <w:r w:rsidR="006A711D">
        <w:rPr>
          <w:lang w:val="en-US"/>
        </w:rPr>
        <w:t xml:space="preserve">he </w:t>
      </w:r>
      <w:r w:rsidR="006A711D" w:rsidRPr="007A3BD7">
        <w:rPr>
          <w:rStyle w:val="DefZchn"/>
        </w:rPr>
        <w:t>explain</w:t>
      </w:r>
      <w:r w:rsidR="006A711D">
        <w:rPr>
          <w:lang w:val="en-US"/>
        </w:rPr>
        <w:t xml:space="preserve"> operation </w:t>
      </w:r>
      <w:r>
        <w:rPr>
          <w:lang w:val="en-US"/>
        </w:rPr>
        <w:t xml:space="preserve">allows </w:t>
      </w:r>
      <w:r w:rsidR="006A711D">
        <w:rPr>
          <w:lang w:val="en-US"/>
        </w:rPr>
        <w:t xml:space="preserve"> among others to list the available indices – followed by the </w:t>
      </w:r>
      <w:r w:rsidR="006A711D" w:rsidRPr="007A3BD7">
        <w:rPr>
          <w:rStyle w:val="DefZchn"/>
        </w:rPr>
        <w:t>scan</w:t>
      </w:r>
      <w:r w:rsidR="006A711D">
        <w:rPr>
          <w:lang w:val="en-US"/>
        </w:rPr>
        <w:t xml:space="preserve">-operation to list the values of those indices. </w:t>
      </w:r>
    </w:p>
    <w:p w14:paraId="1083B7DA" w14:textId="77777777" w:rsidR="00DB4B6F" w:rsidRDefault="00DB4B6F" w:rsidP="00DB4B6F">
      <w:pPr>
        <w:rPr>
          <w:lang w:val="en-US"/>
        </w:rPr>
      </w:pPr>
      <w:r>
        <w:rPr>
          <w:lang w:val="en-US"/>
        </w:rPr>
        <w:t xml:space="preserve">However although it </w:t>
      </w:r>
      <w:r w:rsidR="00591FF9">
        <w:rPr>
          <w:lang w:val="en-US"/>
        </w:rPr>
        <w:t xml:space="preserve">would be </w:t>
      </w:r>
      <w:r>
        <w:rPr>
          <w:lang w:val="en-US"/>
        </w:rPr>
        <w:t xml:space="preserve">straight-forward to introduce an index </w:t>
      </w:r>
      <w:r w:rsidRPr="007A3BD7">
        <w:rPr>
          <w:rStyle w:val="DefZchn"/>
        </w:rPr>
        <w:t>collections</w:t>
      </w:r>
      <w:r>
        <w:rPr>
          <w:lang w:val="en-US"/>
        </w:rPr>
        <w:t xml:space="preserve"> and in a simple (non-hierarchical) case this should work without any problem,  it is questionable if the hierarchical nature of the collections can be expressed within the </w:t>
      </w:r>
      <w:r w:rsidRPr="00B53430">
        <w:rPr>
          <w:rStyle w:val="DefZchn"/>
        </w:rPr>
        <w:t>scan</w:t>
      </w:r>
      <w:r>
        <w:rPr>
          <w:lang w:val="en-US"/>
        </w:rPr>
        <w:t>-response.</w:t>
      </w:r>
    </w:p>
    <w:p w14:paraId="2830E4D6" w14:textId="77777777" w:rsidR="00DB4B6F" w:rsidRDefault="00DB4B6F" w:rsidP="00DB4B6F">
      <w:pPr>
        <w:rPr>
          <w:lang w:val="en-US"/>
        </w:rPr>
      </w:pPr>
      <w:r>
        <w:rPr>
          <w:lang w:val="en-US"/>
        </w:rPr>
        <w:lastRenderedPageBreak/>
        <w:t>This pro</w:t>
      </w:r>
      <w:r w:rsidR="007A3BD7">
        <w:rPr>
          <w:lang w:val="en-US"/>
        </w:rPr>
        <w:t>blems seems similar to that of A</w:t>
      </w:r>
      <w:r>
        <w:rPr>
          <w:lang w:val="en-US"/>
        </w:rPr>
        <w:t xml:space="preserve">nnouncing the Tiers (chapter </w:t>
      </w:r>
      <w:r w:rsidR="00106E43">
        <w:rPr>
          <w:lang w:val="en-US"/>
        </w:rPr>
        <w:fldChar w:fldCharType="begin"/>
      </w:r>
      <w:r w:rsidR="007A3BD7">
        <w:rPr>
          <w:lang w:val="en-US"/>
        </w:rPr>
        <w:instrText xml:space="preserve"> REF _Ref283996952 \w \h </w:instrText>
      </w:r>
      <w:r w:rsidR="00106E43">
        <w:rPr>
          <w:lang w:val="en-US"/>
        </w:rPr>
      </w:r>
      <w:r w:rsidR="00106E43">
        <w:rPr>
          <w:lang w:val="en-US"/>
        </w:rPr>
        <w:fldChar w:fldCharType="separate"/>
      </w:r>
      <w:r w:rsidR="00243C76">
        <w:rPr>
          <w:lang w:val="en-US"/>
        </w:rPr>
        <w:t>4.2.5</w:t>
      </w:r>
      <w:r w:rsidR="00106E43">
        <w:rPr>
          <w:lang w:val="en-US"/>
        </w:rPr>
        <w:fldChar w:fldCharType="end"/>
      </w:r>
      <w:r>
        <w:rPr>
          <w:lang w:val="en-US"/>
        </w:rPr>
        <w:t>), although there we had to deal only with two levels.</w:t>
      </w:r>
    </w:p>
    <w:p w14:paraId="76C7B9E2" w14:textId="77777777" w:rsidR="00DB4B6F" w:rsidRDefault="001E27E5" w:rsidP="00DB4B6F">
      <w:pPr>
        <w:rPr>
          <w:lang w:val="en-US"/>
        </w:rPr>
      </w:pPr>
      <w:r>
        <w:rPr>
          <w:lang w:val="en-US"/>
        </w:rPr>
        <w:t xml:space="preserve">Proposed solution for </w:t>
      </w:r>
      <w:r w:rsidRPr="00D57E7C">
        <w:rPr>
          <w:rStyle w:val="IntensiveHervorhebung"/>
          <w:lang w:val="en-US"/>
        </w:rPr>
        <w:t>request</w:t>
      </w:r>
      <w:r>
        <w:rPr>
          <w:lang w:val="en-US"/>
        </w:rPr>
        <w:t xml:space="preserve">: </w:t>
      </w:r>
      <w:r w:rsidR="00DB4B6F">
        <w:rPr>
          <w:lang w:val="en-US"/>
        </w:rPr>
        <w:t xml:space="preserve">The </w:t>
      </w:r>
      <w:r w:rsidR="00DB4B6F" w:rsidRPr="007A3BD7">
        <w:rPr>
          <w:rStyle w:val="DefZchn"/>
        </w:rPr>
        <w:t>scan</w:t>
      </w:r>
      <w:r w:rsidR="00CD34FA">
        <w:rPr>
          <w:lang w:val="en-US"/>
        </w:rPr>
        <w:t xml:space="preserve"> o</w:t>
      </w:r>
      <w:r w:rsidR="00DB4B6F">
        <w:rPr>
          <w:lang w:val="en-US"/>
        </w:rPr>
        <w:t>peration</w:t>
      </w:r>
      <w:r w:rsidR="007A3BD7">
        <w:rPr>
          <w:lang w:val="en-US"/>
        </w:rPr>
        <w:t xml:space="preserve"> (see </w:t>
      </w:r>
      <w:r w:rsidR="00106E43">
        <w:rPr>
          <w:lang w:val="en-US"/>
        </w:rPr>
        <w:fldChar w:fldCharType="begin"/>
      </w:r>
      <w:r w:rsidR="007A3BD7">
        <w:rPr>
          <w:lang w:val="en-US"/>
        </w:rPr>
        <w:instrText xml:space="preserve"> REF _Ref287708053 \w \h </w:instrText>
      </w:r>
      <w:r w:rsidR="00106E43">
        <w:rPr>
          <w:lang w:val="en-US"/>
        </w:rPr>
      </w:r>
      <w:r w:rsidR="00106E43">
        <w:rPr>
          <w:lang w:val="en-US"/>
        </w:rPr>
        <w:fldChar w:fldCharType="separate"/>
      </w:r>
      <w:r w:rsidR="00243C76">
        <w:rPr>
          <w:lang w:val="en-US"/>
        </w:rPr>
        <w:t>3.3</w:t>
      </w:r>
      <w:r w:rsidR="00106E43">
        <w:rPr>
          <w:lang w:val="en-US"/>
        </w:rPr>
        <w:fldChar w:fldCharType="end"/>
      </w:r>
      <w:r w:rsidR="00CD34FA">
        <w:rPr>
          <w:lang w:val="en-US"/>
        </w:rPr>
        <w:t>)</w:t>
      </w:r>
      <w:r w:rsidR="00DB4B6F">
        <w:rPr>
          <w:lang w:val="en-US"/>
        </w:rPr>
        <w:t xml:space="preserve"> allow</w:t>
      </w:r>
      <w:r w:rsidR="00CD34FA">
        <w:rPr>
          <w:lang w:val="en-US"/>
        </w:rPr>
        <w:t>s</w:t>
      </w:r>
      <w:r w:rsidR="00DB4B6F">
        <w:rPr>
          <w:lang w:val="en-US"/>
        </w:rPr>
        <w:t xml:space="preserve"> to specify a starting point within the index, by passing a simple </w:t>
      </w:r>
      <w:r w:rsidR="00DB4B6F" w:rsidRPr="007A3BD7">
        <w:rPr>
          <w:rStyle w:val="DefZchn"/>
        </w:rPr>
        <w:t>searchClause</w:t>
      </w:r>
      <w:r w:rsidR="007A3BD7">
        <w:rPr>
          <w:lang w:val="en-US"/>
        </w:rPr>
        <w:t xml:space="preserve"> on the </w:t>
      </w:r>
      <w:r w:rsidR="007A3BD7" w:rsidRPr="007A3BD7">
        <w:rPr>
          <w:rStyle w:val="DefZchn"/>
        </w:rPr>
        <w:t xml:space="preserve">scanClause </w:t>
      </w:r>
      <w:r w:rsidR="007A3BD7">
        <w:rPr>
          <w:lang w:val="en-US"/>
        </w:rPr>
        <w:t>parameter.</w:t>
      </w:r>
      <w:r w:rsidR="00DB4B6F">
        <w:rPr>
          <w:lang w:val="en-US"/>
        </w:rPr>
        <w:t xml:space="preserve"> So it would be perfectly valid to request:</w:t>
      </w:r>
    </w:p>
    <w:p w14:paraId="673312A1" w14:textId="77777777" w:rsidR="00DB4B6F" w:rsidRDefault="007A3BD7" w:rsidP="00775FFB">
      <w:pPr>
        <w:pStyle w:val="Def"/>
      </w:pPr>
      <w:r>
        <w:t>?operation=scan&amp;</w:t>
      </w:r>
      <w:r w:rsidR="00DB4B6F">
        <w:t>scanClause=</w:t>
      </w:r>
      <w:r>
        <w:t>collection {</w:t>
      </w:r>
      <w:r w:rsidR="00DB4B6F">
        <w:t>=</w:t>
      </w:r>
      <w:r>
        <w:t>}</w:t>
      </w:r>
      <w:r w:rsidR="00DB4B6F">
        <w:t xml:space="preserve"> {</w:t>
      </w:r>
      <w:r w:rsidR="00BD5326">
        <w:t>collection</w:t>
      </w:r>
      <w:r w:rsidR="00DB4B6F">
        <w:t>-handle}</w:t>
      </w:r>
    </w:p>
    <w:p w14:paraId="2D5E8A53" w14:textId="77777777" w:rsidR="00DB4B6F" w:rsidRDefault="001E27E5" w:rsidP="00DB4B6F">
      <w:pPr>
        <w:rPr>
          <w:lang w:val="en-US"/>
        </w:rPr>
      </w:pPr>
      <w:r>
        <w:rPr>
          <w:lang w:val="en-US"/>
        </w:rPr>
        <w:t xml:space="preserve">The logic would be left to the server, </w:t>
      </w:r>
      <w:r w:rsidR="00DB4B6F">
        <w:rPr>
          <w:lang w:val="en-US"/>
        </w:rPr>
        <w:t xml:space="preserve">of not </w:t>
      </w:r>
      <w:r>
        <w:rPr>
          <w:lang w:val="en-US"/>
        </w:rPr>
        <w:t>trying to scan</w:t>
      </w:r>
      <w:r w:rsidR="00DB4B6F">
        <w:rPr>
          <w:lang w:val="en-US"/>
        </w:rPr>
        <w:t xml:space="preserve"> a flat index, but interpreting it as the root-node of a sub-tree</w:t>
      </w:r>
      <w:r>
        <w:rPr>
          <w:lang w:val="en-US"/>
        </w:rPr>
        <w:t xml:space="preserve"> in the collections-hierarchy</w:t>
      </w:r>
      <w:r w:rsidR="00DB4B6F">
        <w:rPr>
          <w:lang w:val="en-US"/>
        </w:rPr>
        <w:t xml:space="preserve">. </w:t>
      </w:r>
    </w:p>
    <w:p w14:paraId="1EED51D8" w14:textId="77777777" w:rsidR="0069141B" w:rsidRDefault="0069141B" w:rsidP="00DB4B6F">
      <w:pPr>
        <w:rPr>
          <w:lang w:val="en-US"/>
        </w:rPr>
      </w:pPr>
      <w:r>
        <w:rPr>
          <w:lang w:val="en-US"/>
        </w:rPr>
        <w:t xml:space="preserve">In an simple/flat one-step </w:t>
      </w:r>
      <w:r w:rsidRPr="001E27E5">
        <w:rPr>
          <w:rStyle w:val="IntensiveHervorhebung"/>
          <w:lang w:val="en-US"/>
        </w:rPr>
        <w:t>response</w:t>
      </w:r>
      <w:r>
        <w:rPr>
          <w:lang w:val="en-US"/>
        </w:rPr>
        <w:t xml:space="preserve"> (only the children are liste</w:t>
      </w:r>
      <w:r w:rsidR="00591FF9">
        <w:rPr>
          <w:lang w:val="en-US"/>
        </w:rPr>
        <w:t>d</w:t>
      </w:r>
      <w:r>
        <w:rPr>
          <w:lang w:val="en-US"/>
        </w:rPr>
        <w:t xml:space="preserve">), we could do fine with the </w:t>
      </w:r>
      <w:r w:rsidR="001E27E5">
        <w:rPr>
          <w:lang w:val="en-US"/>
        </w:rPr>
        <w:t>present structure:</w:t>
      </w:r>
    </w:p>
    <w:p w14:paraId="11698E15" w14:textId="77777777" w:rsidR="0069141B" w:rsidRPr="00BD51EC" w:rsidRDefault="0069141B" w:rsidP="0069141B">
      <w:pPr>
        <w:pStyle w:val="ExampleCode"/>
      </w:pPr>
      <w:r w:rsidRPr="00BD51EC">
        <w:t>&lt;sru:scanResponse xmlns:srw=</w:t>
      </w:r>
      <w:hyperlink r:id="rId19"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w:t>
      </w:r>
      <w:r>
        <w:t>{child-collection-handle}</w:t>
      </w:r>
      <w:r w:rsidRPr="00BD51EC">
        <w:t>&lt;/sru:value&gt;</w:t>
      </w:r>
      <w:r>
        <w:br/>
      </w:r>
      <w:r w:rsidRPr="00BD51EC">
        <w:t xml:space="preserve">      &lt;sru:numberOfRec</w:t>
      </w:r>
      <w:r>
        <w:t xml:space="preserve">ords&gt;{resource count in collection} </w:t>
      </w:r>
      <w:r>
        <w:br/>
      </w:r>
      <w:r w:rsidRPr="00BD51EC">
        <w:t xml:space="preserve">      </w:t>
      </w:r>
      <w:r>
        <w:t>&lt;/sru:numberOfRecords&gt;</w:t>
      </w:r>
      <w:r>
        <w:br/>
      </w:r>
      <w:r w:rsidRPr="00BD51EC">
        <w:t xml:space="preserve">      &lt;sru:displayTerm&gt;</w:t>
      </w:r>
      <w:r>
        <w:t>{collection label/name}</w:t>
      </w:r>
      <w:r w:rsidRPr="00BD51EC">
        <w:t>&lt;/sru:displayTerm&gt;</w:t>
      </w:r>
      <w:r>
        <w:br/>
      </w:r>
      <w:r w:rsidRPr="00BD51EC">
        <w:t xml:space="preserve">    &lt;/sru:term&gt;</w:t>
      </w:r>
      <w:r>
        <w:br/>
        <w:t xml:space="preserve">    </w:t>
      </w:r>
      <w:r w:rsidRPr="00BD51EC">
        <w:t>&lt;sru:term&gt;</w:t>
      </w:r>
      <w:r w:rsidRPr="00BD51EC">
        <w:br/>
      </w:r>
      <w:r>
        <w:t xml:space="preserve">      ...</w:t>
      </w:r>
    </w:p>
    <w:p w14:paraId="197C8177" w14:textId="77777777" w:rsidR="00DB4B6F" w:rsidRDefault="001E27E5" w:rsidP="0069141B">
      <w:pPr>
        <w:rPr>
          <w:lang w:val="en-US"/>
        </w:rPr>
      </w:pPr>
      <w:r>
        <w:rPr>
          <w:lang w:val="en-US"/>
        </w:rPr>
        <w:t>However w</w:t>
      </w:r>
      <w:r w:rsidR="0069141B">
        <w:rPr>
          <w:lang w:val="en-US"/>
        </w:rPr>
        <w:t xml:space="preserve">e would have to extend both the request and response, if </w:t>
      </w:r>
      <w:r w:rsidR="003C08ED">
        <w:rPr>
          <w:lang w:val="en-US"/>
        </w:rPr>
        <w:t xml:space="preserve">we </w:t>
      </w:r>
      <w:r w:rsidR="0069141B">
        <w:rPr>
          <w:lang w:val="en-US"/>
        </w:rPr>
        <w:t xml:space="preserve">would like to be able to retrieve </w:t>
      </w:r>
      <w:r w:rsidR="003C08ED">
        <w:rPr>
          <w:lang w:val="en-US"/>
        </w:rPr>
        <w:t>a</w:t>
      </w:r>
      <w:r w:rsidR="00DB4B6F" w:rsidRPr="0069141B">
        <w:rPr>
          <w:lang w:val="en-US"/>
        </w:rPr>
        <w:t xml:space="preserve"> </w:t>
      </w:r>
      <w:r w:rsidR="007A3BD7" w:rsidRPr="0069141B">
        <w:rPr>
          <w:lang w:val="en-US"/>
        </w:rPr>
        <w:t xml:space="preserve">resulting </w:t>
      </w:r>
      <w:r w:rsidR="00DB4B6F" w:rsidRPr="000052AD">
        <w:rPr>
          <w:rStyle w:val="IntensiveHervorhebung"/>
          <w:lang w:val="en-US"/>
        </w:rPr>
        <w:t>tree</w:t>
      </w:r>
      <w:r w:rsidR="0069141B" w:rsidRPr="000052AD">
        <w:rPr>
          <w:rStyle w:val="IntensiveHervorhebung"/>
          <w:lang w:val="en-US"/>
        </w:rPr>
        <w:t xml:space="preserve"> of arbitrary depth</w:t>
      </w:r>
      <w:r w:rsidR="0069141B">
        <w:rPr>
          <w:lang w:val="en-US"/>
        </w:rPr>
        <w:t>.</w:t>
      </w:r>
    </w:p>
    <w:p w14:paraId="587F70CB" w14:textId="77777777" w:rsidR="008E758A" w:rsidRDefault="008E758A" w:rsidP="00DB4B6F">
      <w:pPr>
        <w:pStyle w:val="berschrift3"/>
        <w:rPr>
          <w:lang w:val="en-US"/>
        </w:rPr>
      </w:pPr>
      <w:bookmarkStart w:id="113" w:name="_Ref287822508"/>
      <w:bookmarkStart w:id="114" w:name="_Toc287824942"/>
      <w:bookmarkStart w:id="115" w:name="_Ref287820006"/>
      <w:bookmarkStart w:id="116" w:name="_Ref287820010"/>
      <w:r>
        <w:rPr>
          <w:lang w:val="en-US"/>
        </w:rPr>
        <w:t>Announcing Resources?</w:t>
      </w:r>
      <w:bookmarkEnd w:id="113"/>
      <w:bookmarkEnd w:id="114"/>
    </w:p>
    <w:p w14:paraId="2C170F49" w14:textId="77777777" w:rsidR="008E758A" w:rsidRPr="008E758A" w:rsidRDefault="00A006B7" w:rsidP="008E758A">
      <w:pPr>
        <w:rPr>
          <w:lang w:val="en-US"/>
        </w:rPr>
      </w:pPr>
      <w:r>
        <w:rPr>
          <w:lang w:val="en-US"/>
        </w:rPr>
        <w:t xml:space="preserve">Although this is probably not a high-priority feature, </w:t>
      </w:r>
      <w:r w:rsidR="008E758A">
        <w:rPr>
          <w:lang w:val="en-US"/>
        </w:rPr>
        <w:t xml:space="preserve">the user may even be interested in restricting the search to only specific Resources, </w:t>
      </w:r>
      <w:r>
        <w:rPr>
          <w:lang w:val="en-US"/>
        </w:rPr>
        <w:t>so we also may need to consider</w:t>
      </w:r>
      <w:r w:rsidR="008E758A">
        <w:rPr>
          <w:lang w:val="en-US"/>
        </w:rPr>
        <w:t xml:space="preserve"> the traversing of the collections-structure down to the leaves, i</w:t>
      </w:r>
      <w:r>
        <w:rPr>
          <w:lang w:val="en-US"/>
        </w:rPr>
        <w:t>.</w:t>
      </w:r>
      <w:r w:rsidR="008E758A">
        <w:rPr>
          <w:lang w:val="en-US"/>
        </w:rPr>
        <w:t>e</w:t>
      </w:r>
      <w:r>
        <w:rPr>
          <w:lang w:val="en-US"/>
        </w:rPr>
        <w:t>.</w:t>
      </w:r>
      <w:r w:rsidR="008E758A">
        <w:rPr>
          <w:lang w:val="en-US"/>
        </w:rPr>
        <w:t xml:space="preserve"> the </w:t>
      </w:r>
      <w:r w:rsidR="008E758A" w:rsidRPr="000052AD">
        <w:rPr>
          <w:rStyle w:val="IntensiveHervorhebung"/>
          <w:lang w:val="en-US"/>
        </w:rPr>
        <w:t>individual resources</w:t>
      </w:r>
      <w:r w:rsidR="008E758A">
        <w:rPr>
          <w:lang w:val="en-US"/>
        </w:rPr>
        <w:t xml:space="preserve">. It does not seem to be a problem to fit this information in the above data structure, as Collections and Resources can be seen as equivalent (they are both Resources identified by a PID), but it </w:t>
      </w:r>
      <w:r>
        <w:rPr>
          <w:lang w:val="en-US"/>
        </w:rPr>
        <w:t xml:space="preserve">does not feel like a task for </w:t>
      </w:r>
      <w:r w:rsidR="008E758A">
        <w:rPr>
          <w:lang w:val="en-US"/>
        </w:rPr>
        <w:t>the federated-search component and rather an issue to be handled only in the Metadata-Content Search (</w:t>
      </w:r>
      <w:r w:rsidR="00106E43">
        <w:rPr>
          <w:lang w:val="en-US"/>
        </w:rPr>
        <w:fldChar w:fldCharType="begin"/>
      </w:r>
      <w:r w:rsidR="008E758A">
        <w:rPr>
          <w:lang w:val="en-US"/>
        </w:rPr>
        <w:instrText xml:space="preserve"> REF _Ref287708912 \w \h </w:instrText>
      </w:r>
      <w:r w:rsidR="00106E43">
        <w:rPr>
          <w:lang w:val="en-US"/>
        </w:rPr>
      </w:r>
      <w:r w:rsidR="00106E43">
        <w:rPr>
          <w:lang w:val="en-US"/>
        </w:rPr>
        <w:fldChar w:fldCharType="separate"/>
      </w:r>
      <w:r w:rsidR="00243C76">
        <w:rPr>
          <w:lang w:val="en-US"/>
        </w:rPr>
        <w:t>4.6</w:t>
      </w:r>
      <w:r w:rsidR="00106E43">
        <w:rPr>
          <w:lang w:val="en-US"/>
        </w:rPr>
        <w:fldChar w:fldCharType="end"/>
      </w:r>
      <w:r w:rsidR="008E758A">
        <w:rPr>
          <w:lang w:val="en-US"/>
        </w:rPr>
        <w:t xml:space="preserve">) as the </w:t>
      </w:r>
      <w:r w:rsidR="008E758A" w:rsidRPr="00932B81">
        <w:rPr>
          <w:rStyle w:val="NamedEntityZchn"/>
        </w:rPr>
        <w:t>MDService</w:t>
      </w:r>
      <w:r w:rsidR="008E758A">
        <w:rPr>
          <w:lang w:val="en-US"/>
        </w:rPr>
        <w:t xml:space="preserve"> is concerned extensively exactly with the issue of Resource Collections (</w:t>
      </w:r>
      <w:r w:rsidR="00106E43">
        <w:rPr>
          <w:lang w:val="en-US"/>
        </w:rPr>
        <w:fldChar w:fldCharType="begin"/>
      </w:r>
      <w:r>
        <w:rPr>
          <w:lang w:val="en-US"/>
        </w:rPr>
        <w:instrText xml:space="preserve"> REF _Ref287822667 \w \h </w:instrText>
      </w:r>
      <w:r w:rsidR="00106E43">
        <w:rPr>
          <w:lang w:val="en-US"/>
        </w:rPr>
      </w:r>
      <w:r w:rsidR="00106E43">
        <w:rPr>
          <w:lang w:val="en-US"/>
        </w:rPr>
        <w:fldChar w:fldCharType="separate"/>
      </w:r>
      <w:r w:rsidR="00243C76">
        <w:rPr>
          <w:lang w:val="en-US"/>
        </w:rPr>
        <w:t>4.5.5</w:t>
      </w:r>
      <w:r w:rsidR="00106E43">
        <w:rPr>
          <w:lang w:val="en-US"/>
        </w:rPr>
        <w:fldChar w:fldCharType="end"/>
      </w:r>
      <w:r w:rsidR="008E758A">
        <w:rPr>
          <w:lang w:val="en-US"/>
        </w:rPr>
        <w:t xml:space="preserve">). In this context also the </w:t>
      </w:r>
      <w:r w:rsidR="008E758A" w:rsidRPr="00932B81">
        <w:rPr>
          <w:rStyle w:val="NamedEntityZchn"/>
        </w:rPr>
        <w:t>Virtual Collection Registry</w:t>
      </w:r>
      <w:r w:rsidR="008E758A">
        <w:rPr>
          <w:lang w:val="en-US"/>
        </w:rPr>
        <w:t xml:space="preserve"> has to be mentioned, which would fit in perfectly, exactly for the very likely requirement/task of defining a (reusable) selection o</w:t>
      </w:r>
      <w:r>
        <w:rPr>
          <w:lang w:val="en-US"/>
        </w:rPr>
        <w:t xml:space="preserve">f resources to be searched in. </w:t>
      </w:r>
    </w:p>
    <w:p w14:paraId="0BB240CF" w14:textId="77777777" w:rsidR="00DB4B6F" w:rsidRDefault="00DB4B6F" w:rsidP="00DB4B6F">
      <w:pPr>
        <w:pStyle w:val="berschrift3"/>
        <w:rPr>
          <w:lang w:val="en-US"/>
        </w:rPr>
      </w:pPr>
      <w:bookmarkStart w:id="117" w:name="_Toc287824943"/>
      <w:r>
        <w:rPr>
          <w:lang w:val="en-US"/>
        </w:rPr>
        <w:t xml:space="preserve">Specifying </w:t>
      </w:r>
      <w:r w:rsidR="008E758A">
        <w:rPr>
          <w:lang w:val="en-US"/>
        </w:rPr>
        <w:t>C</w:t>
      </w:r>
      <w:r>
        <w:rPr>
          <w:lang w:val="en-US"/>
        </w:rPr>
        <w:t>ollections in the request</w:t>
      </w:r>
      <w:bookmarkEnd w:id="115"/>
      <w:bookmarkEnd w:id="116"/>
      <w:bookmarkEnd w:id="117"/>
    </w:p>
    <w:p w14:paraId="506CFE25" w14:textId="77777777" w:rsidR="00DB4B6F" w:rsidRPr="00F343C9" w:rsidRDefault="00DB4B6F" w:rsidP="00DB4B6F">
      <w:pPr>
        <w:rPr>
          <w:lang w:val="en-US"/>
        </w:rPr>
      </w:pPr>
      <w:r>
        <w:rPr>
          <w:lang w:val="en-US"/>
        </w:rPr>
        <w:t xml:space="preserve">There seem to be basically two ways of </w:t>
      </w:r>
      <w:r w:rsidRPr="00F343C9">
        <w:rPr>
          <w:lang w:val="en-US"/>
        </w:rPr>
        <w:t>identifying the collections in the query-request</w:t>
      </w:r>
      <w:r>
        <w:rPr>
          <w:lang w:val="en-US"/>
        </w:rPr>
        <w:t>:</w:t>
      </w:r>
    </w:p>
    <w:p w14:paraId="005EAD15" w14:textId="77777777" w:rsidR="00DB4B6F" w:rsidRDefault="00DB4B6F" w:rsidP="00DB4B6F">
      <w:pPr>
        <w:pStyle w:val="TermDef"/>
      </w:pPr>
      <w:r>
        <w:t>in the query</w:t>
      </w:r>
    </w:p>
    <w:p w14:paraId="4B22B7B9" w14:textId="77777777" w:rsidR="00DB4B6F" w:rsidRDefault="00DB4B6F" w:rsidP="00DB4B6F">
      <w:pPr>
        <w:pStyle w:val="TermExplain"/>
      </w:pPr>
      <w:r w:rsidRPr="00F343C9">
        <w:t>integrating them in the CQL-query itself, introducing a separate index</w:t>
      </w:r>
      <w:r>
        <w:t xml:space="preserve"> </w:t>
      </w:r>
      <w:r w:rsidRPr="00F343C9">
        <w:t>"collections" or so, where allowed va</w:t>
      </w:r>
      <w:r>
        <w:t xml:space="preserve">lues would be a list of handles, </w:t>
      </w:r>
      <w:r w:rsidRPr="00F343C9">
        <w:t>so that the queries look like:</w:t>
      </w:r>
    </w:p>
    <w:p w14:paraId="0DEF1DC9" w14:textId="77777777" w:rsidR="00DB4B6F" w:rsidRPr="00F343C9" w:rsidRDefault="008E758A" w:rsidP="00DB4B6F">
      <w:pPr>
        <w:pStyle w:val="Def"/>
      </w:pPr>
      <w:r>
        <w:t>{search-term} AND collections</w:t>
      </w:r>
      <w:r w:rsidR="00DB4B6F" w:rsidRPr="00F343C9">
        <w:t>= {</w:t>
      </w:r>
      <w:r w:rsidR="00DB4B6F">
        <w:t>collection</w:t>
      </w:r>
      <w:r w:rsidR="00DB4B6F" w:rsidRPr="00F343C9">
        <w:t>-handle}</w:t>
      </w:r>
    </w:p>
    <w:p w14:paraId="29566743" w14:textId="77777777" w:rsidR="00DB4B6F" w:rsidRPr="00F343C9" w:rsidRDefault="00DB4B6F" w:rsidP="00DB4B6F">
      <w:pPr>
        <w:pStyle w:val="TermDef"/>
      </w:pPr>
      <w:r>
        <w:t>extra parameter</w:t>
      </w:r>
    </w:p>
    <w:p w14:paraId="72C43480" w14:textId="77777777" w:rsidR="00DB4B6F" w:rsidRDefault="00DB4B6F" w:rsidP="00DB4B6F">
      <w:pPr>
        <w:pStyle w:val="TermExplain"/>
      </w:pPr>
      <w:r w:rsidRPr="00F343C9">
        <w:t>SRU foresees extraRequestData within its extension mechanism:</w:t>
      </w:r>
      <w:r>
        <w:br/>
      </w:r>
      <w:hyperlink r:id="rId20" w:anchor="extraData" w:history="1">
        <w:r w:rsidRPr="00F8410F">
          <w:rPr>
            <w:rStyle w:val="Hyperlink"/>
          </w:rPr>
          <w:t>http://www.loc.gov/standards/sru/specs/common.html#extraData</w:t>
        </w:r>
      </w:hyperlink>
    </w:p>
    <w:p w14:paraId="6C1F176C" w14:textId="77777777" w:rsidR="00DB4B6F" w:rsidRPr="00F343C9" w:rsidRDefault="00DB4B6F" w:rsidP="00DB4B6F">
      <w:pPr>
        <w:pStyle w:val="TermExplain"/>
      </w:pPr>
      <w:r w:rsidRPr="00F343C9">
        <w:lastRenderedPageBreak/>
        <w:t xml:space="preserve">where additional parameters can be introduced, </w:t>
      </w:r>
      <w:r>
        <w:t xml:space="preserve">they </w:t>
      </w:r>
      <w:r w:rsidRPr="00F343C9">
        <w:t>just have to start with "x-"</w:t>
      </w:r>
      <w:r>
        <w:t xml:space="preserve"> </w:t>
      </w:r>
      <w:r w:rsidRPr="00F343C9">
        <w:t>(and should continue with some short namespace identifier)</w:t>
      </w:r>
      <w:r>
        <w:t xml:space="preserve"> </w:t>
      </w:r>
      <w:r w:rsidRPr="00F343C9">
        <w:t>so in our case the parameter could be:</w:t>
      </w:r>
    </w:p>
    <w:p w14:paraId="7FD26D10" w14:textId="77777777" w:rsidR="00DB4B6F" w:rsidRDefault="00DB4B6F" w:rsidP="00DB4B6F">
      <w:pPr>
        <w:pStyle w:val="Def"/>
      </w:pPr>
      <w:r>
        <w:t>?x-cmd-collections={collection-handle}</w:t>
      </w:r>
    </w:p>
    <w:p w14:paraId="46AEEF21" w14:textId="77777777" w:rsidR="001E27E5" w:rsidRDefault="008E758A" w:rsidP="00DB4B6F">
      <w:pPr>
        <w:pStyle w:val="berschrift3"/>
        <w:rPr>
          <w:lang w:val="en-US"/>
        </w:rPr>
      </w:pPr>
      <w:bookmarkStart w:id="118" w:name="_Toc287824944"/>
      <w:bookmarkStart w:id="119" w:name="_Ref287709195"/>
      <w:r>
        <w:rPr>
          <w:lang w:val="en-US"/>
        </w:rPr>
        <w:t xml:space="preserve">Restricting the search by Repositories / </w:t>
      </w:r>
      <w:r w:rsidR="001E27E5">
        <w:rPr>
          <w:lang w:val="en-US"/>
        </w:rPr>
        <w:t>Resources</w:t>
      </w:r>
      <w:bookmarkEnd w:id="118"/>
    </w:p>
    <w:p w14:paraId="4018A99E" w14:textId="77777777" w:rsidR="008E758A" w:rsidRDefault="008E758A" w:rsidP="001E27E5">
      <w:pPr>
        <w:rPr>
          <w:lang w:val="en-US"/>
        </w:rPr>
      </w:pPr>
      <w:r>
        <w:rPr>
          <w:lang w:val="en-US"/>
        </w:rPr>
        <w:t>Next to accomodating the collections in the query-request, it has to be decided yet how to handle repositories on one hand and individual resources on the other.</w:t>
      </w:r>
    </w:p>
    <w:p w14:paraId="0D2FEA11" w14:textId="77777777" w:rsidR="008E758A" w:rsidRDefault="00D57E7C" w:rsidP="001E27E5">
      <w:pPr>
        <w:rPr>
          <w:lang w:val="en-US"/>
        </w:rPr>
      </w:pPr>
      <w:r>
        <w:rPr>
          <w:lang w:val="en-US"/>
        </w:rPr>
        <w:t>W</w:t>
      </w:r>
      <w:r w:rsidR="00A006B7">
        <w:rPr>
          <w:lang w:val="en-US"/>
        </w:rPr>
        <w:t xml:space="preserve">hatever solution we </w:t>
      </w:r>
      <w:r>
        <w:rPr>
          <w:lang w:val="en-US"/>
        </w:rPr>
        <w:t xml:space="preserve">choose </w:t>
      </w:r>
      <w:r w:rsidR="00A006B7">
        <w:rPr>
          <w:lang w:val="en-US"/>
        </w:rPr>
        <w:t>for the collections (</w:t>
      </w:r>
      <w:r>
        <w:rPr>
          <w:lang w:val="en-US"/>
        </w:rPr>
        <w:t xml:space="preserve">parameter or index - </w:t>
      </w:r>
      <w:r w:rsidR="00A006B7">
        <w:rPr>
          <w:lang w:val="en-US"/>
        </w:rPr>
        <w:t xml:space="preserve">see previous chapter), </w:t>
      </w:r>
      <w:r>
        <w:rPr>
          <w:lang w:val="en-US"/>
        </w:rPr>
        <w:t xml:space="preserve">we are left with </w:t>
      </w:r>
      <w:r w:rsidR="008E758A">
        <w:rPr>
          <w:lang w:val="en-US"/>
        </w:rPr>
        <w:t xml:space="preserve">two basic options for </w:t>
      </w:r>
      <w:r>
        <w:rPr>
          <w:lang w:val="en-US"/>
        </w:rPr>
        <w:t>repositories and resources (in relation to the collections)</w:t>
      </w:r>
      <w:r w:rsidR="008E758A">
        <w:rPr>
          <w:lang w:val="en-US"/>
        </w:rPr>
        <w:t>:</w:t>
      </w:r>
    </w:p>
    <w:p w14:paraId="02335596" w14:textId="77777777" w:rsidR="00D57E7C" w:rsidRDefault="00D57E7C" w:rsidP="00D57E7C">
      <w:pPr>
        <w:pStyle w:val="TermDef"/>
      </w:pPr>
      <w:r>
        <w:t>separate handling</w:t>
      </w:r>
    </w:p>
    <w:p w14:paraId="066712F1" w14:textId="77777777" w:rsidR="00D57E7C" w:rsidRDefault="00D57E7C" w:rsidP="00D57E7C">
      <w:pPr>
        <w:pStyle w:val="TermExplain"/>
      </w:pPr>
      <w:r>
        <w:t xml:space="preserve">there would be a separate parameter (or index) for each: repository, collection and resource. </w:t>
      </w:r>
    </w:p>
    <w:p w14:paraId="3B4E6AEA" w14:textId="77777777" w:rsidR="00D57E7C" w:rsidRDefault="00D57E7C" w:rsidP="00D57E7C">
      <w:pPr>
        <w:pStyle w:val="TermExplain"/>
      </w:pPr>
      <w:r>
        <w:t>This may make it easier for the processing service to decide what to do with the parameter/index.</w:t>
      </w:r>
    </w:p>
    <w:p w14:paraId="4A6868CB" w14:textId="77777777" w:rsidR="008E758A" w:rsidRDefault="008E758A" w:rsidP="008E758A">
      <w:pPr>
        <w:pStyle w:val="TermDef"/>
      </w:pPr>
      <w:r>
        <w:t>uniform handling</w:t>
      </w:r>
    </w:p>
    <w:p w14:paraId="2288FD7A" w14:textId="77777777" w:rsidR="008E758A" w:rsidRDefault="008E758A" w:rsidP="008E758A">
      <w:pPr>
        <w:pStyle w:val="TermExplain"/>
      </w:pPr>
      <w:r>
        <w:t>that would mean, that the same way as the query can be restricted by specifying one o</w:t>
      </w:r>
      <w:r w:rsidR="00A006B7">
        <w:t>r more collections, one could equally</w:t>
      </w:r>
      <w:r>
        <w:t xml:space="preserve"> well </w:t>
      </w:r>
      <w:r w:rsidR="00A006B7">
        <w:t xml:space="preserve">constraint it by </w:t>
      </w:r>
      <w:r>
        <w:t>a resource (by its PID) or a repository (by its endpoint?).</w:t>
      </w:r>
    </w:p>
    <w:p w14:paraId="7C7100F7" w14:textId="77777777" w:rsidR="00A006B7" w:rsidRDefault="00A006B7" w:rsidP="008E758A">
      <w:pPr>
        <w:pStyle w:val="TermExplain"/>
      </w:pPr>
      <w:r>
        <w:t>This would require a renaming of the parameter</w:t>
      </w:r>
      <w:r w:rsidR="00177334">
        <w:t>/</w:t>
      </w:r>
      <w:r>
        <w:t>index</w:t>
      </w:r>
      <w:r w:rsidR="00177334">
        <w:t>. One proposal being</w:t>
      </w:r>
      <w:r w:rsidR="00D57E7C">
        <w:t xml:space="preserve"> </w:t>
      </w:r>
      <w:r w:rsidR="00D57E7C" w:rsidRPr="00D57E7C">
        <w:rPr>
          <w:rStyle w:val="DefZchn"/>
        </w:rPr>
        <w:t>context</w:t>
      </w:r>
      <w:r>
        <w:t>:</w:t>
      </w:r>
    </w:p>
    <w:p w14:paraId="163F0728" w14:textId="77777777" w:rsidR="00D57E7C" w:rsidRDefault="00D57E7C" w:rsidP="00177334">
      <w:pPr>
        <w:pStyle w:val="Def"/>
        <w:ind w:left="720"/>
      </w:pPr>
      <w:r>
        <w:t>ccs.context or cmd.</w:t>
      </w:r>
      <w:r w:rsidR="00A006B7">
        <w:t>context</w:t>
      </w:r>
      <w:r>
        <w:t xml:space="preserve"> /* as index*/</w:t>
      </w:r>
    </w:p>
    <w:p w14:paraId="0B025417" w14:textId="77777777" w:rsidR="00A006B7" w:rsidRDefault="00D57E7C" w:rsidP="00177334">
      <w:pPr>
        <w:pStyle w:val="Def"/>
        <w:ind w:left="720"/>
      </w:pPr>
      <w:r>
        <w:t>x-ccs-context or x-cmd-context /* as parameter */</w:t>
      </w:r>
    </w:p>
    <w:p w14:paraId="73609F90" w14:textId="77777777" w:rsidR="00A006B7" w:rsidRDefault="00D57E7C" w:rsidP="00A006B7">
      <w:pPr>
        <w:pStyle w:val="TermExplain"/>
      </w:pPr>
      <w:r>
        <w:t xml:space="preserve">And oit would also put an additional load on the processing logic of the composite service. Especially the mapping between the colleciton/resource and the appropriate endpoint may be an resource-intensive task and should be externalised (as proposed in </w:t>
      </w:r>
      <w:r w:rsidR="00106E43">
        <w:fldChar w:fldCharType="begin"/>
      </w:r>
      <w:r>
        <w:instrText xml:space="preserve"> REF _Ref287822508 \w \h </w:instrText>
      </w:r>
      <w:r w:rsidR="00106E43">
        <w:fldChar w:fldCharType="separate"/>
      </w:r>
      <w:r w:rsidR="00243C76">
        <w:t>4.5.2</w:t>
      </w:r>
      <w:r w:rsidR="00106E43">
        <w:fldChar w:fldCharType="end"/>
      </w:r>
      <w:r>
        <w:t>).</w:t>
      </w:r>
    </w:p>
    <w:p w14:paraId="5CD653C4" w14:textId="77777777" w:rsidR="00A006B7" w:rsidRPr="00D57E7C" w:rsidRDefault="00A006B7" w:rsidP="001C2F8A">
      <w:pPr>
        <w:rPr>
          <w:lang w:val="en-US"/>
        </w:rPr>
      </w:pPr>
      <w:r w:rsidRPr="00A006B7">
        <w:rPr>
          <w:lang w:val="en-US"/>
        </w:rPr>
        <w:t>In</w:t>
      </w:r>
      <w:r>
        <w:rPr>
          <w:lang w:val="en-US"/>
        </w:rPr>
        <w:t xml:space="preserve"> the light of </w:t>
      </w:r>
      <w:r w:rsidR="001C2F8A">
        <w:rPr>
          <w:lang w:val="en-US"/>
        </w:rPr>
        <w:t xml:space="preserve">the proposed uniform handling </w:t>
      </w:r>
      <w:r w:rsidRPr="00A006B7">
        <w:rPr>
          <w:lang w:val="en-US"/>
        </w:rPr>
        <w:t xml:space="preserve">we should consider to </w:t>
      </w:r>
      <w:r w:rsidR="001C2F8A">
        <w:rPr>
          <w:lang w:val="en-US"/>
        </w:rPr>
        <w:t xml:space="preserve">also </w:t>
      </w:r>
      <w:r w:rsidRPr="00A006B7">
        <w:rPr>
          <w:lang w:val="en-US"/>
        </w:rPr>
        <w:t xml:space="preserve">generate a </w:t>
      </w:r>
      <w:r w:rsidRPr="00A006B7">
        <w:rPr>
          <w:rStyle w:val="IntensiveHervorhebung"/>
          <w:lang w:val="en-US"/>
        </w:rPr>
        <w:t>MDRecord</w:t>
      </w:r>
      <w:r w:rsidRPr="00A006B7">
        <w:rPr>
          <w:lang w:val="en-US"/>
        </w:rPr>
        <w:t xml:space="preserve"> for the repositorie</w:t>
      </w:r>
      <w:r w:rsidR="001C2F8A">
        <w:rPr>
          <w:lang w:val="en-US"/>
        </w:rPr>
        <w:t>s</w:t>
      </w:r>
      <w:r w:rsidRPr="00A006B7">
        <w:rPr>
          <w:lang w:val="en-US"/>
        </w:rPr>
        <w:t xml:space="preserve">. </w:t>
      </w:r>
      <w:r w:rsidRPr="00D57E7C">
        <w:rPr>
          <w:lang w:val="en-US"/>
        </w:rPr>
        <w:t xml:space="preserve">The MDRecord would minimally carry the end-point url and some human-readable name, but could be used also for all sorts of descriptions, especially also containing the </w:t>
      </w:r>
      <w:r w:rsidRPr="00D57E7C">
        <w:rPr>
          <w:rStyle w:val="IntensiveHervorhebung"/>
          <w:lang w:val="en-US"/>
        </w:rPr>
        <w:t>Technical Metadata Component</w:t>
      </w:r>
      <w:r w:rsidRPr="00D57E7C">
        <w:rPr>
          <w:lang w:val="en-US"/>
        </w:rPr>
        <w:t>, formally describing the interface (the available Tiers, and ResultFormats and their encoding as the Input/Output parameters).</w:t>
      </w:r>
    </w:p>
    <w:p w14:paraId="25587B2B" w14:textId="77777777" w:rsidR="00DB4B6F" w:rsidRDefault="00DB4B6F" w:rsidP="00DB4B6F">
      <w:pPr>
        <w:pStyle w:val="berschrift3"/>
        <w:rPr>
          <w:lang w:val="en-US"/>
        </w:rPr>
      </w:pPr>
      <w:bookmarkStart w:id="120" w:name="_Ref287822667"/>
      <w:bookmarkStart w:id="121" w:name="_Toc287824945"/>
      <w:r>
        <w:rPr>
          <w:lang w:val="en-US"/>
        </w:rPr>
        <w:t>Handling in MDService</w:t>
      </w:r>
      <w:bookmarkEnd w:id="119"/>
      <w:bookmarkEnd w:id="120"/>
      <w:bookmarkEnd w:id="121"/>
    </w:p>
    <w:p w14:paraId="4E79E8DA" w14:textId="77777777" w:rsidR="007175CC" w:rsidRDefault="00DB4B6F" w:rsidP="00DB4B6F">
      <w:pPr>
        <w:rPr>
          <w:lang w:val="en-US"/>
        </w:rPr>
      </w:pPr>
      <w:r w:rsidRPr="001E6289">
        <w:rPr>
          <w:lang w:val="en-US"/>
        </w:rPr>
        <w:t xml:space="preserve">In </w:t>
      </w:r>
      <w:r w:rsidRPr="003C08ED">
        <w:rPr>
          <w:rStyle w:val="NamedEntityZchn"/>
        </w:rPr>
        <w:t xml:space="preserve">MDService/Repository </w:t>
      </w:r>
      <w:r w:rsidRPr="001E6289">
        <w:rPr>
          <w:lang w:val="en-US"/>
        </w:rPr>
        <w:t xml:space="preserve"> we talk of collections (as the "natural" hierarchy of the datasets)</w:t>
      </w:r>
      <w:r w:rsidR="007175CC">
        <w:rPr>
          <w:lang w:val="en-US"/>
        </w:rPr>
        <w:t xml:space="preserve">. </w:t>
      </w:r>
    </w:p>
    <w:p w14:paraId="35E6D0EE" w14:textId="77777777" w:rsidR="007175CC" w:rsidRDefault="007175CC" w:rsidP="007175CC">
      <w:pPr>
        <w:rPr>
          <w:lang w:val="en-US"/>
        </w:rPr>
      </w:pPr>
      <w:r>
        <w:rPr>
          <w:lang w:val="en-US"/>
        </w:rPr>
        <w:t>Wrt to announcing of the collections and specifying them in the request we adopted the latter approach</w:t>
      </w:r>
      <w:r w:rsidR="001C2F8A">
        <w:rPr>
          <w:lang w:val="en-US"/>
        </w:rPr>
        <w:t xml:space="preserve"> (extra parameter)</w:t>
      </w:r>
      <w:r>
        <w:rPr>
          <w:lang w:val="en-US"/>
        </w:rPr>
        <w:t>:</w:t>
      </w:r>
    </w:p>
    <w:p w14:paraId="72EA1D37" w14:textId="77777777" w:rsidR="00DB4B6F" w:rsidRDefault="00AE1A93" w:rsidP="007175CC">
      <w:pPr>
        <w:rPr>
          <w:lang w:val="en-US"/>
        </w:rPr>
      </w:pPr>
      <w:r w:rsidRPr="003C08ED">
        <w:rPr>
          <w:rStyle w:val="NamedEntityZchn"/>
        </w:rPr>
        <w:t>MDRepository</w:t>
      </w:r>
      <w:r>
        <w:rPr>
          <w:lang w:val="en-US"/>
        </w:rPr>
        <w:t xml:space="preserve">  and </w:t>
      </w:r>
      <w:r w:rsidRPr="003C08ED">
        <w:rPr>
          <w:rStyle w:val="NamedEntityZchn"/>
        </w:rPr>
        <w:t xml:space="preserve">MDService </w:t>
      </w:r>
      <w:r w:rsidR="00282061">
        <w:rPr>
          <w:lang w:val="en-US"/>
        </w:rPr>
        <w:t xml:space="preserve">provide </w:t>
      </w:r>
      <w:r w:rsidR="007175CC">
        <w:rPr>
          <w:lang w:val="en-US"/>
        </w:rPr>
        <w:t>separate operation</w:t>
      </w:r>
      <w:r w:rsidR="00282061">
        <w:rPr>
          <w:lang w:val="en-US"/>
        </w:rPr>
        <w:t>s</w:t>
      </w:r>
      <w:r w:rsidR="007175CC">
        <w:rPr>
          <w:lang w:val="en-US"/>
        </w:rPr>
        <w:t xml:space="preserve"> to retrieve the tree of collections</w:t>
      </w:r>
    </w:p>
    <w:p w14:paraId="1A6FB042" w14:textId="77777777" w:rsidR="00DB4B6F" w:rsidRDefault="00DB4B6F" w:rsidP="00DB4B6F">
      <w:pPr>
        <w:pStyle w:val="Def"/>
      </w:pPr>
      <w:r>
        <w:t>getCollections()</w:t>
      </w:r>
      <w:r w:rsidR="00282061">
        <w:t xml:space="preserve"> /* MDRepository</w:t>
      </w:r>
      <w:r w:rsidR="00AE1A93">
        <w:rPr>
          <w:rStyle w:val="Funotenzeichen"/>
        </w:rPr>
        <w:footnoteReference w:id="27"/>
      </w:r>
      <w:r w:rsidR="00282061">
        <w:t xml:space="preserve"> */</w:t>
      </w:r>
    </w:p>
    <w:p w14:paraId="49C98F65" w14:textId="77777777" w:rsidR="00282061" w:rsidRDefault="00282061" w:rsidP="00DB4B6F">
      <w:pPr>
        <w:pStyle w:val="Def"/>
      </w:pPr>
      <w:r>
        <w:t>collections /* MDService</w:t>
      </w:r>
      <w:r w:rsidR="00AE1A93">
        <w:rPr>
          <w:rStyle w:val="Funotenzeichen"/>
        </w:rPr>
        <w:footnoteReference w:id="28"/>
      </w:r>
      <w:r>
        <w:t xml:space="preserve"> */</w:t>
      </w:r>
    </w:p>
    <w:p w14:paraId="548EF11A" w14:textId="77777777" w:rsidR="00DB4B6F" w:rsidRDefault="007175CC" w:rsidP="00DB4B6F">
      <w:pPr>
        <w:rPr>
          <w:lang w:val="en-US"/>
        </w:rPr>
      </w:pPr>
      <w:r>
        <w:rPr>
          <w:lang w:val="en-US"/>
        </w:rPr>
        <w:t xml:space="preserve">and </w:t>
      </w:r>
      <w:r w:rsidR="00AE1A93">
        <w:rPr>
          <w:lang w:val="en-US"/>
        </w:rPr>
        <w:t>the</w:t>
      </w:r>
      <w:r w:rsidR="003C08ED">
        <w:rPr>
          <w:lang w:val="en-US"/>
        </w:rPr>
        <w:t>y accept the</w:t>
      </w:r>
      <w:r w:rsidR="00AE1A93">
        <w:rPr>
          <w:lang w:val="en-US"/>
        </w:rPr>
        <w:t xml:space="preserve"> (optional repeatable) parameter </w:t>
      </w:r>
      <w:r w:rsidR="00AE1A93" w:rsidRPr="00AE1A93">
        <w:rPr>
          <w:rStyle w:val="DefZchn"/>
        </w:rPr>
        <w:t>collections</w:t>
      </w:r>
      <w:r w:rsidR="00AE1A93">
        <w:rPr>
          <w:lang w:val="en-US"/>
        </w:rPr>
        <w:t xml:space="preserve"> in the search request</w:t>
      </w:r>
      <w:r w:rsidR="00AE1A93">
        <w:rPr>
          <w:rStyle w:val="Funotenzeichen"/>
          <w:lang w:val="en-US"/>
        </w:rPr>
        <w:footnoteReference w:id="29"/>
      </w:r>
      <w:r w:rsidR="00AE1A93">
        <w:rPr>
          <w:lang w:val="en-US"/>
        </w:rPr>
        <w:t xml:space="preserve"> to specify the collections  (by their handle).</w:t>
      </w:r>
      <w:r w:rsidR="00CC4B30">
        <w:rPr>
          <w:lang w:val="en-US"/>
        </w:rPr>
        <w:t xml:space="preserve"> Although </w:t>
      </w:r>
      <w:r w:rsidR="00CC4B30" w:rsidRPr="00CC4B30">
        <w:rPr>
          <w:rStyle w:val="NamedEntityZchn"/>
        </w:rPr>
        <w:t>MDService</w:t>
      </w:r>
      <w:r w:rsidR="00CC4B30">
        <w:rPr>
          <w:lang w:val="en-US"/>
        </w:rPr>
        <w:t xml:space="preserve"> accepts </w:t>
      </w:r>
      <w:r w:rsidR="00CC4B30" w:rsidRPr="00CC4B30">
        <w:rPr>
          <w:rStyle w:val="NamedEntityZchn"/>
        </w:rPr>
        <w:t>CQL</w:t>
      </w:r>
      <w:r w:rsidR="00CC4B30">
        <w:rPr>
          <w:lang w:val="en-US"/>
        </w:rPr>
        <w:t>-queries t</w:t>
      </w:r>
      <w:r w:rsidR="00DB4B6F" w:rsidRPr="00F343C9">
        <w:rPr>
          <w:lang w:val="en-US"/>
        </w:rPr>
        <w:t xml:space="preserve">he REST-interface </w:t>
      </w:r>
      <w:r w:rsidR="00DB4B6F" w:rsidRPr="00F343C9">
        <w:rPr>
          <w:lang w:val="en-US"/>
        </w:rPr>
        <w:lastRenderedPageBreak/>
        <w:t xml:space="preserve">is not </w:t>
      </w:r>
      <w:r w:rsidR="00DB4B6F" w:rsidRPr="00CC4B30">
        <w:rPr>
          <w:rStyle w:val="NamedEntityZchn"/>
        </w:rPr>
        <w:t>SRU</w:t>
      </w:r>
      <w:r w:rsidR="00DB4B6F" w:rsidRPr="00F343C9">
        <w:rPr>
          <w:lang w:val="en-US"/>
        </w:rPr>
        <w:t>-conform yet,</w:t>
      </w:r>
      <w:r w:rsidR="00AE1A93">
        <w:rPr>
          <w:lang w:val="en-US"/>
        </w:rPr>
        <w:t xml:space="preserve"> </w:t>
      </w:r>
      <w:r w:rsidR="00CC4B30">
        <w:rPr>
          <w:lang w:val="en-US"/>
        </w:rPr>
        <w:t xml:space="preserve">but a </w:t>
      </w:r>
      <w:r w:rsidR="00CC4B30" w:rsidRPr="00CC4B30">
        <w:rPr>
          <w:rStyle w:val="NamedEntityZchn"/>
        </w:rPr>
        <w:t>SRU</w:t>
      </w:r>
      <w:r w:rsidR="00CC4B30">
        <w:rPr>
          <w:lang w:val="en-US"/>
        </w:rPr>
        <w:t>-c</w:t>
      </w:r>
      <w:r w:rsidR="001C2F8A">
        <w:rPr>
          <w:lang w:val="en-US"/>
        </w:rPr>
        <w:t>onformant interface-extension is planned (, that would adhere to the decision made in this FCS working group wrt to handling of the collections argument).</w:t>
      </w:r>
    </w:p>
    <w:p w14:paraId="0AC4635E" w14:textId="77777777" w:rsidR="001C2F8A" w:rsidRPr="00F343C9" w:rsidRDefault="001C2F8A" w:rsidP="00DB4B6F">
      <w:pPr>
        <w:rPr>
          <w:lang w:val="en-US"/>
        </w:rPr>
      </w:pPr>
      <w:r>
        <w:rPr>
          <w:lang w:val="en-US"/>
        </w:rPr>
        <w:t xml:space="preserve">MDService also provides a </w:t>
      </w:r>
      <w:r w:rsidRPr="001C2F8A">
        <w:rPr>
          <w:rStyle w:val="DefZchn"/>
        </w:rPr>
        <w:t>repository</w:t>
      </w:r>
      <w:r>
        <w:rPr>
          <w:lang w:val="en-US"/>
        </w:rPr>
        <w:t>-parameter, that enables the client to address dynamically any of the installed MDRepositories. Currently these are configured internally in the MDService and identified by an integer :-/.</w:t>
      </w:r>
    </w:p>
    <w:p w14:paraId="2B24B65C" w14:textId="77777777" w:rsidR="00351053" w:rsidRDefault="00351053" w:rsidP="00351053">
      <w:pPr>
        <w:pStyle w:val="berschrift2"/>
        <w:rPr>
          <w:lang w:val="en-US"/>
        </w:rPr>
      </w:pPr>
      <w:bookmarkStart w:id="122" w:name="_Ref287708912"/>
      <w:bookmarkStart w:id="123" w:name="_Toc287824946"/>
      <w:r>
        <w:rPr>
          <w:lang w:val="en-US"/>
        </w:rPr>
        <w:t>Combined Metadata and Content Query</w:t>
      </w:r>
      <w:bookmarkEnd w:id="122"/>
      <w:bookmarkEnd w:id="123"/>
    </w:p>
    <w:p w14:paraId="3A74BD84" w14:textId="77777777" w:rsidR="00171ECE" w:rsidRDefault="005D0659" w:rsidP="00171ECE">
      <w:pPr>
        <w:rPr>
          <w:lang w:val="en-US"/>
        </w:rPr>
      </w:pPr>
      <w:r>
        <w:rPr>
          <w:lang w:val="en-US"/>
        </w:rPr>
        <w:t xml:space="preserve">Another </w:t>
      </w:r>
      <w:r w:rsidR="00CE7821">
        <w:rPr>
          <w:lang w:val="en-US"/>
        </w:rPr>
        <w:t>related</w:t>
      </w:r>
      <w:r>
        <w:rPr>
          <w:lang w:val="en-US"/>
        </w:rPr>
        <w:t xml:space="preserve"> requirement is </w:t>
      </w:r>
      <w:r w:rsidR="00171ECE">
        <w:rPr>
          <w:lang w:val="en-US"/>
        </w:rPr>
        <w:t>to be able to define the set of resource</w:t>
      </w:r>
      <w:r>
        <w:rPr>
          <w:lang w:val="en-US"/>
        </w:rPr>
        <w:t>s</w:t>
      </w:r>
      <w:r w:rsidR="00171ECE">
        <w:rPr>
          <w:lang w:val="en-US"/>
        </w:rPr>
        <w:t xml:space="preserve"> to search in intensionally – by a metadata</w:t>
      </w:r>
      <w:r w:rsidR="003011C8">
        <w:rPr>
          <w:lang w:val="en-US"/>
        </w:rPr>
        <w:t xml:space="preserve"> query. The simple example (mul</w:t>
      </w:r>
      <w:r w:rsidR="00171ECE">
        <w:rPr>
          <w:lang w:val="en-US"/>
        </w:rPr>
        <w:t>t</w:t>
      </w:r>
      <w:r w:rsidR="003011C8">
        <w:rPr>
          <w:lang w:val="en-US"/>
        </w:rPr>
        <w:t>i</w:t>
      </w:r>
      <w:r w:rsidR="00171ECE">
        <w:rPr>
          <w:lang w:val="en-US"/>
        </w:rPr>
        <w:t>modal):</w:t>
      </w:r>
    </w:p>
    <w:p w14:paraId="2B973F7B" w14:textId="77777777" w:rsidR="00171ECE" w:rsidRPr="008B7ED8" w:rsidRDefault="00171ECE" w:rsidP="004B5C4E">
      <w:pPr>
        <w:pStyle w:val="Zitat"/>
        <w:rPr>
          <w:lang w:val="en-US"/>
        </w:rPr>
      </w:pPr>
      <w:r w:rsidRPr="008B7ED8">
        <w:rPr>
          <w:lang w:val="en-US"/>
        </w:rPr>
        <w:t>Find all occurrences where a female Actor said “Ja”.</w:t>
      </w:r>
    </w:p>
    <w:p w14:paraId="646B12F2" w14:textId="77777777" w:rsidR="00171ECE" w:rsidRDefault="00171ECE" w:rsidP="00171ECE">
      <w:pPr>
        <w:rPr>
          <w:lang w:val="en-US"/>
        </w:rPr>
      </w:pPr>
      <w:r>
        <w:rPr>
          <w:lang w:val="en-US"/>
        </w:rPr>
        <w:t>Or textual</w:t>
      </w:r>
      <w:r w:rsidR="006D03F3">
        <w:rPr>
          <w:lang w:val="en-US"/>
        </w:rPr>
        <w:t>:</w:t>
      </w:r>
    </w:p>
    <w:p w14:paraId="7AC2AFC4" w14:textId="77777777" w:rsidR="00171ECE" w:rsidRPr="008B7ED8" w:rsidRDefault="00171ECE" w:rsidP="004B5C4E">
      <w:pPr>
        <w:pStyle w:val="Zitat"/>
        <w:rPr>
          <w:lang w:val="en-US"/>
        </w:rPr>
      </w:pPr>
      <w:r w:rsidRPr="008B7ED8">
        <w:rPr>
          <w:lang w:val="en-US"/>
        </w:rPr>
        <w:t xml:space="preserve">Find all occurrences of “viable system” in texts where the Organisation responsible for the collection the text is </w:t>
      </w:r>
      <w:r w:rsidR="005B74D1" w:rsidRPr="008B7ED8">
        <w:rPr>
          <w:lang w:val="en-US"/>
        </w:rPr>
        <w:t xml:space="preserve">part of </w:t>
      </w:r>
      <w:r w:rsidRPr="008B7ED8">
        <w:rPr>
          <w:lang w:val="en-US"/>
        </w:rPr>
        <w:t xml:space="preserve">is a </w:t>
      </w:r>
      <w:r w:rsidR="005B74D1" w:rsidRPr="008B7ED8">
        <w:rPr>
          <w:lang w:val="en-US"/>
        </w:rPr>
        <w:t>u</w:t>
      </w:r>
      <w:r w:rsidRPr="008B7ED8">
        <w:rPr>
          <w:lang w:val="en-US"/>
        </w:rPr>
        <w:t>niversity.</w:t>
      </w:r>
    </w:p>
    <w:p w14:paraId="19DDFAF3" w14:textId="77777777" w:rsidR="005B74D1" w:rsidRDefault="005B74D1" w:rsidP="00171ECE">
      <w:pPr>
        <w:rPr>
          <w:lang w:val="en-US"/>
        </w:rPr>
      </w:pPr>
      <w:r>
        <w:rPr>
          <w:lang w:val="en-US"/>
        </w:rPr>
        <w:t>Part of this request can only be answered (if at all) with the information from metadata descriptions.</w:t>
      </w:r>
    </w:p>
    <w:p w14:paraId="73F102C8" w14:textId="77777777" w:rsidR="00171ECE" w:rsidRPr="00171ECE" w:rsidRDefault="005B74D1" w:rsidP="00171ECE">
      <w:pPr>
        <w:rPr>
          <w:lang w:val="en-US"/>
        </w:rPr>
      </w:pPr>
      <w:r>
        <w:rPr>
          <w:lang w:val="en-US"/>
        </w:rPr>
        <w:t xml:space="preserve">There is a further complication to this: parts of the query may be relevant both for the metadata search and for the content search. In the following example the middle part of the query: </w:t>
      </w:r>
      <w:r>
        <w:rPr>
          <w:lang w:val="en-US"/>
        </w:rPr>
        <w:br/>
        <w:t>dc.title any Liebe , means the title of the resource shall contain the word “Liebe” and could be used by Metadata search to restrict the resources/collections to search in, but could (needs to) be also used by the search engine aware of the titles of the documents it is providing:</w:t>
      </w:r>
    </w:p>
    <w:p w14:paraId="0004AFF1" w14:textId="77777777" w:rsidR="00351053" w:rsidRDefault="00351053" w:rsidP="00351053">
      <w:pPr>
        <w:rPr>
          <w:lang w:val="en-US"/>
        </w:rPr>
      </w:pPr>
      <w:r>
        <w:rPr>
          <w:noProof/>
          <w:lang w:val="de-DE" w:eastAsia="de-DE"/>
        </w:rPr>
        <w:drawing>
          <wp:inline distT="0" distB="0" distL="0" distR="0" wp14:anchorId="7825D1F1" wp14:editId="5DF40D99">
            <wp:extent cx="5753100" cy="596900"/>
            <wp:effectExtent l="19050" t="0" r="0" b="0"/>
            <wp:docPr id="6" name="Bild 3" descr="C:\Users\m\3lingua\clarin\CMDI\EDC\EDC_combine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lingua\clarin\CMDI\EDC\EDC_combinedquery.png"/>
                    <pic:cNvPicPr>
                      <a:picLocks noChangeAspect="1" noChangeArrowheads="1"/>
                    </pic:cNvPicPr>
                  </pic:nvPicPr>
                  <pic:blipFill>
                    <a:blip r:embed="rId21" cstate="print"/>
                    <a:srcRect/>
                    <a:stretch>
                      <a:fillRect/>
                    </a:stretch>
                  </pic:blipFill>
                  <pic:spPr bwMode="auto">
                    <a:xfrm>
                      <a:off x="0" y="0"/>
                      <a:ext cx="5753100" cy="596900"/>
                    </a:xfrm>
                    <a:prstGeom prst="rect">
                      <a:avLst/>
                    </a:prstGeom>
                    <a:noFill/>
                    <a:ln w="9525">
                      <a:noFill/>
                      <a:miter lim="800000"/>
                      <a:headEnd/>
                      <a:tailEnd/>
                    </a:ln>
                  </pic:spPr>
                </pic:pic>
              </a:graphicData>
            </a:graphic>
          </wp:inline>
        </w:drawing>
      </w:r>
    </w:p>
    <w:p w14:paraId="4EDE58A3" w14:textId="77777777" w:rsidR="00B50573" w:rsidRDefault="00B50573" w:rsidP="00A857ED">
      <w:pPr>
        <w:rPr>
          <w:lang w:val="en-US"/>
        </w:rPr>
      </w:pPr>
      <w:r>
        <w:rPr>
          <w:lang w:val="en-US"/>
        </w:rPr>
        <w:t>If we want to express a query like the one above with female Actor saying “Ja”, we need a way to bind the individual conditions. Just stating:</w:t>
      </w:r>
    </w:p>
    <w:p w14:paraId="42FB45E0" w14:textId="77777777" w:rsidR="00B50573" w:rsidRDefault="00B50573" w:rsidP="00B50573">
      <w:pPr>
        <w:pStyle w:val="ExampleCode"/>
      </w:pPr>
      <w:r>
        <w:t xml:space="preserve">Actor.Sex = F AND TierType.w = ”Ja” </w:t>
      </w:r>
    </w:p>
    <w:p w14:paraId="3CB46FDA" w14:textId="77777777" w:rsidR="00B50573" w:rsidRDefault="00B50573" w:rsidP="00A857ED">
      <w:pPr>
        <w:rPr>
          <w:lang w:val="en-US"/>
        </w:rPr>
      </w:pPr>
      <w:r>
        <w:rPr>
          <w:lang w:val="en-US"/>
        </w:rPr>
        <w:t xml:space="preserve">is not enough, because, there are normally multiple actors in a Session and a male Actor could have said “Ja”.  So we need </w:t>
      </w:r>
      <w:r w:rsidR="006D03F3">
        <w:rPr>
          <w:lang w:val="en-US"/>
        </w:rPr>
        <w:t>to employ the binding of indices as introduced in the previous chapter, to yield somethin</w:t>
      </w:r>
      <w:r>
        <w:rPr>
          <w:lang w:val="en-US"/>
        </w:rPr>
        <w:t>g like:</w:t>
      </w:r>
    </w:p>
    <w:p w14:paraId="7133D0FD" w14:textId="77777777" w:rsidR="00B50573" w:rsidRDefault="00B50573" w:rsidP="00B50573">
      <w:pPr>
        <w:pStyle w:val="ExampleCode"/>
      </w:pPr>
      <w:r>
        <w:t xml:space="preserve">Actor.Sex =/var=X F </w:t>
      </w:r>
      <w:r w:rsidR="00850D2F">
        <w:t xml:space="preserve"> </w:t>
      </w:r>
      <w:r>
        <w:t>AND</w:t>
      </w:r>
      <w:r w:rsidR="00850D2F">
        <w:t xml:space="preserve"> </w:t>
      </w:r>
      <w:r>
        <w:t xml:space="preserve"> TierType.w =/var=X ”Ja” </w:t>
      </w:r>
    </w:p>
    <w:p w14:paraId="6BE56F18" w14:textId="77777777" w:rsidR="00A857ED" w:rsidRDefault="00B50573" w:rsidP="00A857ED">
      <w:pPr>
        <w:rPr>
          <w:lang w:val="en-US"/>
        </w:rPr>
      </w:pPr>
      <w:r>
        <w:rPr>
          <w:lang w:val="en-US"/>
        </w:rPr>
        <w:t>Another e</w:t>
      </w:r>
      <w:r w:rsidR="00A857ED">
        <w:rPr>
          <w:lang w:val="en-US"/>
        </w:rPr>
        <w:t>xample</w:t>
      </w:r>
      <w:r>
        <w:rPr>
          <w:lang w:val="en-US"/>
        </w:rPr>
        <w:t xml:space="preserve"> with a sequence query involved:</w:t>
      </w:r>
    </w:p>
    <w:p w14:paraId="5BE3EF37" w14:textId="77777777" w:rsidR="009E44D8" w:rsidRPr="008B7ED8" w:rsidRDefault="00A857ED" w:rsidP="005F002D">
      <w:pPr>
        <w:pStyle w:val="Zitat"/>
        <w:rPr>
          <w:lang w:val="en-US"/>
        </w:rPr>
      </w:pPr>
      <w:r w:rsidRPr="008B7ED8">
        <w:rPr>
          <w:lang w:val="en-US"/>
        </w:rPr>
        <w:t>Find passages, where Actor with the Role Interviewer said “Ja” and another (the second) actor laughed within 3 seconds after.</w:t>
      </w:r>
    </w:p>
    <w:p w14:paraId="525D08CA" w14:textId="77777777" w:rsidR="00A857ED" w:rsidRDefault="00B50573" w:rsidP="009E44D8">
      <w:pPr>
        <w:rPr>
          <w:lang w:val="en-US"/>
        </w:rPr>
      </w:pPr>
      <w:r>
        <w:rPr>
          <w:lang w:val="en-US"/>
        </w:rPr>
        <w:t>Again h</w:t>
      </w:r>
      <w:r w:rsidR="00A857ED">
        <w:rPr>
          <w:lang w:val="en-US"/>
        </w:rPr>
        <w:t xml:space="preserve">ere part of the query can be only answered from within the metadata. </w:t>
      </w:r>
      <w:r w:rsidR="003D6EEA">
        <w:rPr>
          <w:lang w:val="en-US"/>
        </w:rPr>
        <w:t>We find the information i</w:t>
      </w:r>
      <w:r w:rsidR="00A857ED">
        <w:rPr>
          <w:lang w:val="en-US"/>
        </w:rPr>
        <w:t xml:space="preserve">n the </w:t>
      </w:r>
      <w:r w:rsidR="004A2B34">
        <w:rPr>
          <w:lang w:val="en-US"/>
        </w:rPr>
        <w:t>CMDI/</w:t>
      </w:r>
      <w:r w:rsidR="00A857ED">
        <w:rPr>
          <w:lang w:val="en-US"/>
        </w:rPr>
        <w:t>IM</w:t>
      </w:r>
      <w:r w:rsidR="004A2B34">
        <w:rPr>
          <w:lang w:val="en-US"/>
        </w:rPr>
        <w:t>DI-Actor component</w:t>
      </w:r>
      <w:r w:rsidR="003D6EEA">
        <w:rPr>
          <w:lang w:val="en-US"/>
        </w:rPr>
        <w:t>:</w:t>
      </w:r>
    </w:p>
    <w:p w14:paraId="5627183B" w14:textId="77777777" w:rsidR="004A2B34" w:rsidRDefault="00971EC6" w:rsidP="004A2B34">
      <w:pPr>
        <w:pStyle w:val="ExampleCode"/>
      </w:pPr>
      <w:r>
        <w:t>...</w:t>
      </w:r>
      <w:r w:rsidR="00D82505">
        <w:t>&lt;Actor&gt;</w:t>
      </w:r>
      <w:r w:rsidR="00861F82">
        <w:br/>
      </w:r>
      <w:r w:rsidR="004A2B34">
        <w:t xml:space="preserve">  </w:t>
      </w:r>
      <w:r>
        <w:t xml:space="preserve">   </w:t>
      </w:r>
      <w:r w:rsidR="004A2B34">
        <w:t>&lt;Name&gt;</w:t>
      </w:r>
      <w:r w:rsidR="00861F82">
        <w:br/>
      </w:r>
      <w:r>
        <w:t xml:space="preserve">   </w:t>
      </w:r>
      <w:r w:rsidR="004A2B34">
        <w:t xml:space="preserve">  &lt;Role&gt;</w:t>
      </w:r>
      <w:r w:rsidR="00861F82">
        <w:br/>
      </w:r>
      <w:r>
        <w:t xml:space="preserve">   </w:t>
      </w:r>
      <w:r w:rsidR="004A2B34">
        <w:t xml:space="preserve">  &lt;Sex&gt;</w:t>
      </w:r>
    </w:p>
    <w:p w14:paraId="34D96A06" w14:textId="77777777" w:rsidR="00B50573" w:rsidRDefault="00B50573" w:rsidP="00B50573">
      <w:pPr>
        <w:rPr>
          <w:lang w:val="en-US"/>
        </w:rPr>
      </w:pPr>
      <w:r w:rsidRPr="00B50573">
        <w:rPr>
          <w:lang w:val="en-US"/>
        </w:rPr>
        <w:t>If we try to v</w:t>
      </w:r>
      <w:r>
        <w:rPr>
          <w:lang w:val="en-US"/>
        </w:rPr>
        <w:t>isualize this:</w:t>
      </w:r>
    </w:p>
    <w:tbl>
      <w:tblPr>
        <w:tblStyle w:val="Tabellenraster"/>
        <w:tblW w:w="9214"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85"/>
        <w:gridCol w:w="1063"/>
        <w:gridCol w:w="1149"/>
        <w:gridCol w:w="1250"/>
        <w:gridCol w:w="791"/>
        <w:gridCol w:w="1134"/>
        <w:gridCol w:w="709"/>
        <w:gridCol w:w="1876"/>
      </w:tblGrid>
      <w:tr w:rsidR="00CC0FE7" w14:paraId="42C4B1A0" w14:textId="77777777" w:rsidTr="002E2B5D">
        <w:tc>
          <w:tcPr>
            <w:tcW w:w="1157" w:type="dxa"/>
          </w:tcPr>
          <w:p w14:paraId="13C532D0" w14:textId="77777777" w:rsidR="00CC0FE7" w:rsidRPr="00CC0FE7" w:rsidRDefault="00CC0FE7" w:rsidP="00CC0FE7">
            <w:pPr>
              <w:pStyle w:val="KeinLeerraum"/>
              <w:rPr>
                <w:i/>
                <w:color w:val="95B3D7" w:themeColor="accent1" w:themeTint="99"/>
              </w:rPr>
            </w:pPr>
            <w:r w:rsidRPr="00CC0FE7">
              <w:rPr>
                <w:i/>
                <w:color w:val="95B3D7" w:themeColor="accent1" w:themeTint="99"/>
              </w:rPr>
              <w:t>index</w:t>
            </w:r>
          </w:p>
        </w:tc>
        <w:tc>
          <w:tcPr>
            <w:tcW w:w="1148" w:type="dxa"/>
            <w:gridSpan w:val="2"/>
          </w:tcPr>
          <w:p w14:paraId="0F3B05BF" w14:textId="77777777" w:rsidR="00CC0FE7" w:rsidRPr="00CC0FE7" w:rsidRDefault="00CC0FE7" w:rsidP="00CC0FE7">
            <w:pPr>
              <w:pStyle w:val="KeinLeerraum"/>
              <w:rPr>
                <w:i/>
                <w:color w:val="95B3D7" w:themeColor="accent1" w:themeTint="99"/>
              </w:rPr>
            </w:pPr>
            <w:r w:rsidRPr="00CC0FE7">
              <w:rPr>
                <w:i/>
                <w:color w:val="95B3D7" w:themeColor="accent1" w:themeTint="99"/>
              </w:rPr>
              <w:t>sub-index</w:t>
            </w:r>
          </w:p>
        </w:tc>
        <w:tc>
          <w:tcPr>
            <w:tcW w:w="1149" w:type="dxa"/>
          </w:tcPr>
          <w:p w14:paraId="66581BFE" w14:textId="77777777" w:rsidR="00CC0FE7" w:rsidRPr="00CC0FE7" w:rsidRDefault="00CC0FE7" w:rsidP="00CC0FE7">
            <w:pPr>
              <w:pStyle w:val="KeinLeerraum"/>
              <w:rPr>
                <w:i/>
                <w:color w:val="95B3D7" w:themeColor="accent1" w:themeTint="99"/>
              </w:rPr>
            </w:pPr>
            <w:r w:rsidRPr="00CC0FE7">
              <w:rPr>
                <w:i/>
                <w:color w:val="95B3D7" w:themeColor="accent1" w:themeTint="99"/>
              </w:rPr>
              <w:t>modifier</w:t>
            </w:r>
          </w:p>
        </w:tc>
        <w:tc>
          <w:tcPr>
            <w:tcW w:w="1250" w:type="dxa"/>
          </w:tcPr>
          <w:p w14:paraId="5D36D489" w14:textId="77777777" w:rsidR="00CC0FE7" w:rsidRPr="00CC0FE7" w:rsidRDefault="00CC0FE7" w:rsidP="00CC0FE7">
            <w:pPr>
              <w:pStyle w:val="KeinLeerraum"/>
              <w:rPr>
                <w:i/>
                <w:color w:val="95B3D7" w:themeColor="accent1" w:themeTint="99"/>
              </w:rPr>
            </w:pPr>
          </w:p>
        </w:tc>
        <w:tc>
          <w:tcPr>
            <w:tcW w:w="4510" w:type="dxa"/>
            <w:gridSpan w:val="4"/>
          </w:tcPr>
          <w:p w14:paraId="1B846FE0" w14:textId="77777777" w:rsidR="00CC0FE7" w:rsidRPr="00CC0FE7" w:rsidRDefault="00CC0FE7" w:rsidP="00CC0FE7">
            <w:pPr>
              <w:pStyle w:val="KeinLeerraum"/>
              <w:rPr>
                <w:i/>
                <w:color w:val="95B3D7" w:themeColor="accent1" w:themeTint="99"/>
              </w:rPr>
            </w:pPr>
            <w:r w:rsidRPr="00CC0FE7">
              <w:rPr>
                <w:i/>
                <w:color w:val="95B3D7" w:themeColor="accent1" w:themeTint="99"/>
              </w:rPr>
              <w:t>Sequence</w:t>
            </w:r>
          </w:p>
        </w:tc>
      </w:tr>
      <w:tr w:rsidR="00CC0FE7" w14:paraId="09E0489D" w14:textId="77777777" w:rsidTr="002E2B5D">
        <w:tc>
          <w:tcPr>
            <w:tcW w:w="4704" w:type="dxa"/>
            <w:gridSpan w:val="5"/>
          </w:tcPr>
          <w:p w14:paraId="0EDF2B62" w14:textId="77777777" w:rsidR="00CC0FE7" w:rsidRPr="00CC0FE7" w:rsidRDefault="00CC0FE7" w:rsidP="00FE14F6">
            <w:pPr>
              <w:pStyle w:val="KeinLeerraum"/>
              <w:rPr>
                <w:i/>
                <w:color w:val="95B3D7" w:themeColor="accent1" w:themeTint="99"/>
              </w:rPr>
            </w:pPr>
            <w:r w:rsidRPr="00CC0FE7">
              <w:rPr>
                <w:i/>
                <w:color w:val="95B3D7" w:themeColor="accent1" w:themeTint="99"/>
              </w:rPr>
              <w:lastRenderedPageBreak/>
              <w:t>MDQuery</w:t>
            </w:r>
          </w:p>
        </w:tc>
        <w:tc>
          <w:tcPr>
            <w:tcW w:w="4510" w:type="dxa"/>
            <w:gridSpan w:val="4"/>
            <w:vMerge w:val="restart"/>
          </w:tcPr>
          <w:p w14:paraId="2290036E" w14:textId="77777777" w:rsidR="00CC0FE7" w:rsidRDefault="00CC0FE7" w:rsidP="00FE14F6">
            <w:pPr>
              <w:pStyle w:val="KeinLeerraum"/>
            </w:pPr>
          </w:p>
        </w:tc>
      </w:tr>
      <w:tr w:rsidR="00CC0FE7" w14:paraId="2C1D0DD0" w14:textId="77777777" w:rsidTr="002E2B5D">
        <w:tc>
          <w:tcPr>
            <w:tcW w:w="1157" w:type="dxa"/>
          </w:tcPr>
          <w:p w14:paraId="7C4E649B" w14:textId="77777777" w:rsidR="00CC0FE7" w:rsidRDefault="00CC0FE7" w:rsidP="00CC0FE7">
            <w:pPr>
              <w:pStyle w:val="KeinLeerraum"/>
            </w:pPr>
            <w:r>
              <w:t>Actor</w:t>
            </w:r>
          </w:p>
        </w:tc>
        <w:tc>
          <w:tcPr>
            <w:tcW w:w="1148" w:type="dxa"/>
            <w:gridSpan w:val="2"/>
          </w:tcPr>
          <w:p w14:paraId="667689A3" w14:textId="77777777" w:rsidR="00CC0FE7" w:rsidRDefault="00CC0FE7" w:rsidP="00CC0FE7">
            <w:pPr>
              <w:pStyle w:val="KeinLeerraum"/>
            </w:pPr>
            <w:r>
              <w:t>.Role</w:t>
            </w:r>
          </w:p>
        </w:tc>
        <w:tc>
          <w:tcPr>
            <w:tcW w:w="1149" w:type="dxa"/>
          </w:tcPr>
          <w:p w14:paraId="6C8B31D1" w14:textId="77777777" w:rsidR="00CC0FE7" w:rsidRDefault="00CC0FE7" w:rsidP="00CC0FE7">
            <w:pPr>
              <w:pStyle w:val="KeinLeerraum"/>
            </w:pPr>
            <w:r>
              <w:t>X</w:t>
            </w:r>
          </w:p>
        </w:tc>
        <w:tc>
          <w:tcPr>
            <w:tcW w:w="1250" w:type="dxa"/>
          </w:tcPr>
          <w:p w14:paraId="33030594" w14:textId="77777777" w:rsidR="00CC0FE7" w:rsidRDefault="00CC0FE7" w:rsidP="00CC0FE7">
            <w:pPr>
              <w:pStyle w:val="KeinLeerraum"/>
            </w:pPr>
            <w:r>
              <w:t>Interviewer</w:t>
            </w:r>
          </w:p>
        </w:tc>
        <w:tc>
          <w:tcPr>
            <w:tcW w:w="4510" w:type="dxa"/>
            <w:gridSpan w:val="4"/>
            <w:vMerge/>
          </w:tcPr>
          <w:p w14:paraId="15F9D2EA" w14:textId="77777777" w:rsidR="00CC0FE7" w:rsidRDefault="00CC0FE7" w:rsidP="00CC0FE7">
            <w:pPr>
              <w:pStyle w:val="KeinLeerraum"/>
            </w:pPr>
          </w:p>
        </w:tc>
      </w:tr>
      <w:tr w:rsidR="00CC0FE7" w14:paraId="191F70F8" w14:textId="77777777" w:rsidTr="002E2B5D">
        <w:tc>
          <w:tcPr>
            <w:tcW w:w="1157" w:type="dxa"/>
          </w:tcPr>
          <w:p w14:paraId="71A79DE1" w14:textId="77777777" w:rsidR="00CC0FE7" w:rsidRDefault="00CC0FE7" w:rsidP="00CC0FE7">
            <w:pPr>
              <w:pStyle w:val="KeinLeerraum"/>
            </w:pPr>
          </w:p>
        </w:tc>
        <w:tc>
          <w:tcPr>
            <w:tcW w:w="1148" w:type="dxa"/>
            <w:gridSpan w:val="2"/>
          </w:tcPr>
          <w:p w14:paraId="4660BF38" w14:textId="77777777" w:rsidR="00CC0FE7" w:rsidRDefault="00CC0FE7" w:rsidP="00CC0FE7">
            <w:pPr>
              <w:pStyle w:val="KeinLeerraum"/>
            </w:pPr>
          </w:p>
        </w:tc>
        <w:tc>
          <w:tcPr>
            <w:tcW w:w="1149" w:type="dxa"/>
          </w:tcPr>
          <w:p w14:paraId="08949233" w14:textId="77777777" w:rsidR="00CC0FE7" w:rsidRDefault="00CC0FE7" w:rsidP="00CC0FE7">
            <w:pPr>
              <w:pStyle w:val="KeinLeerraum"/>
            </w:pPr>
          </w:p>
        </w:tc>
        <w:tc>
          <w:tcPr>
            <w:tcW w:w="1250" w:type="dxa"/>
          </w:tcPr>
          <w:p w14:paraId="46B9739C" w14:textId="77777777" w:rsidR="00CC0FE7" w:rsidRDefault="00CC0FE7" w:rsidP="00CC0FE7">
            <w:pPr>
              <w:pStyle w:val="KeinLeerraum"/>
            </w:pPr>
          </w:p>
        </w:tc>
        <w:tc>
          <w:tcPr>
            <w:tcW w:w="4510" w:type="dxa"/>
            <w:gridSpan w:val="4"/>
            <w:vMerge/>
          </w:tcPr>
          <w:p w14:paraId="539513A5" w14:textId="77777777" w:rsidR="00CC0FE7" w:rsidRDefault="00CC0FE7" w:rsidP="00CC0FE7">
            <w:pPr>
              <w:pStyle w:val="KeinLeerraum"/>
            </w:pPr>
          </w:p>
        </w:tc>
      </w:tr>
      <w:tr w:rsidR="00CC0FE7" w14:paraId="4E81D6F2" w14:textId="77777777" w:rsidTr="002E2B5D">
        <w:tc>
          <w:tcPr>
            <w:tcW w:w="4704" w:type="dxa"/>
            <w:gridSpan w:val="5"/>
          </w:tcPr>
          <w:p w14:paraId="663D8D45" w14:textId="77777777" w:rsidR="00CC0FE7" w:rsidRPr="00CC0FE7" w:rsidRDefault="00CC0FE7" w:rsidP="00CC0FE7">
            <w:pPr>
              <w:pStyle w:val="KeinLeerraum"/>
              <w:rPr>
                <w:i/>
                <w:color w:val="95B3D7" w:themeColor="accent1" w:themeTint="99"/>
              </w:rPr>
            </w:pPr>
            <w:r w:rsidRPr="00CC0FE7">
              <w:rPr>
                <w:i/>
                <w:color w:val="95B3D7" w:themeColor="accent1" w:themeTint="99"/>
              </w:rPr>
              <w:t>Content Query</w:t>
            </w:r>
          </w:p>
        </w:tc>
        <w:tc>
          <w:tcPr>
            <w:tcW w:w="4510" w:type="dxa"/>
            <w:gridSpan w:val="4"/>
            <w:vMerge/>
            <w:tcBorders>
              <w:bottom w:val="single" w:sz="18" w:space="0" w:color="C2D69B" w:themeColor="accent3" w:themeTint="99"/>
            </w:tcBorders>
          </w:tcPr>
          <w:p w14:paraId="62616C3A" w14:textId="77777777" w:rsidR="00CC0FE7" w:rsidRDefault="00CC0FE7" w:rsidP="00CC0FE7">
            <w:pPr>
              <w:pStyle w:val="KeinLeerraum"/>
            </w:pPr>
          </w:p>
        </w:tc>
      </w:tr>
      <w:tr w:rsidR="006D03F3" w14:paraId="37E33FFF" w14:textId="77777777" w:rsidTr="002E2B5D">
        <w:tc>
          <w:tcPr>
            <w:tcW w:w="1242" w:type="dxa"/>
            <w:gridSpan w:val="2"/>
          </w:tcPr>
          <w:p w14:paraId="661FCEA3" w14:textId="77777777" w:rsidR="006D03F3" w:rsidRDefault="006D03F3" w:rsidP="00CC0FE7">
            <w:pPr>
              <w:pStyle w:val="KeinLeerraum"/>
            </w:pPr>
            <w:r>
              <w:t>Actor</w:t>
            </w:r>
          </w:p>
        </w:tc>
        <w:tc>
          <w:tcPr>
            <w:tcW w:w="1063" w:type="dxa"/>
          </w:tcPr>
          <w:p w14:paraId="6D47436A" w14:textId="77777777" w:rsidR="006D03F3" w:rsidRDefault="006D03F3" w:rsidP="00CC0FE7">
            <w:pPr>
              <w:pStyle w:val="KeinLeerraum"/>
            </w:pPr>
            <w:r>
              <w:t>.w</w:t>
            </w:r>
          </w:p>
        </w:tc>
        <w:tc>
          <w:tcPr>
            <w:tcW w:w="1149" w:type="dxa"/>
          </w:tcPr>
          <w:p w14:paraId="61F2318B" w14:textId="77777777" w:rsidR="006D03F3" w:rsidRDefault="006D03F3" w:rsidP="00CC0FE7">
            <w:pPr>
              <w:pStyle w:val="KeinLeerraum"/>
            </w:pPr>
            <w:r>
              <w:t>X</w:t>
            </w:r>
          </w:p>
        </w:tc>
        <w:tc>
          <w:tcPr>
            <w:tcW w:w="1250" w:type="dxa"/>
          </w:tcPr>
          <w:p w14:paraId="23637B0A" w14:textId="77777777" w:rsidR="006D03F3" w:rsidRDefault="006D03F3" w:rsidP="00CC0FE7">
            <w:pPr>
              <w:pStyle w:val="KeinLeerraum"/>
            </w:pPr>
          </w:p>
        </w:tc>
        <w:tc>
          <w:tcPr>
            <w:tcW w:w="791" w:type="dxa"/>
            <w:tcBorders>
              <w:top w:val="single" w:sz="18" w:space="0" w:color="C2D69B" w:themeColor="accent3" w:themeTint="99"/>
            </w:tcBorders>
          </w:tcPr>
          <w:p w14:paraId="3A73E46F" w14:textId="77777777" w:rsidR="006D03F3" w:rsidRDefault="006D03F3" w:rsidP="00CC0FE7">
            <w:pPr>
              <w:pStyle w:val="KeinLeerraum"/>
            </w:pPr>
            <w:r>
              <w:t>Ja</w:t>
            </w:r>
          </w:p>
        </w:tc>
        <w:tc>
          <w:tcPr>
            <w:tcW w:w="1134" w:type="dxa"/>
            <w:tcBorders>
              <w:top w:val="single" w:sz="18" w:space="0" w:color="C2D69B" w:themeColor="accent3" w:themeTint="99"/>
            </w:tcBorders>
            <w:shd w:val="clear" w:color="auto" w:fill="DBE5F1" w:themeFill="accent1" w:themeFillTint="33"/>
          </w:tcPr>
          <w:p w14:paraId="0B0F39D7" w14:textId="77777777" w:rsidR="006D03F3" w:rsidRDefault="006D03F3" w:rsidP="00CC0FE7">
            <w:pPr>
              <w:pStyle w:val="KeinLeerraum"/>
            </w:pPr>
          </w:p>
        </w:tc>
        <w:tc>
          <w:tcPr>
            <w:tcW w:w="709" w:type="dxa"/>
            <w:tcBorders>
              <w:top w:val="single" w:sz="18" w:space="0" w:color="C2D69B" w:themeColor="accent3" w:themeTint="99"/>
            </w:tcBorders>
          </w:tcPr>
          <w:p w14:paraId="622A9378" w14:textId="77777777" w:rsidR="006D03F3" w:rsidRDefault="006D03F3" w:rsidP="00CC0FE7">
            <w:pPr>
              <w:pStyle w:val="KeinLeerraum"/>
            </w:pPr>
          </w:p>
        </w:tc>
        <w:tc>
          <w:tcPr>
            <w:tcW w:w="1876" w:type="dxa"/>
            <w:vMerge w:val="restart"/>
            <w:tcBorders>
              <w:top w:val="single" w:sz="18" w:space="0" w:color="C2D69B" w:themeColor="accent3" w:themeTint="99"/>
            </w:tcBorders>
          </w:tcPr>
          <w:p w14:paraId="16683C70" w14:textId="77777777" w:rsidR="006D03F3" w:rsidRPr="006D03F3" w:rsidRDefault="006D03F3" w:rsidP="00CC0FE7">
            <w:pPr>
              <w:pStyle w:val="KeinLeerraum"/>
              <w:rPr>
                <w:i/>
                <w:color w:val="95B3D7" w:themeColor="accent1" w:themeTint="99"/>
              </w:rPr>
            </w:pPr>
            <w:r w:rsidRPr="006D03F3">
              <w:rPr>
                <w:i/>
                <w:color w:val="95B3D7" w:themeColor="accent1" w:themeTint="99"/>
              </w:rPr>
              <w:t xml:space="preserve">continue </w:t>
            </w:r>
            <w:r w:rsidRPr="006D03F3">
              <w:rPr>
                <w:i/>
                <w:color w:val="95B3D7" w:themeColor="accent1" w:themeTint="99"/>
              </w:rPr>
              <w:sym w:font="Wingdings" w:char="F0E0"/>
            </w:r>
          </w:p>
        </w:tc>
      </w:tr>
      <w:tr w:rsidR="006D03F3" w14:paraId="39A97184" w14:textId="77777777" w:rsidTr="002E2B5D">
        <w:tc>
          <w:tcPr>
            <w:tcW w:w="1242" w:type="dxa"/>
            <w:gridSpan w:val="2"/>
          </w:tcPr>
          <w:p w14:paraId="241AF307" w14:textId="77777777" w:rsidR="006D03F3" w:rsidRDefault="006D03F3" w:rsidP="00CC0FE7">
            <w:pPr>
              <w:pStyle w:val="KeinLeerraum"/>
            </w:pPr>
            <w:r>
              <w:t>Actor</w:t>
            </w:r>
          </w:p>
        </w:tc>
        <w:tc>
          <w:tcPr>
            <w:tcW w:w="1063" w:type="dxa"/>
          </w:tcPr>
          <w:p w14:paraId="38EA21C5" w14:textId="77777777" w:rsidR="006D03F3" w:rsidRDefault="006D03F3" w:rsidP="00CC0FE7">
            <w:pPr>
              <w:pStyle w:val="KeinLeerraum"/>
            </w:pPr>
            <w:r>
              <w:t>.emotion</w:t>
            </w:r>
          </w:p>
        </w:tc>
        <w:tc>
          <w:tcPr>
            <w:tcW w:w="1149" w:type="dxa"/>
          </w:tcPr>
          <w:p w14:paraId="091E4E53" w14:textId="77777777" w:rsidR="006D03F3" w:rsidRDefault="006D03F3" w:rsidP="00CC0FE7">
            <w:pPr>
              <w:pStyle w:val="KeinLeerraum"/>
            </w:pPr>
            <w:r>
              <w:t>Y</w:t>
            </w:r>
          </w:p>
        </w:tc>
        <w:tc>
          <w:tcPr>
            <w:tcW w:w="1250" w:type="dxa"/>
          </w:tcPr>
          <w:p w14:paraId="6AAF6BC4" w14:textId="77777777" w:rsidR="006D03F3" w:rsidRDefault="006D03F3" w:rsidP="00CC0FE7">
            <w:pPr>
              <w:pStyle w:val="KeinLeerraum"/>
            </w:pPr>
          </w:p>
        </w:tc>
        <w:tc>
          <w:tcPr>
            <w:tcW w:w="791" w:type="dxa"/>
          </w:tcPr>
          <w:p w14:paraId="66C61F15" w14:textId="77777777" w:rsidR="006D03F3" w:rsidRDefault="006D03F3" w:rsidP="00CC0FE7">
            <w:pPr>
              <w:pStyle w:val="KeinLeerraum"/>
            </w:pPr>
          </w:p>
        </w:tc>
        <w:tc>
          <w:tcPr>
            <w:tcW w:w="1134" w:type="dxa"/>
            <w:shd w:val="clear" w:color="auto" w:fill="DBE5F1" w:themeFill="accent1" w:themeFillTint="33"/>
          </w:tcPr>
          <w:p w14:paraId="59A36383" w14:textId="77777777" w:rsidR="006D03F3" w:rsidRDefault="006D03F3" w:rsidP="00CC0FE7">
            <w:pPr>
              <w:pStyle w:val="KeinLeerraum"/>
            </w:pPr>
          </w:p>
        </w:tc>
        <w:tc>
          <w:tcPr>
            <w:tcW w:w="709" w:type="dxa"/>
          </w:tcPr>
          <w:p w14:paraId="6C2D6E3B" w14:textId="77777777" w:rsidR="006D03F3" w:rsidRDefault="006D03F3" w:rsidP="00CC0FE7">
            <w:pPr>
              <w:pStyle w:val="KeinLeerraum"/>
            </w:pPr>
            <w:r>
              <w:t>laugh</w:t>
            </w:r>
          </w:p>
        </w:tc>
        <w:tc>
          <w:tcPr>
            <w:tcW w:w="1876" w:type="dxa"/>
            <w:vMerge/>
          </w:tcPr>
          <w:p w14:paraId="25EABEE1" w14:textId="77777777" w:rsidR="006D03F3" w:rsidRDefault="006D03F3" w:rsidP="00CC0FE7">
            <w:pPr>
              <w:pStyle w:val="KeinLeerraum"/>
            </w:pPr>
          </w:p>
        </w:tc>
      </w:tr>
      <w:tr w:rsidR="006D03F3" w14:paraId="0012334B" w14:textId="77777777" w:rsidTr="002E2B5D">
        <w:tc>
          <w:tcPr>
            <w:tcW w:w="1242" w:type="dxa"/>
            <w:gridSpan w:val="2"/>
          </w:tcPr>
          <w:p w14:paraId="34749C23" w14:textId="77777777" w:rsidR="006D03F3" w:rsidRPr="006D03F3" w:rsidRDefault="006D03F3" w:rsidP="00CC0FE7">
            <w:pPr>
              <w:pStyle w:val="KeinLeerraum"/>
              <w:rPr>
                <w:i/>
                <w:color w:val="95B3D7" w:themeColor="accent1" w:themeTint="99"/>
              </w:rPr>
            </w:pPr>
            <w:r w:rsidRPr="006D03F3">
              <w:rPr>
                <w:i/>
                <w:color w:val="95B3D7" w:themeColor="accent1" w:themeTint="99"/>
              </w:rPr>
              <w:t>distance</w:t>
            </w:r>
          </w:p>
        </w:tc>
        <w:tc>
          <w:tcPr>
            <w:tcW w:w="1063" w:type="dxa"/>
          </w:tcPr>
          <w:p w14:paraId="7896B39E" w14:textId="77777777" w:rsidR="006D03F3" w:rsidRDefault="006D03F3" w:rsidP="00CC0FE7">
            <w:pPr>
              <w:pStyle w:val="KeinLeerraum"/>
            </w:pPr>
          </w:p>
        </w:tc>
        <w:tc>
          <w:tcPr>
            <w:tcW w:w="1149" w:type="dxa"/>
          </w:tcPr>
          <w:p w14:paraId="4875AA7C" w14:textId="77777777" w:rsidR="006D03F3" w:rsidRDefault="006D03F3" w:rsidP="00CC0FE7">
            <w:pPr>
              <w:pStyle w:val="KeinLeerraum"/>
            </w:pPr>
          </w:p>
        </w:tc>
        <w:tc>
          <w:tcPr>
            <w:tcW w:w="1250" w:type="dxa"/>
          </w:tcPr>
          <w:p w14:paraId="651A3B13" w14:textId="77777777" w:rsidR="006D03F3" w:rsidRDefault="006D03F3" w:rsidP="00CC0FE7">
            <w:pPr>
              <w:pStyle w:val="KeinLeerraum"/>
            </w:pPr>
          </w:p>
        </w:tc>
        <w:tc>
          <w:tcPr>
            <w:tcW w:w="791" w:type="dxa"/>
          </w:tcPr>
          <w:p w14:paraId="3A59348D" w14:textId="77777777" w:rsidR="006D03F3" w:rsidRDefault="006D03F3" w:rsidP="00CC0FE7">
            <w:pPr>
              <w:pStyle w:val="KeinLeerraum"/>
            </w:pPr>
          </w:p>
        </w:tc>
        <w:tc>
          <w:tcPr>
            <w:tcW w:w="1134" w:type="dxa"/>
            <w:shd w:val="clear" w:color="auto" w:fill="DBE5F1" w:themeFill="accent1" w:themeFillTint="33"/>
          </w:tcPr>
          <w:p w14:paraId="0B41C73D" w14:textId="77777777" w:rsidR="006D03F3" w:rsidRDefault="006D03F3" w:rsidP="00CC0FE7">
            <w:pPr>
              <w:pStyle w:val="KeinLeerraum"/>
            </w:pPr>
            <w:r>
              <w:t>4 words</w:t>
            </w:r>
          </w:p>
          <w:p w14:paraId="7585239B" w14:textId="77777777" w:rsidR="006D03F3" w:rsidRDefault="006D03F3" w:rsidP="00CC0FE7">
            <w:pPr>
              <w:pStyle w:val="KeinLeerraum"/>
            </w:pPr>
            <w:r>
              <w:t>| 3 sec</w:t>
            </w:r>
          </w:p>
        </w:tc>
        <w:tc>
          <w:tcPr>
            <w:tcW w:w="709" w:type="dxa"/>
          </w:tcPr>
          <w:p w14:paraId="0FB3F735" w14:textId="77777777" w:rsidR="006D03F3" w:rsidRDefault="006D03F3" w:rsidP="00CC0FE7">
            <w:pPr>
              <w:pStyle w:val="KeinLeerraum"/>
            </w:pPr>
          </w:p>
        </w:tc>
        <w:tc>
          <w:tcPr>
            <w:tcW w:w="1876" w:type="dxa"/>
            <w:vMerge/>
          </w:tcPr>
          <w:p w14:paraId="061F7683" w14:textId="77777777" w:rsidR="006D03F3" w:rsidRDefault="006D03F3" w:rsidP="00CC0FE7">
            <w:pPr>
              <w:pStyle w:val="KeinLeerraum"/>
            </w:pPr>
          </w:p>
        </w:tc>
      </w:tr>
      <w:tr w:rsidR="006D03F3" w14:paraId="0D546FE6" w14:textId="77777777" w:rsidTr="002E2B5D">
        <w:tc>
          <w:tcPr>
            <w:tcW w:w="9214" w:type="dxa"/>
            <w:gridSpan w:val="9"/>
          </w:tcPr>
          <w:p w14:paraId="55468475" w14:textId="77777777" w:rsidR="006D03F3" w:rsidRDefault="006D03F3" w:rsidP="00CC0FE7">
            <w:pPr>
              <w:pStyle w:val="KeinLeerraum"/>
            </w:pPr>
            <w:r w:rsidRPr="006D03F3">
              <w:rPr>
                <w:i/>
                <w:color w:val="95B3D7" w:themeColor="accent1" w:themeTint="99"/>
              </w:rPr>
              <w:t>add Tiers...</w:t>
            </w:r>
          </w:p>
        </w:tc>
      </w:tr>
    </w:tbl>
    <w:p w14:paraId="7B55812D" w14:textId="77777777" w:rsidR="00CC0FE7" w:rsidRPr="00B50573" w:rsidRDefault="00971EC6" w:rsidP="00B50573">
      <w:pPr>
        <w:rPr>
          <w:lang w:val="en-US"/>
        </w:rPr>
      </w:pPr>
      <w:r>
        <w:rPr>
          <w:lang w:val="en-US"/>
        </w:rPr>
        <w:t>Sidenote: CQL is agnostic about the query being on metadata or content.</w:t>
      </w:r>
    </w:p>
    <w:p w14:paraId="1A498526" w14:textId="77777777" w:rsidR="00D26ABD" w:rsidRDefault="00D26ABD" w:rsidP="00DF0DA5">
      <w:pPr>
        <w:pStyle w:val="berschrift1"/>
        <w:rPr>
          <w:lang w:val="en-US"/>
        </w:rPr>
      </w:pPr>
      <w:bookmarkStart w:id="124" w:name="_Toc287824947"/>
      <w:r w:rsidRPr="00DF0DA5">
        <w:rPr>
          <w:lang w:val="en-US"/>
        </w:rPr>
        <w:t>Result Format</w:t>
      </w:r>
      <w:bookmarkEnd w:id="124"/>
    </w:p>
    <w:p w14:paraId="1185C891" w14:textId="77777777" w:rsidR="001D52CE" w:rsidRDefault="001D52CE" w:rsidP="001D52CE">
      <w:pPr>
        <w:pStyle w:val="berschrift2"/>
        <w:rPr>
          <w:lang w:val="en-US"/>
        </w:rPr>
      </w:pPr>
      <w:bookmarkStart w:id="125" w:name="_Ref287813863"/>
      <w:bookmarkStart w:id="126" w:name="_Ref287813871"/>
      <w:bookmarkStart w:id="127" w:name="_Toc287824948"/>
      <w:r>
        <w:rPr>
          <w:lang w:val="en-US"/>
        </w:rPr>
        <w:t>Data Model</w:t>
      </w:r>
      <w:bookmarkEnd w:id="125"/>
      <w:bookmarkEnd w:id="126"/>
      <w:bookmarkEnd w:id="127"/>
    </w:p>
    <w:p w14:paraId="546C1A46" w14:textId="77777777" w:rsidR="007E4F23" w:rsidRDefault="0066490A" w:rsidP="009E44D8">
      <w:pPr>
        <w:rPr>
          <w:lang w:val="en-US"/>
        </w:rPr>
      </w:pPr>
      <w:r>
        <w:rPr>
          <w:lang w:val="en-US"/>
        </w:rPr>
        <w:t xml:space="preserve">This chapter shall collect the various data-types </w:t>
      </w:r>
      <w:r w:rsidR="001D52CE">
        <w:rPr>
          <w:lang w:val="en-US"/>
        </w:rPr>
        <w:t>we need to represent</w:t>
      </w:r>
      <w:r>
        <w:rPr>
          <w:lang w:val="en-US"/>
        </w:rPr>
        <w:t xml:space="preserve"> in the response</w:t>
      </w:r>
      <w:r w:rsidR="00D82505">
        <w:rPr>
          <w:lang w:val="en-US"/>
        </w:rPr>
        <w:t xml:space="preserve">. We need to </w:t>
      </w:r>
      <w:r w:rsidR="00945509">
        <w:rPr>
          <w:lang w:val="en-US"/>
        </w:rPr>
        <w:t xml:space="preserve">provide for </w:t>
      </w:r>
      <w:r w:rsidR="00D82505">
        <w:rPr>
          <w:lang w:val="en-US"/>
        </w:rPr>
        <w:t>the variety/diversity of data, but at the same time prevent proliferation, i</w:t>
      </w:r>
      <w:r>
        <w:rPr>
          <w:lang w:val="en-US"/>
        </w:rPr>
        <w:t>.</w:t>
      </w:r>
      <w:r w:rsidR="00D82505">
        <w:rPr>
          <w:lang w:val="en-US"/>
        </w:rPr>
        <w:t xml:space="preserve">e </w:t>
      </w:r>
      <w:r>
        <w:rPr>
          <w:lang w:val="en-US"/>
        </w:rPr>
        <w:t>.</w:t>
      </w:r>
      <w:r w:rsidR="00D82505">
        <w:rPr>
          <w:lang w:val="en-US"/>
        </w:rPr>
        <w:t xml:space="preserve">we have to think of </w:t>
      </w:r>
      <w:r w:rsidR="00945509">
        <w:rPr>
          <w:lang w:val="en-US"/>
        </w:rPr>
        <w:t xml:space="preserve">minimizing the number of </w:t>
      </w:r>
      <w:r>
        <w:rPr>
          <w:lang w:val="en-US"/>
        </w:rPr>
        <w:t>types,</w:t>
      </w:r>
      <w:r w:rsidR="00945509">
        <w:rPr>
          <w:lang w:val="en-US"/>
        </w:rPr>
        <w:t xml:space="preserve"> providing a few generic ones</w:t>
      </w:r>
      <w:r>
        <w:rPr>
          <w:lang w:val="en-US"/>
        </w:rPr>
        <w:t xml:space="preserve"> </w:t>
      </w:r>
      <w:r w:rsidR="00945509">
        <w:rPr>
          <w:lang w:val="en-US"/>
        </w:rPr>
        <w:t xml:space="preserve">but each </w:t>
      </w:r>
      <w:r>
        <w:rPr>
          <w:lang w:val="en-US"/>
        </w:rPr>
        <w:t>optionally sub</w:t>
      </w:r>
      <w:ins w:id="128" w:author="Daan Broeder" w:date="2011-02-16T16:58:00Z">
        <w:r w:rsidR="00A918F3">
          <w:rPr>
            <w:lang w:val="en-US"/>
          </w:rPr>
          <w:t>-</w:t>
        </w:r>
      </w:ins>
      <w:r>
        <w:rPr>
          <w:lang w:val="en-US"/>
        </w:rPr>
        <w:t xml:space="preserve">typable </w:t>
      </w:r>
      <w:r w:rsidR="00D82505">
        <w:rPr>
          <w:lang w:val="en-US"/>
        </w:rPr>
        <w:t>on demand.</w:t>
      </w:r>
    </w:p>
    <w:p w14:paraId="5238C0BA" w14:textId="77777777" w:rsidR="00330FAA" w:rsidRDefault="0066490A" w:rsidP="00330FAA">
      <w:pPr>
        <w:rPr>
          <w:color w:val="548DD4" w:themeColor="text2" w:themeTint="99"/>
          <w:u w:val="single"/>
          <w:lang w:val="en-US"/>
        </w:rPr>
      </w:pPr>
      <w:r>
        <w:rPr>
          <w:lang w:val="en-US"/>
        </w:rPr>
        <w:t xml:space="preserve">The definition of data-types and their expression in the result format is </w:t>
      </w:r>
      <w:r w:rsidR="00330FAA">
        <w:rPr>
          <w:lang w:val="en-US"/>
        </w:rPr>
        <w:t xml:space="preserve">also </w:t>
      </w:r>
      <w:r>
        <w:rPr>
          <w:lang w:val="en-US"/>
        </w:rPr>
        <w:t>related to the</w:t>
      </w:r>
      <w:r w:rsidR="00330FAA">
        <w:rPr>
          <w:lang w:val="en-US"/>
        </w:rPr>
        <w:t xml:space="preserve"> use of the data at the client for display (see </w:t>
      </w:r>
      <w:r w:rsidR="00106E43">
        <w:rPr>
          <w:lang w:val="en-US"/>
        </w:rPr>
        <w:fldChar w:fldCharType="begin"/>
      </w:r>
      <w:r w:rsidR="00330FAA">
        <w:rPr>
          <w:lang w:val="en-US"/>
        </w:rPr>
        <w:instrText xml:space="preserve"> REF _Ref284078197 \w \h </w:instrText>
      </w:r>
      <w:r w:rsidR="00106E43">
        <w:rPr>
          <w:lang w:val="en-US"/>
        </w:rPr>
      </w:r>
      <w:r w:rsidR="00106E43">
        <w:rPr>
          <w:lang w:val="en-US"/>
        </w:rPr>
        <w:fldChar w:fldCharType="separate"/>
      </w:r>
      <w:r w:rsidR="00243C76">
        <w:rPr>
          <w:lang w:val="en-US"/>
        </w:rPr>
        <w:t>Appendix H</w:t>
      </w:r>
      <w:r w:rsidR="00106E43">
        <w:rPr>
          <w:lang w:val="en-US"/>
        </w:rPr>
        <w:fldChar w:fldCharType="end"/>
      </w:r>
      <w:r w:rsidR="00330FAA">
        <w:rPr>
          <w:lang w:val="en-US"/>
        </w:rPr>
        <w:t xml:space="preserve"> </w:t>
      </w:r>
      <w:r w:rsidR="00106E43">
        <w:rPr>
          <w:lang w:val="en-US"/>
        </w:rPr>
        <w:fldChar w:fldCharType="begin"/>
      </w:r>
      <w:r w:rsidR="00330FAA">
        <w:rPr>
          <w:lang w:val="en-US"/>
        </w:rPr>
        <w:instrText xml:space="preserve"> REF _Ref284078197 \h </w:instrText>
      </w:r>
      <w:r w:rsidR="00106E43">
        <w:rPr>
          <w:lang w:val="en-US"/>
        </w:rPr>
      </w:r>
      <w:r w:rsidR="00106E43">
        <w:rPr>
          <w:lang w:val="en-US"/>
        </w:rPr>
        <w:fldChar w:fldCharType="separate"/>
      </w:r>
      <w:r w:rsidR="00243C76" w:rsidRPr="003E0CC8">
        <w:rPr>
          <w:lang w:val="en-US"/>
        </w:rPr>
        <w:t>Remarks on GUI</w:t>
      </w:r>
      <w:r w:rsidR="00106E43">
        <w:rPr>
          <w:lang w:val="en-US"/>
        </w:rPr>
        <w:fldChar w:fldCharType="end"/>
      </w:r>
      <w:r w:rsidR="00330FAA">
        <w:rPr>
          <w:lang w:val="en-US"/>
        </w:rPr>
        <w:t>)</w:t>
      </w:r>
      <w:r>
        <w:rPr>
          <w:lang w:val="en-US"/>
        </w:rPr>
        <w:t xml:space="preserve"> </w:t>
      </w:r>
      <w:r w:rsidR="00330FAA">
        <w:rPr>
          <w:lang w:val="en-US"/>
        </w:rPr>
        <w:t>.</w:t>
      </w:r>
    </w:p>
    <w:p w14:paraId="66467C7B" w14:textId="77777777" w:rsidR="007E4F23" w:rsidRPr="007E4F23" w:rsidRDefault="007E4F23" w:rsidP="00330FAA">
      <w:pPr>
        <w:pStyle w:val="berschrift3"/>
        <w:rPr>
          <w:lang w:val="en-US"/>
        </w:rPr>
      </w:pPr>
      <w:bookmarkStart w:id="129" w:name="_Toc287824949"/>
      <w:r w:rsidRPr="00A857ED">
        <w:rPr>
          <w:lang w:val="en-US"/>
        </w:rPr>
        <w:t>Concordances</w:t>
      </w:r>
      <w:r>
        <w:rPr>
          <w:lang w:val="en-US"/>
        </w:rPr>
        <w:t>, KWIC</w:t>
      </w:r>
      <w:bookmarkEnd w:id="129"/>
    </w:p>
    <w:p w14:paraId="39225D84" w14:textId="77777777" w:rsidR="00C7356B" w:rsidRDefault="00C7356B" w:rsidP="007E4F23">
      <w:pPr>
        <w:rPr>
          <w:lang w:val="en-US"/>
        </w:rPr>
      </w:pPr>
      <w:r>
        <w:rPr>
          <w:lang w:val="en-US"/>
        </w:rPr>
        <w:t xml:space="preserve">Keyword in Context - a </w:t>
      </w:r>
      <w:r w:rsidR="00122C80">
        <w:rPr>
          <w:lang w:val="en-US"/>
        </w:rPr>
        <w:t>basic response format</w:t>
      </w:r>
      <w:r>
        <w:rPr>
          <w:lang w:val="en-US"/>
        </w:rPr>
        <w:t xml:space="preserve"> in text-corpora (or any text-search from Google to Drupal) . The matching keyword with surrounding textual context and some (usually bibliographic) metadata about the text/document/resource the snippet originates from.</w:t>
      </w:r>
    </w:p>
    <w:p w14:paraId="766A5AD4" w14:textId="77777777" w:rsidR="00244634" w:rsidRPr="00244634" w:rsidRDefault="00C7356B" w:rsidP="00C7356B">
      <w:pPr>
        <w:pStyle w:val="Def"/>
      </w:pPr>
      <w:r w:rsidRPr="00244634">
        <w:t xml:space="preserve"> </w:t>
      </w:r>
      <w:r w:rsidR="00244634" w:rsidRPr="00244634">
        <w:t>[(bi</w:t>
      </w:r>
      <w:r>
        <w:t>b-metadata fields,</w:t>
      </w:r>
      <w:r>
        <w:br/>
        <w:t xml:space="preserve"> </w:t>
      </w:r>
      <w:r>
        <w:tab/>
      </w:r>
      <w:r>
        <w:tab/>
        <w:t>text snippets: left context, keyword, right context</w:t>
      </w:r>
      <w:r w:rsidR="00244634" w:rsidRPr="00244634">
        <w:t xml:space="preserve">)] </w:t>
      </w:r>
    </w:p>
    <w:p w14:paraId="692B7AF6" w14:textId="77777777" w:rsidR="00CF7D17" w:rsidRDefault="00CF7D17" w:rsidP="00244634">
      <w:pPr>
        <w:rPr>
          <w:lang w:val="en-US"/>
        </w:rPr>
      </w:pPr>
      <w:r>
        <w:rPr>
          <w:lang w:val="en-US"/>
        </w:rPr>
        <w:t xml:space="preserve">For text-corpora even if the match is on some other tier (e.g. PoS=Noun), the keyword is highlighted in the </w:t>
      </w:r>
      <w:commentRangeStart w:id="130"/>
      <w:r>
        <w:rPr>
          <w:lang w:val="en-US"/>
        </w:rPr>
        <w:t>primary sequence - the text</w:t>
      </w:r>
      <w:commentRangeEnd w:id="130"/>
      <w:r w:rsidR="003011C8">
        <w:rPr>
          <w:rStyle w:val="Kommentarzeichen"/>
        </w:rPr>
        <w:commentReference w:id="130"/>
      </w:r>
      <w:r>
        <w:rPr>
          <w:lang w:val="en-US"/>
        </w:rPr>
        <w:t xml:space="preserve">. The other tiers may even not be available in the </w:t>
      </w:r>
      <w:r w:rsidR="003011C8">
        <w:rPr>
          <w:lang w:val="en-US"/>
        </w:rPr>
        <w:t>result. If they are present,  the</w:t>
      </w:r>
      <w:r>
        <w:rPr>
          <w:lang w:val="en-US"/>
        </w:rPr>
        <w:t>n they are aligned on the token level.</w:t>
      </w:r>
    </w:p>
    <w:p w14:paraId="44192AA0" w14:textId="77777777" w:rsidR="00244634" w:rsidRDefault="00244634" w:rsidP="00244634">
      <w:pPr>
        <w:rPr>
          <w:lang w:val="en-US"/>
        </w:rPr>
      </w:pPr>
      <w:r>
        <w:rPr>
          <w:lang w:val="en-US"/>
        </w:rPr>
        <w:t>Special problem is the count of hits, the two options being counting just the Resources where the hit occurs, or c</w:t>
      </w:r>
      <w:r w:rsidR="00C7356B">
        <w:rPr>
          <w:lang w:val="en-US"/>
        </w:rPr>
        <w:t>ounting the actual hits. Both numbers can be relevant.</w:t>
      </w:r>
    </w:p>
    <w:p w14:paraId="14850E40" w14:textId="77777777" w:rsidR="00CF7D17" w:rsidRDefault="00CF7D17" w:rsidP="00244634">
      <w:pPr>
        <w:rPr>
          <w:lang w:val="en-US"/>
        </w:rPr>
      </w:pPr>
      <w:r>
        <w:rPr>
          <w:lang w:val="en-US"/>
        </w:rPr>
        <w:t>How would this look like for multimodal resources?  The matching tier should definitely be show</w:t>
      </w:r>
      <w:ins w:id="131" w:author="Daan Broeder" w:date="2011-02-16T17:01:00Z">
        <w:r w:rsidR="00A918F3">
          <w:rPr>
            <w:lang w:val="en-US"/>
          </w:rPr>
          <w:t>n</w:t>
        </w:r>
      </w:ins>
      <w:r>
        <w:rPr>
          <w:lang w:val="en-US"/>
        </w:rPr>
        <w:t xml:space="preserve">, probably together with </w:t>
      </w:r>
      <w:commentRangeStart w:id="132"/>
      <w:r>
        <w:rPr>
          <w:lang w:val="en-US"/>
        </w:rPr>
        <w:t xml:space="preserve">all </w:t>
      </w:r>
      <w:commentRangeEnd w:id="132"/>
      <w:r w:rsidR="00A918F3">
        <w:rPr>
          <w:rStyle w:val="Kommentarzeichen"/>
        </w:rPr>
        <w:commentReference w:id="132"/>
      </w:r>
      <w:r>
        <w:rPr>
          <w:lang w:val="en-US"/>
        </w:rPr>
        <w:t xml:space="preserve">the other tiers? However it may be complicated to  extract the context from every tier and send just an aligned snippet (see </w:t>
      </w:r>
      <w:r w:rsidR="00106E43">
        <w:rPr>
          <w:lang w:val="en-US"/>
        </w:rPr>
        <w:fldChar w:fldCharType="begin"/>
      </w:r>
      <w:r>
        <w:rPr>
          <w:lang w:val="en-US"/>
        </w:rPr>
        <w:instrText xml:space="preserve"> REF _Ref283979703 \h </w:instrText>
      </w:r>
      <w:r w:rsidR="00106E43">
        <w:rPr>
          <w:lang w:val="en-US"/>
        </w:rPr>
      </w:r>
      <w:r w:rsidR="00106E43">
        <w:rPr>
          <w:lang w:val="en-US"/>
        </w:rPr>
        <w:fldChar w:fldCharType="separate"/>
      </w:r>
      <w:r w:rsidR="00243C76" w:rsidRPr="007F1DBA">
        <w:rPr>
          <w:lang w:val="en-US"/>
        </w:rPr>
        <w:t xml:space="preserve">Figure </w:t>
      </w:r>
      <w:r w:rsidR="00243C76">
        <w:rPr>
          <w:noProof/>
          <w:lang w:val="en-US"/>
        </w:rPr>
        <w:t>1</w:t>
      </w:r>
      <w:r w:rsidR="00106E43">
        <w:rPr>
          <w:lang w:val="en-US"/>
        </w:rPr>
        <w:fldChar w:fldCharType="end"/>
      </w:r>
      <w:r>
        <w:rPr>
          <w:lang w:val="en-US"/>
        </w:rPr>
        <w:t>) and easier to identify a fragment of the resource</w:t>
      </w:r>
      <w:r w:rsidR="00164781">
        <w:rPr>
          <w:lang w:val="en-US"/>
        </w:rPr>
        <w:t xml:space="preserve"> in terms of </w:t>
      </w:r>
      <w:commentRangeStart w:id="133"/>
      <w:r w:rsidR="00164781">
        <w:rPr>
          <w:lang w:val="en-US"/>
        </w:rPr>
        <w:t>time-code</w:t>
      </w:r>
      <w:commentRangeEnd w:id="133"/>
      <w:r w:rsidR="003011C8">
        <w:rPr>
          <w:rStyle w:val="Kommentarzeichen"/>
        </w:rPr>
        <w:commentReference w:id="133"/>
      </w:r>
      <w:r w:rsidR="00164781">
        <w:rPr>
          <w:lang w:val="en-US"/>
        </w:rPr>
        <w:t>.</w:t>
      </w:r>
    </w:p>
    <w:p w14:paraId="4F8063B9" w14:textId="77777777" w:rsidR="00DE603D" w:rsidRDefault="00DE603D" w:rsidP="00DE603D">
      <w:pPr>
        <w:pStyle w:val="berschrift3"/>
        <w:rPr>
          <w:lang w:val="en-US"/>
        </w:rPr>
      </w:pPr>
      <w:bookmarkStart w:id="134" w:name="_Toc287824950"/>
      <w:r>
        <w:rPr>
          <w:lang w:val="en-US"/>
        </w:rPr>
        <w:t>Full resource browse</w:t>
      </w:r>
      <w:bookmarkEnd w:id="134"/>
    </w:p>
    <w:p w14:paraId="0B7E8C13" w14:textId="77777777" w:rsidR="00DE603D" w:rsidRDefault="00DE603D" w:rsidP="00DE603D">
      <w:pPr>
        <w:rPr>
          <w:lang w:val="en-US"/>
        </w:rPr>
      </w:pPr>
      <w:r>
        <w:rPr>
          <w:lang w:val="en-US"/>
        </w:rPr>
        <w:t xml:space="preserve">Basically this means, that the service is capable (and willing) of serving the </w:t>
      </w:r>
      <w:r w:rsidRPr="00DE603D">
        <w:rPr>
          <w:rStyle w:val="IntensiveHervorhebung"/>
          <w:lang w:val="en-US"/>
        </w:rPr>
        <w:t xml:space="preserve">whole Resource </w:t>
      </w:r>
      <w:r>
        <w:rPr>
          <w:lang w:val="en-US"/>
        </w:rPr>
        <w:t>either in one, or by fragments/snippets, allowing paging.</w:t>
      </w:r>
    </w:p>
    <w:p w14:paraId="10D05C8B" w14:textId="77777777" w:rsidR="00DE603D" w:rsidRDefault="00DE603D" w:rsidP="00DE603D">
      <w:pPr>
        <w:rPr>
          <w:lang w:val="en-US"/>
        </w:rPr>
      </w:pPr>
      <w:r>
        <w:rPr>
          <w:lang w:val="en-US"/>
        </w:rPr>
        <w:t xml:space="preserve">It may be the original digital objects: </w:t>
      </w:r>
      <w:r w:rsidRPr="004278D3">
        <w:rPr>
          <w:rStyle w:val="IntensiveHervorhebung"/>
          <w:lang w:val="en-US"/>
        </w:rPr>
        <w:t>Images/Facsimile, AV-Files</w:t>
      </w:r>
      <w:r>
        <w:rPr>
          <w:lang w:val="en-US"/>
        </w:rPr>
        <w:t xml:space="preserve">, but it can also be the </w:t>
      </w:r>
      <w:r w:rsidRPr="004278D3">
        <w:rPr>
          <w:rStyle w:val="IntensiveHervorhebung"/>
          <w:lang w:val="en-US"/>
        </w:rPr>
        <w:t>digitized text</w:t>
      </w:r>
      <w:r>
        <w:rPr>
          <w:lang w:val="en-US"/>
        </w:rPr>
        <w:t xml:space="preserve"> (in XML, HTML) or the </w:t>
      </w:r>
      <w:r w:rsidRPr="004278D3">
        <w:rPr>
          <w:rStyle w:val="IntensiveHervorhebung"/>
          <w:lang w:val="en-US"/>
        </w:rPr>
        <w:t>annotation files</w:t>
      </w:r>
      <w:r>
        <w:rPr>
          <w:lang w:val="en-US"/>
        </w:rPr>
        <w:t xml:space="preserve"> (EAF, CHA …).</w:t>
      </w:r>
    </w:p>
    <w:p w14:paraId="247AF758" w14:textId="77777777" w:rsidR="00164781" w:rsidRPr="00164781" w:rsidRDefault="00164781" w:rsidP="00164781">
      <w:pPr>
        <w:pStyle w:val="Beschriftung"/>
        <w:keepNext/>
        <w:rPr>
          <w:lang w:val="en-US"/>
        </w:rPr>
      </w:pPr>
      <w:r w:rsidRPr="00164781">
        <w:rPr>
          <w:lang w:val="en-US"/>
        </w:rPr>
        <w:lastRenderedPageBreak/>
        <w:t xml:space="preserve">Figure </w:t>
      </w:r>
      <w:r w:rsidR="00106E43">
        <w:fldChar w:fldCharType="begin"/>
      </w:r>
      <w:r w:rsidRPr="00164781">
        <w:rPr>
          <w:lang w:val="en-US"/>
        </w:rPr>
        <w:instrText xml:space="preserve"> SEQ Figure \* ARABIC </w:instrText>
      </w:r>
      <w:r w:rsidR="00106E43">
        <w:fldChar w:fldCharType="separate"/>
      </w:r>
      <w:r w:rsidR="00243C76">
        <w:rPr>
          <w:noProof/>
          <w:lang w:val="en-US"/>
        </w:rPr>
        <w:t>6</w:t>
      </w:r>
      <w:r w:rsidR="00106E43">
        <w:fldChar w:fldCharType="end"/>
      </w:r>
      <w:r w:rsidRPr="00164781">
        <w:rPr>
          <w:lang w:val="en-US"/>
        </w:rPr>
        <w:t xml:space="preserve"> The online-edition of Fackel</w:t>
      </w:r>
      <w:r w:rsidR="007B2676">
        <w:rPr>
          <w:rStyle w:val="Funotenzeichen"/>
          <w:lang w:val="en-US"/>
        </w:rPr>
        <w:footnoteReference w:id="30"/>
      </w:r>
      <w:r w:rsidRPr="00164781">
        <w:rPr>
          <w:lang w:val="en-US"/>
        </w:rPr>
        <w:t xml:space="preserve"> allows browsing through all pages of the original available as digital texts and as facsimile images.</w:t>
      </w:r>
    </w:p>
    <w:p w14:paraId="1C6FC350" w14:textId="77777777" w:rsidR="00164781" w:rsidRPr="007E4F23" w:rsidRDefault="00164781" w:rsidP="007E4F23">
      <w:pPr>
        <w:rPr>
          <w:lang w:val="en-US"/>
        </w:rPr>
      </w:pPr>
      <w:r>
        <w:rPr>
          <w:noProof/>
          <w:lang w:val="de-DE" w:eastAsia="de-DE"/>
        </w:rPr>
        <w:drawing>
          <wp:anchor distT="0" distB="0" distL="114300" distR="114300" simplePos="0" relativeHeight="251661312" behindDoc="0" locked="0" layoutInCell="1" allowOverlap="1" wp14:anchorId="76BA9AF1" wp14:editId="6FD7131F">
            <wp:simplePos x="0" y="0"/>
            <wp:positionH relativeFrom="column">
              <wp:posOffset>541655</wp:posOffset>
            </wp:positionH>
            <wp:positionV relativeFrom="paragraph">
              <wp:posOffset>178435</wp:posOffset>
            </wp:positionV>
            <wp:extent cx="5759450" cy="444500"/>
            <wp:effectExtent l="19050" t="19050" r="12700" b="12700"/>
            <wp:wrapNone/>
            <wp:docPr id="28" name="Bild 21" descr="C:\Users\m\3lingua\clarin\FCS\resources\screenFackel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3lingua\clarin\FCS\resources\screenFackelnavigation.png"/>
                    <pic:cNvPicPr>
                      <a:picLocks noChangeAspect="1" noChangeArrowheads="1"/>
                    </pic:cNvPicPr>
                  </pic:nvPicPr>
                  <pic:blipFill>
                    <a:blip r:embed="rId22" cstate="print"/>
                    <a:srcRect/>
                    <a:stretch>
                      <a:fillRect/>
                    </a:stretch>
                  </pic:blipFill>
                  <pic:spPr bwMode="auto">
                    <a:xfrm>
                      <a:off x="0" y="0"/>
                      <a:ext cx="5759450" cy="444500"/>
                    </a:xfrm>
                    <a:prstGeom prst="rect">
                      <a:avLst/>
                    </a:prstGeom>
                    <a:noFill/>
                    <a:ln w="12700">
                      <a:solidFill>
                        <a:schemeClr val="tx1"/>
                      </a:solidFill>
                      <a:prstDash val="dash"/>
                      <a:miter lim="800000"/>
                      <a:headEnd/>
                      <a:tailEnd/>
                    </a:ln>
                  </pic:spPr>
                </pic:pic>
              </a:graphicData>
            </a:graphic>
          </wp:anchor>
        </w:drawing>
      </w:r>
      <w:r>
        <w:rPr>
          <w:noProof/>
          <w:lang w:val="de-DE" w:eastAsia="de-DE"/>
        </w:rPr>
        <w:drawing>
          <wp:inline distT="0" distB="0" distL="0" distR="0" wp14:anchorId="29058AF8" wp14:editId="54B10590">
            <wp:extent cx="5753100" cy="3175000"/>
            <wp:effectExtent l="19050" t="0" r="0" b="0"/>
            <wp:docPr id="27" name="Bild 20" descr="C:\Users\m\3lingua\clarin\FCS\resources\screenFac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3lingua\clarin\FCS\resources\screenFackel.png"/>
                    <pic:cNvPicPr>
                      <a:picLocks noChangeAspect="1" noChangeArrowheads="1"/>
                    </pic:cNvPicPr>
                  </pic:nvPicPr>
                  <pic:blipFill>
                    <a:blip r:embed="rId23" cstate="print"/>
                    <a:srcRect/>
                    <a:stretch>
                      <a:fillRect/>
                    </a:stretch>
                  </pic:blipFill>
                  <pic:spPr bwMode="auto">
                    <a:xfrm>
                      <a:off x="0" y="0"/>
                      <a:ext cx="5753100" cy="3175000"/>
                    </a:xfrm>
                    <a:prstGeom prst="rect">
                      <a:avLst/>
                    </a:prstGeom>
                    <a:noFill/>
                    <a:ln w="9525">
                      <a:noFill/>
                      <a:miter lim="800000"/>
                      <a:headEnd/>
                      <a:tailEnd/>
                    </a:ln>
                  </pic:spPr>
                </pic:pic>
              </a:graphicData>
            </a:graphic>
          </wp:inline>
        </w:drawing>
      </w:r>
    </w:p>
    <w:p w14:paraId="06A48D76" w14:textId="77777777" w:rsidR="007E4F23" w:rsidRDefault="00D50B8E" w:rsidP="007E4F23">
      <w:pPr>
        <w:pStyle w:val="berschrift3"/>
        <w:rPr>
          <w:lang w:val="en-US"/>
        </w:rPr>
      </w:pPr>
      <w:bookmarkStart w:id="135" w:name="_Toc287824951"/>
      <w:r>
        <w:rPr>
          <w:lang w:val="en-US"/>
        </w:rPr>
        <w:t xml:space="preserve">Lists/ </w:t>
      </w:r>
      <w:r w:rsidR="007E4F23">
        <w:rPr>
          <w:lang w:val="en-US"/>
        </w:rPr>
        <w:t>Word Summaries</w:t>
      </w:r>
      <w:bookmarkEnd w:id="135"/>
    </w:p>
    <w:p w14:paraId="71D3A096" w14:textId="77777777" w:rsidR="00120728" w:rsidRDefault="00244634" w:rsidP="00DF0DA5">
      <w:pPr>
        <w:rPr>
          <w:lang w:val="en-US"/>
        </w:rPr>
      </w:pPr>
      <w:r>
        <w:rPr>
          <w:lang w:val="en-US"/>
        </w:rPr>
        <w:t>These are not primary resour</w:t>
      </w:r>
      <w:r w:rsidR="00DE603D">
        <w:rPr>
          <w:lang w:val="en-US"/>
        </w:rPr>
        <w:t>ces, but rather derived informa</w:t>
      </w:r>
      <w:r>
        <w:rPr>
          <w:lang w:val="en-US"/>
        </w:rPr>
        <w:t>t</w:t>
      </w:r>
      <w:r w:rsidR="00DE603D">
        <w:rPr>
          <w:lang w:val="en-US"/>
        </w:rPr>
        <w:t>i</w:t>
      </w:r>
      <w:r w:rsidR="00D50B8E">
        <w:rPr>
          <w:lang w:val="en-US"/>
        </w:rPr>
        <w:t xml:space="preserve">on usually aggregations / frequency lists.  </w:t>
      </w:r>
      <w:r w:rsidR="00120728">
        <w:rPr>
          <w:lang w:val="en-US"/>
        </w:rPr>
        <w:t>This is similar to the scan-operation, or in other words: the result of a scan-operation is also such a list.</w:t>
      </w:r>
    </w:p>
    <w:p w14:paraId="5EC48796" w14:textId="77777777" w:rsidR="00244634" w:rsidRDefault="00244634" w:rsidP="00244634">
      <w:pPr>
        <w:pStyle w:val="Def"/>
      </w:pPr>
      <w:r w:rsidRPr="00244634">
        <w:t>[key (token</w:t>
      </w:r>
      <w:r w:rsidR="00D50B8E">
        <w:t>|</w:t>
      </w:r>
      <w:r w:rsidRPr="00244634">
        <w:t>annotation) + number]</w:t>
      </w:r>
    </w:p>
    <w:p w14:paraId="34927151" w14:textId="77777777" w:rsidR="00244634" w:rsidRPr="004278D3" w:rsidRDefault="00244634" w:rsidP="00244634">
      <w:pPr>
        <w:pStyle w:val="ExampleCode"/>
      </w:pPr>
      <w:r w:rsidRPr="004278D3">
        <w:t>Haus  45</w:t>
      </w:r>
    </w:p>
    <w:p w14:paraId="7111F283" w14:textId="77777777" w:rsidR="00244634" w:rsidRPr="004278D3" w:rsidRDefault="00244634" w:rsidP="00244634">
      <w:pPr>
        <w:pStyle w:val="ExampleCode"/>
      </w:pPr>
      <w:r w:rsidRPr="004278D3">
        <w:t>Liebe 60</w:t>
      </w:r>
    </w:p>
    <w:p w14:paraId="58916D5F" w14:textId="77777777" w:rsidR="00244634" w:rsidRPr="004278D3" w:rsidRDefault="00244634" w:rsidP="00244634">
      <w:pPr>
        <w:rPr>
          <w:lang w:val="en-US"/>
        </w:rPr>
      </w:pPr>
    </w:p>
    <w:p w14:paraId="5E1DB0FF" w14:textId="77777777" w:rsidR="00244634" w:rsidRPr="004278D3" w:rsidRDefault="00244634" w:rsidP="00244634">
      <w:pPr>
        <w:pStyle w:val="ExampleCode"/>
      </w:pPr>
      <w:r w:rsidRPr="004278D3">
        <w:t>ADJA   145.320</w:t>
      </w:r>
    </w:p>
    <w:p w14:paraId="341C1E86" w14:textId="77777777" w:rsidR="00244634" w:rsidRPr="004278D3" w:rsidRDefault="00244634" w:rsidP="00244634">
      <w:pPr>
        <w:pStyle w:val="ExampleCode"/>
      </w:pPr>
      <w:r w:rsidRPr="004278D3">
        <w:t>NN   3.039.828</w:t>
      </w:r>
    </w:p>
    <w:p w14:paraId="35CBC622" w14:textId="77777777" w:rsidR="00244634" w:rsidRPr="004278D3" w:rsidRDefault="00244634" w:rsidP="00244634">
      <w:pPr>
        <w:pStyle w:val="ExampleCode"/>
      </w:pPr>
      <w:r w:rsidRPr="004278D3">
        <w:t>VFIN 1.920.101</w:t>
      </w:r>
    </w:p>
    <w:p w14:paraId="657CDCD1" w14:textId="77777777" w:rsidR="007E4F23" w:rsidRDefault="003011C8" w:rsidP="00DF0DA5">
      <w:pPr>
        <w:rPr>
          <w:lang w:val="en-US"/>
        </w:rPr>
      </w:pPr>
      <w:r>
        <w:rPr>
          <w:lang w:val="en-US"/>
        </w:rPr>
        <w:t>T</w:t>
      </w:r>
      <w:r w:rsidR="00244634">
        <w:rPr>
          <w:lang w:val="en-US"/>
        </w:rPr>
        <w:t>hese l</w:t>
      </w:r>
      <w:r w:rsidR="007E4F23">
        <w:rPr>
          <w:lang w:val="en-US"/>
        </w:rPr>
        <w:t xml:space="preserve">ists </w:t>
      </w:r>
      <w:r>
        <w:rPr>
          <w:lang w:val="en-US"/>
        </w:rPr>
        <w:t xml:space="preserve">may </w:t>
      </w:r>
      <w:r w:rsidR="00244634">
        <w:rPr>
          <w:lang w:val="en-US"/>
        </w:rPr>
        <w:t xml:space="preserve">contain links that allow </w:t>
      </w:r>
      <w:ins w:id="136" w:author="Daan Broeder" w:date="2011-02-16T18:12:00Z">
        <w:r w:rsidR="00EB4DE0">
          <w:rPr>
            <w:lang w:val="en-US"/>
          </w:rPr>
          <w:t>digging</w:t>
        </w:r>
      </w:ins>
      <w:r w:rsidR="007E4F23">
        <w:rPr>
          <w:lang w:val="en-US"/>
        </w:rPr>
        <w:t xml:space="preserve"> deeper</w:t>
      </w:r>
      <w:r w:rsidR="00244634">
        <w:rPr>
          <w:lang w:val="en-US"/>
        </w:rPr>
        <w:t>, often resolving to another data-type. For exampl</w:t>
      </w:r>
      <w:r>
        <w:rPr>
          <w:lang w:val="en-US"/>
        </w:rPr>
        <w:t>e the entries in the above list</w:t>
      </w:r>
      <w:r w:rsidR="00244634">
        <w:rPr>
          <w:lang w:val="en-US"/>
        </w:rPr>
        <w:t xml:space="preserve"> could link to another list of words of given PoS (all adjectives), or to a KWIC-result listing the occurrences</w:t>
      </w:r>
      <w:r w:rsidR="00D50B8E">
        <w:rPr>
          <w:lang w:val="en-US"/>
        </w:rPr>
        <w:t>.</w:t>
      </w:r>
    </w:p>
    <w:p w14:paraId="02302F4C" w14:textId="77777777" w:rsidR="00D50B8E" w:rsidRDefault="00DE603D" w:rsidP="00DF0DA5">
      <w:pPr>
        <w:rPr>
          <w:lang w:val="en-US"/>
        </w:rPr>
      </w:pPr>
      <w:r>
        <w:rPr>
          <w:lang w:val="en-US"/>
        </w:rPr>
        <w:t>Also to mention here nested</w:t>
      </w:r>
      <w:r w:rsidR="00D50B8E">
        <w:rPr>
          <w:lang w:val="en-US"/>
        </w:rPr>
        <w:t xml:space="preserve"> or grouped </w:t>
      </w:r>
      <w:r>
        <w:rPr>
          <w:lang w:val="en-US"/>
        </w:rPr>
        <w:t xml:space="preserve">lists (aka </w:t>
      </w:r>
      <w:r w:rsidR="00517CA4">
        <w:rPr>
          <w:lang w:val="en-US"/>
        </w:rPr>
        <w:t>lists of lists</w:t>
      </w:r>
      <w:r>
        <w:rPr>
          <w:lang w:val="en-US"/>
        </w:rPr>
        <w:t xml:space="preserve"> aka trees)</w:t>
      </w:r>
      <w:r w:rsidR="00D50B8E">
        <w:rPr>
          <w:lang w:val="en-US"/>
        </w:rPr>
        <w:t xml:space="preserve">, main example being probably the </w:t>
      </w:r>
      <w:r w:rsidR="00D50B8E" w:rsidRPr="0073100C">
        <w:rPr>
          <w:rStyle w:val="IntensiveHervorhebung"/>
          <w:lang w:val="en-US"/>
        </w:rPr>
        <w:t>word profiles</w:t>
      </w:r>
      <w:r w:rsidR="0073100C" w:rsidRPr="0073100C">
        <w:rPr>
          <w:rStyle w:val="IntensiveHervorhebung"/>
          <w:lang w:val="en-US"/>
        </w:rPr>
        <w:t xml:space="preserve"> </w:t>
      </w:r>
      <w:r w:rsidR="0073100C">
        <w:rPr>
          <w:lang w:val="en-US"/>
        </w:rPr>
        <w:t xml:space="preserve">(aka collocational profiles aka word sketches). They are special in that they describe pairs (lemma + key), usually for one lemma (i.e. one result lists all collocational </w:t>
      </w:r>
      <w:r w:rsidR="00FE14F6">
        <w:rPr>
          <w:lang w:val="en-US"/>
        </w:rPr>
        <w:t>partners</w:t>
      </w:r>
      <w:r w:rsidR="0073100C">
        <w:rPr>
          <w:lang w:val="en-US"/>
        </w:rPr>
        <w:t xml:space="preserve"> for one lemma).</w:t>
      </w:r>
    </w:p>
    <w:p w14:paraId="0D932345" w14:textId="77777777" w:rsidR="00D50B8E" w:rsidRPr="00D50B8E" w:rsidRDefault="0073100C" w:rsidP="0073100C">
      <w:pPr>
        <w:pStyle w:val="Def"/>
      </w:pPr>
      <w:r>
        <w:t xml:space="preserve">lemma + [group </w:t>
      </w:r>
      <w:r>
        <w:br/>
        <w:t xml:space="preserve"> </w:t>
      </w:r>
      <w:r>
        <w:tab/>
      </w:r>
      <w:r>
        <w:tab/>
        <w:t xml:space="preserve"> [key</w:t>
      </w:r>
      <w:r w:rsidRPr="0073100C">
        <w:t xml:space="preserve">(=collocate) + number </w:t>
      </w:r>
      <w:r>
        <w:t>+ link?]</w:t>
      </w:r>
      <w:r>
        <w:br/>
        <w:t xml:space="preserve"> </w:t>
      </w:r>
      <w:r>
        <w:tab/>
      </w:r>
      <w:r>
        <w:tab/>
        <w:t>]</w:t>
      </w:r>
    </w:p>
    <w:p w14:paraId="60BCCB6F" w14:textId="77777777" w:rsidR="00FE14F6" w:rsidRPr="00FE14F6" w:rsidRDefault="00FE14F6" w:rsidP="00FE14F6">
      <w:pPr>
        <w:rPr>
          <w:lang w:val="en-US"/>
        </w:rPr>
      </w:pPr>
      <w:r>
        <w:rPr>
          <w:lang w:val="en-US"/>
        </w:rPr>
        <w:t xml:space="preserve">Snippet of a wordsketch provided by the </w:t>
      </w:r>
      <w:r w:rsidRPr="00955423">
        <w:rPr>
          <w:rStyle w:val="NamedEntityZchn"/>
        </w:rPr>
        <w:t>sketchengine</w:t>
      </w:r>
      <w:r w:rsidR="00955423">
        <w:rPr>
          <w:rStyle w:val="Funotenzeichen"/>
          <w:lang w:val="en-US"/>
        </w:rPr>
        <w:footnoteReference w:id="31"/>
      </w:r>
    </w:p>
    <w:p w14:paraId="45D5491A" w14:textId="77777777" w:rsidR="00D50B8E" w:rsidRPr="00D50B8E" w:rsidRDefault="00D50B8E" w:rsidP="00D50B8E">
      <w:pPr>
        <w:pStyle w:val="ExampleCode"/>
      </w:pPr>
      <w:r w:rsidRPr="00D50B8E">
        <w:lastRenderedPageBreak/>
        <w:t>&lt;wordsketch corpname="gtbrg1.cpd"&gt;</w:t>
      </w:r>
    </w:p>
    <w:p w14:paraId="226233E1" w14:textId="77777777" w:rsidR="00D50B8E" w:rsidRPr="00D50B8E" w:rsidRDefault="00D50B8E" w:rsidP="00D50B8E">
      <w:pPr>
        <w:pStyle w:val="ExampleCode"/>
      </w:pPr>
      <w:r w:rsidRPr="00D50B8E">
        <w:t xml:space="preserve">  &lt;keyword pos="" freq="3389"&gt;Platz&lt;/keyword&gt;</w:t>
      </w:r>
    </w:p>
    <w:p w14:paraId="2C6CF284" w14:textId="77777777" w:rsidR="00D50B8E" w:rsidRPr="00D50B8E" w:rsidRDefault="00D50B8E" w:rsidP="00D50B8E">
      <w:pPr>
        <w:pStyle w:val="ExampleCode"/>
      </w:pPr>
      <w:r w:rsidRPr="00D50B8E">
        <w:t xml:space="preserve">  &lt;gramrel&gt;</w:t>
      </w:r>
    </w:p>
    <w:p w14:paraId="6AA07922" w14:textId="77777777" w:rsidR="00D50B8E" w:rsidRPr="00D50B8E" w:rsidRDefault="00D50B8E" w:rsidP="00D50B8E">
      <w:pPr>
        <w:pStyle w:val="ExampleCode"/>
      </w:pPr>
      <w:r w:rsidRPr="00D50B8E">
        <w:t xml:space="preserve">     &lt;grname hits="816" score="2.2"&gt;AdjY SubstX&lt;/grname&gt;</w:t>
      </w:r>
    </w:p>
    <w:p w14:paraId="2953FC9F" w14:textId="77777777" w:rsidR="00D50B8E" w:rsidRPr="00D50B8E" w:rsidRDefault="00D50B8E" w:rsidP="00D50B8E">
      <w:pPr>
        <w:pStyle w:val="ExampleCode"/>
      </w:pPr>
      <w:r w:rsidRPr="00D50B8E">
        <w:t xml:space="preserve">     &lt;collo hits="58" score="9.19" query="w3029822"&gt;frei&lt;/collo&gt;</w:t>
      </w:r>
    </w:p>
    <w:p w14:paraId="160F2F7D" w14:textId="77777777" w:rsidR="00D50B8E" w:rsidRPr="00D50B8E" w:rsidRDefault="00D50B8E" w:rsidP="00D50B8E">
      <w:pPr>
        <w:pStyle w:val="ExampleCode"/>
      </w:pPr>
      <w:r w:rsidRPr="00D50B8E">
        <w:t xml:space="preserve">     &lt;collo hits="20" score="8.51" query="w3029857"&gt;öffentlich&lt;/collo&gt;</w:t>
      </w:r>
    </w:p>
    <w:p w14:paraId="5F9D8C13" w14:textId="77777777" w:rsidR="00D50B8E" w:rsidRPr="00D50B8E" w:rsidRDefault="00D50B8E" w:rsidP="00D50B8E">
      <w:pPr>
        <w:pStyle w:val="ExampleCode"/>
      </w:pPr>
      <w:r w:rsidRPr="00D50B8E">
        <w:t xml:space="preserve">     &lt;collo hits="9" score="8.04" query="w3029783"&gt;fünft&lt;/collo&gt;</w:t>
      </w:r>
    </w:p>
    <w:p w14:paraId="3A13A18D" w14:textId="77777777" w:rsidR="00D50B8E" w:rsidRDefault="00D50B8E" w:rsidP="005869B6">
      <w:pPr>
        <w:pStyle w:val="ExampleCode"/>
      </w:pPr>
      <w:r w:rsidRPr="00D50B8E">
        <w:t xml:space="preserve">    ...</w:t>
      </w:r>
    </w:p>
    <w:p w14:paraId="1E29603D" w14:textId="77777777" w:rsidR="007E4F23" w:rsidRDefault="007F357B" w:rsidP="007E4F23">
      <w:pPr>
        <w:pStyle w:val="berschrift3"/>
        <w:rPr>
          <w:lang w:val="en-US"/>
        </w:rPr>
      </w:pPr>
      <w:bookmarkStart w:id="137" w:name="_Toc287824952"/>
      <w:r>
        <w:rPr>
          <w:lang w:val="en-US"/>
        </w:rPr>
        <w:t xml:space="preserve">Parallel sequences  / </w:t>
      </w:r>
      <w:r w:rsidR="007E4F23">
        <w:rPr>
          <w:lang w:val="en-US"/>
        </w:rPr>
        <w:t xml:space="preserve"> </w:t>
      </w:r>
      <w:r>
        <w:rPr>
          <w:lang w:val="en-US"/>
        </w:rPr>
        <w:t>aligned t</w:t>
      </w:r>
      <w:r w:rsidR="007E4F23">
        <w:rPr>
          <w:lang w:val="en-US"/>
        </w:rPr>
        <w:t>iers</w:t>
      </w:r>
      <w:bookmarkEnd w:id="137"/>
    </w:p>
    <w:p w14:paraId="345DB89C" w14:textId="77777777" w:rsidR="006A6456" w:rsidRDefault="006A6456" w:rsidP="00942F34">
      <w:pPr>
        <w:rPr>
          <w:lang w:val="en-US"/>
        </w:rPr>
      </w:pPr>
      <w:r>
        <w:rPr>
          <w:lang w:val="en-US"/>
        </w:rPr>
        <w:t>Both text corpora and multimodal resource potentially serve resources with aligned tiers. There are various encoding formats (</w:t>
      </w:r>
      <w:r w:rsidR="00942F34">
        <w:rPr>
          <w:lang w:val="en-US"/>
        </w:rPr>
        <w:t>EAF (</w:t>
      </w:r>
      <w:hyperlink w:anchor="_Annotation_file_EAF-format" w:history="1">
        <w:r w:rsidR="00106E43">
          <w:rPr>
            <w:rStyle w:val="Hyperlink"/>
            <w:lang w:val="en-US"/>
          </w:rPr>
          <w:fldChar w:fldCharType="begin"/>
        </w:r>
        <w:r w:rsidR="00942F34" w:rsidRPr="00942F34">
          <w:rPr>
            <w:lang w:val="en-US"/>
          </w:rPr>
          <w:instrText xml:space="preserve"> REF _Ref284192237 \w \h </w:instrText>
        </w:r>
        <w:r w:rsidR="00106E43">
          <w:rPr>
            <w:rStyle w:val="Hyperlink"/>
            <w:lang w:val="en-US"/>
          </w:rPr>
        </w:r>
        <w:r w:rsidR="00106E43">
          <w:rPr>
            <w:rStyle w:val="Hyperlink"/>
            <w:lang w:val="en-US"/>
          </w:rPr>
          <w:fldChar w:fldCharType="separate"/>
        </w:r>
        <w:r w:rsidR="00243C76">
          <w:rPr>
            <w:lang w:val="en-US"/>
          </w:rPr>
          <w:t>Appendix G.5</w:t>
        </w:r>
        <w:r w:rsidR="00106E43">
          <w:rPr>
            <w:rStyle w:val="Hyperlink"/>
            <w:lang w:val="en-US"/>
          </w:rPr>
          <w:fldChar w:fldCharType="end"/>
        </w:r>
        <w:r w:rsidR="00942F34">
          <w:rPr>
            <w:rStyle w:val="Hyperlink"/>
            <w:u w:val="none"/>
            <w:lang w:val="en-US"/>
          </w:rPr>
          <w:t>), TCF (</w:t>
        </w:r>
        <w:r w:rsidR="00106E43">
          <w:rPr>
            <w:rStyle w:val="Hyperlink"/>
            <w:lang w:val="en-US"/>
          </w:rPr>
          <w:fldChar w:fldCharType="begin"/>
        </w:r>
        <w:r w:rsidR="00942F34">
          <w:rPr>
            <w:rStyle w:val="Hyperlink"/>
            <w:lang w:val="en-US"/>
          </w:rPr>
          <w:instrText xml:space="preserve"> REF _Ref287723833 \w \h </w:instrText>
        </w:r>
        <w:r w:rsidR="00106E43">
          <w:rPr>
            <w:rStyle w:val="Hyperlink"/>
            <w:lang w:val="en-US"/>
          </w:rPr>
        </w:r>
        <w:r w:rsidR="00106E43">
          <w:rPr>
            <w:rStyle w:val="Hyperlink"/>
            <w:lang w:val="en-US"/>
          </w:rPr>
          <w:fldChar w:fldCharType="separate"/>
        </w:r>
        <w:r w:rsidR="00243C76">
          <w:rPr>
            <w:rStyle w:val="Hyperlink"/>
            <w:lang w:val="en-US"/>
          </w:rPr>
          <w:t>Appendix G.6</w:t>
        </w:r>
        <w:r w:rsidR="00106E43">
          <w:rPr>
            <w:rStyle w:val="Hyperlink"/>
            <w:lang w:val="en-US"/>
          </w:rPr>
          <w:fldChar w:fldCharType="end"/>
        </w:r>
      </w:hyperlink>
      <w:r w:rsidR="00942F34" w:rsidRPr="00942F34">
        <w:rPr>
          <w:lang w:val="en-US"/>
        </w:rPr>
        <w:t>)</w:t>
      </w:r>
      <w:r>
        <w:rPr>
          <w:lang w:val="en-US"/>
        </w:rPr>
        <w:t>, idiosyncratic solutions of individual search engines)</w:t>
      </w:r>
      <w:r w:rsidR="00283E3B">
        <w:rPr>
          <w:lang w:val="en-US"/>
        </w:rPr>
        <w:t>.</w:t>
      </w:r>
    </w:p>
    <w:p w14:paraId="0A801836" w14:textId="77777777" w:rsidR="00942F34" w:rsidRDefault="00942F34" w:rsidP="00942F34">
      <w:pPr>
        <w:rPr>
          <w:lang w:val="en-US"/>
        </w:rPr>
      </w:pPr>
      <w:r>
        <w:rPr>
          <w:lang w:val="en-US"/>
        </w:rPr>
        <w:t xml:space="preserve">Perhaps a related but special case are </w:t>
      </w:r>
      <w:r w:rsidRPr="000052AD">
        <w:rPr>
          <w:rStyle w:val="Fett"/>
          <w:lang w:val="en-US"/>
        </w:rPr>
        <w:t>Parallel Corpora</w:t>
      </w:r>
      <w:r>
        <w:rPr>
          <w:lang w:val="en-US"/>
        </w:rPr>
        <w:t xml:space="preserve">  in the sense, that there are two “primary sequences” being aligned.</w:t>
      </w:r>
    </w:p>
    <w:p w14:paraId="6F2D736E" w14:textId="77777777" w:rsidR="0089326E" w:rsidRDefault="0089326E" w:rsidP="007E4F23">
      <w:pPr>
        <w:pStyle w:val="berschrift3"/>
        <w:rPr>
          <w:lang w:val="en-US"/>
        </w:rPr>
      </w:pPr>
      <w:bookmarkStart w:id="138" w:name="_Toc287824953"/>
      <w:r>
        <w:rPr>
          <w:lang w:val="en-US"/>
        </w:rPr>
        <w:t>Syntax Tree</w:t>
      </w:r>
      <w:bookmarkEnd w:id="138"/>
    </w:p>
    <w:p w14:paraId="3DB23C6C" w14:textId="77777777" w:rsidR="0089326E" w:rsidRPr="0089326E" w:rsidRDefault="0089326E" w:rsidP="0089326E">
      <w:pPr>
        <w:rPr>
          <w:lang w:val="en-US"/>
        </w:rPr>
      </w:pPr>
      <w:r>
        <w:rPr>
          <w:lang w:val="en-US"/>
        </w:rPr>
        <w:t>The output of TreeBanks, parsed sentences.</w:t>
      </w:r>
      <w:r w:rsidR="005961A6">
        <w:rPr>
          <w:lang w:val="en-US"/>
        </w:rPr>
        <w:t xml:space="preserve"> </w:t>
      </w:r>
      <w:r>
        <w:rPr>
          <w:lang w:val="en-US"/>
        </w:rPr>
        <w:t>Formats: GrAF, SynAF?, TCF?</w:t>
      </w:r>
    </w:p>
    <w:p w14:paraId="79C4BFA4" w14:textId="77777777" w:rsidR="007E4F23" w:rsidRDefault="007E4F23" w:rsidP="007E4F23">
      <w:pPr>
        <w:pStyle w:val="berschrift3"/>
        <w:rPr>
          <w:lang w:val="en-US"/>
        </w:rPr>
      </w:pPr>
      <w:bookmarkStart w:id="139" w:name="_Toc287824954"/>
      <w:r>
        <w:rPr>
          <w:lang w:val="en-US"/>
        </w:rPr>
        <w:t>Geolocation</w:t>
      </w:r>
      <w:bookmarkEnd w:id="139"/>
    </w:p>
    <w:p w14:paraId="0BF8F091" w14:textId="77777777" w:rsidR="00122C80" w:rsidRPr="00122C80" w:rsidRDefault="00DE603D" w:rsidP="00122C80">
      <w:pPr>
        <w:rPr>
          <w:lang w:val="en-US"/>
        </w:rPr>
      </w:pPr>
      <w:r>
        <w:rPr>
          <w:lang w:val="en-US"/>
        </w:rPr>
        <w:t xml:space="preserve">Some services may </w:t>
      </w:r>
      <w:r w:rsidR="006A6456">
        <w:rPr>
          <w:lang w:val="en-US"/>
        </w:rPr>
        <w:t xml:space="preserve">wish to express geographic locations as result. (See </w:t>
      </w:r>
      <w:r w:rsidR="00106E43">
        <w:rPr>
          <w:lang w:val="en-US"/>
        </w:rPr>
        <w:fldChar w:fldCharType="begin"/>
      </w:r>
      <w:r w:rsidR="006A6456">
        <w:rPr>
          <w:lang w:val="en-US"/>
        </w:rPr>
        <w:instrText xml:space="preserve"> REF _Ref284163112 \w \h </w:instrText>
      </w:r>
      <w:r w:rsidR="00106E43">
        <w:rPr>
          <w:lang w:val="en-US"/>
        </w:rPr>
      </w:r>
      <w:r w:rsidR="00106E43">
        <w:rPr>
          <w:lang w:val="en-US"/>
        </w:rPr>
        <w:fldChar w:fldCharType="separate"/>
      </w:r>
      <w:r w:rsidR="00243C76">
        <w:rPr>
          <w:lang w:val="en-US"/>
        </w:rPr>
        <w:t>Appendix B.4</w:t>
      </w:r>
      <w:r w:rsidR="00106E43">
        <w:rPr>
          <w:lang w:val="en-US"/>
        </w:rPr>
        <w:fldChar w:fldCharType="end"/>
      </w:r>
      <w:r w:rsidR="006A6456">
        <w:rPr>
          <w:lang w:val="en-US"/>
        </w:rPr>
        <w:t xml:space="preserve"> </w:t>
      </w:r>
      <w:r w:rsidR="00106E43">
        <w:rPr>
          <w:lang w:val="en-US"/>
        </w:rPr>
        <w:fldChar w:fldCharType="begin"/>
      </w:r>
      <w:r w:rsidR="006A6456">
        <w:rPr>
          <w:lang w:val="en-US"/>
        </w:rPr>
        <w:instrText xml:space="preserve"> REF _Ref284163115 \h </w:instrText>
      </w:r>
      <w:r w:rsidR="00106E43">
        <w:rPr>
          <w:lang w:val="en-US"/>
        </w:rPr>
      </w:r>
      <w:r w:rsidR="00106E43">
        <w:rPr>
          <w:lang w:val="en-US"/>
        </w:rPr>
        <w:fldChar w:fldCharType="separate"/>
      </w:r>
      <w:r w:rsidR="00243C76" w:rsidRPr="00D42D55">
        <w:rPr>
          <w:lang w:val="en-US"/>
        </w:rPr>
        <w:t>Nederlandse Familienamenbank</w:t>
      </w:r>
      <w:r w:rsidR="00106E43">
        <w:rPr>
          <w:lang w:val="en-US"/>
        </w:rPr>
        <w:fldChar w:fldCharType="end"/>
      </w:r>
      <w:r w:rsidR="006A6456">
        <w:rPr>
          <w:lang w:val="en-US"/>
        </w:rPr>
        <w:t>).</w:t>
      </w:r>
    </w:p>
    <w:p w14:paraId="6831930F" w14:textId="77777777" w:rsidR="00122C80" w:rsidRDefault="00122C80" w:rsidP="00122C80">
      <w:pPr>
        <w:pStyle w:val="berschrift3"/>
        <w:rPr>
          <w:lang w:val="en-US"/>
        </w:rPr>
      </w:pPr>
      <w:bookmarkStart w:id="140" w:name="_Toc287824955"/>
      <w:r>
        <w:rPr>
          <w:lang w:val="en-US"/>
        </w:rPr>
        <w:t>MDRecord</w:t>
      </w:r>
      <w:bookmarkEnd w:id="140"/>
    </w:p>
    <w:p w14:paraId="50E3A2FB" w14:textId="77777777" w:rsidR="00807C1F" w:rsidRDefault="00807C1F" w:rsidP="007E4F23">
      <w:pPr>
        <w:rPr>
          <w:lang w:val="en-US"/>
        </w:rPr>
      </w:pPr>
      <w:r>
        <w:rPr>
          <w:lang w:val="en-US"/>
        </w:rPr>
        <w:t xml:space="preserve">All resource within CLARIN shall be described by a MDRecord in </w:t>
      </w:r>
      <w:r w:rsidRPr="00651E65">
        <w:rPr>
          <w:rStyle w:val="NamedEntityZchn"/>
        </w:rPr>
        <w:t>CMDI</w:t>
      </w:r>
      <w:r>
        <w:rPr>
          <w:lang w:val="en-US"/>
        </w:rPr>
        <w:t>-format</w:t>
      </w:r>
      <w:r w:rsidR="00120728">
        <w:rPr>
          <w:lang w:val="en-US"/>
        </w:rPr>
        <w:t>.</w:t>
      </w:r>
    </w:p>
    <w:p w14:paraId="47F04CAD" w14:textId="77777777" w:rsidR="007E4F23" w:rsidRDefault="007E4F23" w:rsidP="007E4F23">
      <w:pPr>
        <w:pStyle w:val="berschrift3"/>
        <w:rPr>
          <w:lang w:val="en-US"/>
        </w:rPr>
      </w:pPr>
      <w:bookmarkStart w:id="141" w:name="_Toc287824956"/>
      <w:r>
        <w:rPr>
          <w:lang w:val="en-US"/>
        </w:rPr>
        <w:t>Multiviews</w:t>
      </w:r>
      <w:bookmarkEnd w:id="141"/>
    </w:p>
    <w:p w14:paraId="68BA6C5A" w14:textId="77777777" w:rsidR="00194BD8" w:rsidRDefault="00807C1F" w:rsidP="00DF0DA5">
      <w:pPr>
        <w:rPr>
          <w:lang w:val="en-US"/>
        </w:rPr>
      </w:pPr>
      <w:r>
        <w:rPr>
          <w:lang w:val="en-US"/>
        </w:rPr>
        <w:t>The services may be able to return different views, i.e. different formats of the result. As trivial example they may return the video-file and the corresponding annotation-file.</w:t>
      </w:r>
    </w:p>
    <w:p w14:paraId="52DB9AED" w14:textId="77777777" w:rsidR="00DF0DA5" w:rsidRDefault="00DF0DA5" w:rsidP="00DF0DA5">
      <w:pPr>
        <w:pStyle w:val="berschrift2"/>
        <w:rPr>
          <w:lang w:val="en-US"/>
        </w:rPr>
      </w:pPr>
      <w:bookmarkStart w:id="142" w:name="_Toc287824957"/>
      <w:r>
        <w:rPr>
          <w:lang w:val="en-US"/>
        </w:rPr>
        <w:t>searchRetrieve</w:t>
      </w:r>
      <w:r w:rsidR="00223DF4">
        <w:rPr>
          <w:lang w:val="en-US"/>
        </w:rPr>
        <w:t>Response</w:t>
      </w:r>
      <w:bookmarkEnd w:id="142"/>
    </w:p>
    <w:p w14:paraId="4DD354F5" w14:textId="77777777" w:rsidR="0069383F" w:rsidRDefault="00223DF4" w:rsidP="002C069A">
      <w:pPr>
        <w:rPr>
          <w:lang w:val="en-US"/>
        </w:rPr>
      </w:pPr>
      <w:r>
        <w:rPr>
          <w:lang w:val="en-US"/>
        </w:rPr>
        <w:t>The response of the searchRetrieve operation</w:t>
      </w:r>
      <w:r w:rsidR="003011C8">
        <w:rPr>
          <w:lang w:val="en-US"/>
        </w:rPr>
        <w:t xml:space="preserve"> </w:t>
      </w:r>
      <w:r>
        <w:rPr>
          <w:lang w:val="en-US"/>
        </w:rPr>
        <w:t xml:space="preserve"> d</w:t>
      </w:r>
      <w:r w:rsidR="00357D44">
        <w:rPr>
          <w:lang w:val="en-US"/>
        </w:rPr>
        <w:t>efines only the envelope, a</w:t>
      </w:r>
      <w:r>
        <w:rPr>
          <w:lang w:val="en-US"/>
        </w:rPr>
        <w:t>llowing</w:t>
      </w:r>
      <w:r w:rsidR="001979F3">
        <w:rPr>
          <w:lang w:val="en-US"/>
        </w:rPr>
        <w:t xml:space="preserve"> any internal record structure</w:t>
      </w:r>
      <w:r>
        <w:rPr>
          <w:lang w:val="en-US"/>
        </w:rPr>
        <w:t>, typed record-wise by an arbitrary schema (</w:t>
      </w:r>
      <w:r w:rsidRPr="00223DF4">
        <w:rPr>
          <w:rStyle w:val="ExampleCodeZchn"/>
        </w:rPr>
        <w:t>&lt;recordSchema&gt;</w:t>
      </w:r>
      <w:r>
        <w:rPr>
          <w:lang w:val="en-US"/>
        </w:rPr>
        <w:t xml:space="preserve"> element):</w:t>
      </w:r>
    </w:p>
    <w:p w14:paraId="3F6F1332" w14:textId="77777777" w:rsidR="0069383F" w:rsidRPr="0069383F" w:rsidRDefault="0069383F" w:rsidP="0069383F">
      <w:pPr>
        <w:pStyle w:val="ExampleCode"/>
      </w:pPr>
      <w:r w:rsidRPr="0069383F">
        <w:t>&lt;record&gt;</w:t>
      </w:r>
      <w:r w:rsidRPr="0069383F">
        <w:br/>
        <w:t>  &lt;recordSchema&gt;info:srw/schema/1/dc-v1.1&lt;/recordSchema&gt;</w:t>
      </w:r>
      <w:r w:rsidRPr="0069383F">
        <w:br/>
        <w:t>  &lt;recordPacking&gt;xml&lt;/recordPacking&gt;</w:t>
      </w:r>
      <w:r w:rsidRPr="0069383F">
        <w:br/>
        <w:t>  &lt;recordData&gt;</w:t>
      </w:r>
      <w:r w:rsidRPr="0069383F">
        <w:br/>
        <w:t>    &lt;srw_dc:dc xmlns:srw_dc="info:srw/schema/1/dc-v1.1"&gt;</w:t>
      </w:r>
      <w:r w:rsidRPr="0069383F">
        <w:br/>
        <w:t>     &lt;dc:title&gt;The bicycle in its natural environment&lt;/dc:title&gt;</w:t>
      </w:r>
      <w:r w:rsidRPr="0069383F">
        <w:br/>
        <w:t>    &lt;/srw_dc:dc&gt;</w:t>
      </w:r>
      <w:r w:rsidRPr="0069383F">
        <w:br/>
        <w:t>  &lt;/recordData&gt;</w:t>
      </w:r>
      <w:r w:rsidRPr="0069383F">
        <w:br/>
        <w:t>  &lt;recordPosition&gt;1&lt;/recordPosition&gt;</w:t>
      </w:r>
      <w:r w:rsidRPr="0069383F">
        <w:br/>
        <w:t>  &lt;extraRecordData&gt;</w:t>
      </w:r>
      <w:r w:rsidRPr="0069383F">
        <w:br/>
        <w:t>    &lt;rel:score xmlns:rel="info:srw/extensions/2/rel-1.0"&gt;</w:t>
      </w:r>
      <w:r w:rsidRPr="0069383F">
        <w:br/>
        <w:t>      0.965</w:t>
      </w:r>
      <w:r w:rsidRPr="0069383F">
        <w:br/>
        <w:t>    &lt;/rel:rank&gt;</w:t>
      </w:r>
      <w:r w:rsidRPr="0069383F">
        <w:br/>
        <w:t>   &lt;/extraRecordData&gt;</w:t>
      </w:r>
      <w:r w:rsidRPr="0069383F">
        <w:br/>
        <w:t>&lt;/record&gt;</w:t>
      </w:r>
    </w:p>
    <w:p w14:paraId="234036FD" w14:textId="77777777" w:rsidR="00BC2F6D" w:rsidRDefault="00357D44" w:rsidP="00BC2F6D">
      <w:pPr>
        <w:rPr>
          <w:lang w:val="en-US"/>
        </w:rPr>
      </w:pPr>
      <w:r>
        <w:rPr>
          <w:lang w:val="en-US"/>
        </w:rPr>
        <w:lastRenderedPageBreak/>
        <w:t>We want to continue the harmonization by finding common ground on the record level, ie proposing structures for individual records speci</w:t>
      </w:r>
      <w:r w:rsidR="00BC2F6D">
        <w:rPr>
          <w:lang w:val="en-US"/>
        </w:rPr>
        <w:t>fic for different types of data.</w:t>
      </w:r>
    </w:p>
    <w:p w14:paraId="718A48DF" w14:textId="77777777" w:rsidR="007F1C9C" w:rsidRDefault="007F1C9C" w:rsidP="007F1C9C">
      <w:pPr>
        <w:pStyle w:val="berschrift3"/>
        <w:rPr>
          <w:lang w:val="en-US"/>
        </w:rPr>
      </w:pPr>
      <w:bookmarkStart w:id="143" w:name="_Toc287824958"/>
      <w:r>
        <w:rPr>
          <w:lang w:val="en-US"/>
        </w:rPr>
        <w:t>New Elements: Resource, ResourceFragment, DataView</w:t>
      </w:r>
      <w:bookmarkEnd w:id="143"/>
    </w:p>
    <w:p w14:paraId="611A7F5B" w14:textId="77777777" w:rsidR="00A819E8" w:rsidRDefault="00BC2F6D" w:rsidP="002C069A">
      <w:pPr>
        <w:rPr>
          <w:lang w:val="en-US"/>
        </w:rPr>
      </w:pPr>
      <w:r>
        <w:rPr>
          <w:lang w:val="en-US"/>
        </w:rPr>
        <w:t xml:space="preserve">Starting from the element </w:t>
      </w:r>
      <w:r w:rsidRPr="00D2476D">
        <w:rPr>
          <w:rStyle w:val="DefZchn"/>
        </w:rPr>
        <w:t>recordData</w:t>
      </w:r>
      <w:r>
        <w:rPr>
          <w:lang w:val="en-US"/>
        </w:rPr>
        <w:t xml:space="preserve"> we</w:t>
      </w:r>
      <w:r w:rsidR="00A819E8">
        <w:rPr>
          <w:lang w:val="en-US"/>
        </w:rPr>
        <w:t xml:space="preserve"> propose three basic (still generic) extension elements:</w:t>
      </w:r>
    </w:p>
    <w:p w14:paraId="5094B913" w14:textId="77777777" w:rsidR="00A819E8" w:rsidRDefault="00A819E8" w:rsidP="00F30889">
      <w:pPr>
        <w:pStyle w:val="TermDef"/>
      </w:pPr>
      <w:r>
        <w:t>Resource</w:t>
      </w:r>
    </w:p>
    <w:p w14:paraId="748CE0C5" w14:textId="77777777" w:rsidR="00D2476D" w:rsidRDefault="00D2476D" w:rsidP="00F30889">
      <w:pPr>
        <w:pStyle w:val="TermExplain"/>
      </w:pPr>
      <w:r>
        <w:t xml:space="preserve">element </w:t>
      </w:r>
      <w:r w:rsidR="00283E3B">
        <w:t>representing a resource</w:t>
      </w:r>
      <w:r w:rsidR="000E03CE">
        <w:t>,</w:t>
      </w:r>
      <w:r w:rsidR="00283E3B">
        <w:t xml:space="preserve"> </w:t>
      </w:r>
      <w:r>
        <w:t>carrying the identifier.</w:t>
      </w:r>
    </w:p>
    <w:p w14:paraId="5B97E1B9" w14:textId="77777777" w:rsidR="00F30889" w:rsidRDefault="000E03CE" w:rsidP="00F30889">
      <w:pPr>
        <w:pStyle w:val="TermExplain"/>
      </w:pPr>
      <w:r>
        <w:t>It may represen</w:t>
      </w:r>
      <w:r w:rsidR="00D2476D">
        <w:t xml:space="preserve">t anything </w:t>
      </w:r>
      <w:r w:rsidR="00F30889">
        <w:t>that has a PID</w:t>
      </w:r>
      <w:r w:rsidR="00470C28">
        <w:t xml:space="preserve"> (and a MDRecord)</w:t>
      </w:r>
      <w:r w:rsidR="00283E3B">
        <w:t>.</w:t>
      </w:r>
    </w:p>
    <w:p w14:paraId="6CBB4F4B" w14:textId="77777777" w:rsidR="00470C28" w:rsidRDefault="00470C28" w:rsidP="00F30889">
      <w:pPr>
        <w:pStyle w:val="TermExplain"/>
      </w:pPr>
      <w:r>
        <w:t xml:space="preserve">So </w:t>
      </w:r>
      <w:r w:rsidR="005B5254">
        <w:t xml:space="preserve">in particular </w:t>
      </w:r>
      <w:r>
        <w:t>it may also be collections, aggregating other Resources</w:t>
      </w:r>
      <w:r w:rsidR="00283E3B">
        <w:t>.</w:t>
      </w:r>
    </w:p>
    <w:p w14:paraId="68DDEF53" w14:textId="77777777" w:rsidR="00470C28" w:rsidRPr="00F30889" w:rsidRDefault="00470C28" w:rsidP="00F30889">
      <w:pPr>
        <w:pStyle w:val="TermExplain"/>
      </w:pPr>
      <w:r>
        <w:t xml:space="preserve">Allowed children are: </w:t>
      </w:r>
      <w:r w:rsidRPr="00470C28">
        <w:rPr>
          <w:rStyle w:val="ExampleCodeZchn"/>
        </w:rPr>
        <w:t>Resource</w:t>
      </w:r>
      <w:r>
        <w:t xml:space="preserve">, </w:t>
      </w:r>
      <w:r w:rsidRPr="00470C28">
        <w:rPr>
          <w:rStyle w:val="ExampleCodeZchn"/>
        </w:rPr>
        <w:t>ResourceFragment</w:t>
      </w:r>
      <w:r>
        <w:t xml:space="preserve"> and </w:t>
      </w:r>
      <w:r w:rsidRPr="00470C28">
        <w:rPr>
          <w:rStyle w:val="ExampleCodeZchn"/>
        </w:rPr>
        <w:t>DataView</w:t>
      </w:r>
    </w:p>
    <w:p w14:paraId="25331F64" w14:textId="77777777" w:rsidR="00A819E8" w:rsidRDefault="00A819E8" w:rsidP="00F30889">
      <w:pPr>
        <w:pStyle w:val="TermDef"/>
      </w:pPr>
      <w:commentRangeStart w:id="144"/>
      <w:r>
        <w:t>ResourceFragment</w:t>
      </w:r>
      <w:r w:rsidR="00326BED">
        <w:t xml:space="preserve"> / ResourcePar</w:t>
      </w:r>
      <w:r w:rsidR="00F5763E">
        <w:t>t</w:t>
      </w:r>
      <w:commentRangeEnd w:id="144"/>
      <w:r w:rsidR="009C5EB5">
        <w:rPr>
          <w:rStyle w:val="Kommentarzeichen"/>
          <w:b w:val="0"/>
          <w:lang w:val="de-AT"/>
        </w:rPr>
        <w:commentReference w:id="144"/>
      </w:r>
    </w:p>
    <w:p w14:paraId="354809CF" w14:textId="77777777" w:rsidR="00F5763E" w:rsidRDefault="00F5763E" w:rsidP="00F5763E">
      <w:pPr>
        <w:pStyle w:val="TermExplain"/>
      </w:pPr>
      <w:r>
        <w:t>A part of a resource</w:t>
      </w:r>
      <w:r w:rsidR="008453C4">
        <w:t>, without own PID</w:t>
      </w:r>
      <w:r>
        <w:t>, i</w:t>
      </w:r>
      <w:r w:rsidR="008453C4">
        <w:t>.</w:t>
      </w:r>
      <w:r>
        <w:t>e</w:t>
      </w:r>
      <w:r w:rsidR="008453C4">
        <w:t>.</w:t>
      </w:r>
      <w:r>
        <w:t xml:space="preserve"> something addressable with: </w:t>
      </w:r>
      <w:r w:rsidRPr="00283E3B">
        <w:rPr>
          <w:rStyle w:val="ExampleCodeZchn"/>
        </w:rPr>
        <w:t xml:space="preserve">PID of the Resource +  </w:t>
      </w:r>
      <w:r w:rsidR="008453C4">
        <w:rPr>
          <w:rStyle w:val="ExampleCodeZchn"/>
        </w:rPr>
        <w:t>Part/</w:t>
      </w:r>
      <w:r w:rsidRPr="00283E3B">
        <w:rPr>
          <w:rStyle w:val="ExampleCodeZchn"/>
        </w:rPr>
        <w:t>Fragment Identifier</w:t>
      </w:r>
      <w:r>
        <w:t>.</w:t>
      </w:r>
    </w:p>
    <w:p w14:paraId="27AD12CE" w14:textId="77777777" w:rsidR="00D2476D" w:rsidRDefault="00D2476D" w:rsidP="00D2476D">
      <w:pPr>
        <w:pStyle w:val="TermExplain"/>
      </w:pPr>
      <w:r>
        <w:t xml:space="preserve">Fragment Identifier </w:t>
      </w:r>
      <w:r w:rsidR="00F5763E">
        <w:t xml:space="preserve">to be used depends on the resource type, it </w:t>
      </w:r>
      <w:r>
        <w:t xml:space="preserve">may be: XPointer, </w:t>
      </w:r>
      <w:r w:rsidR="00F30889">
        <w:t>timecode</w:t>
      </w:r>
      <w:r w:rsidR="00F5763E">
        <w:t>, sequence-offset, etc.</w:t>
      </w:r>
    </w:p>
    <w:p w14:paraId="35B7430D" w14:textId="77777777" w:rsidR="00470C28" w:rsidRPr="00F30889" w:rsidRDefault="00470C28" w:rsidP="00470C28">
      <w:pPr>
        <w:pStyle w:val="TermExplain"/>
      </w:pPr>
      <w:r>
        <w:t xml:space="preserve">Allowed children are: </w:t>
      </w:r>
      <w:r w:rsidR="00D57E7C">
        <w:t xml:space="preserve"> </w:t>
      </w:r>
      <w:r w:rsidRPr="00470C28">
        <w:rPr>
          <w:rStyle w:val="ExampleCodeZchn"/>
        </w:rPr>
        <w:t>DataView</w:t>
      </w:r>
    </w:p>
    <w:p w14:paraId="529417DF" w14:textId="77777777" w:rsidR="00A819E8" w:rsidRDefault="00A819E8" w:rsidP="00F30889">
      <w:pPr>
        <w:pStyle w:val="TermDef"/>
      </w:pPr>
      <w:r>
        <w:t>DataView</w:t>
      </w:r>
    </w:p>
    <w:p w14:paraId="1664B129" w14:textId="77777777" w:rsidR="00283E3B" w:rsidRDefault="00D2476D" w:rsidP="00283E3B">
      <w:pPr>
        <w:pStyle w:val="TermExplain"/>
      </w:pPr>
      <w:r>
        <w:t>the element carrying the typed data</w:t>
      </w:r>
      <w:r w:rsidR="00470C28">
        <w:br/>
      </w:r>
      <w:r w:rsidR="00283E3B">
        <w:t>Content can be anything that is in other namespace.</w:t>
      </w:r>
      <w:r w:rsidR="00283E3B">
        <w:br/>
        <w:t>T</w:t>
      </w:r>
      <w:r w:rsidR="00EC78C2">
        <w:t xml:space="preserve">he content </w:t>
      </w:r>
      <w:r w:rsidR="00283E3B">
        <w:t xml:space="preserve">has to be possible </w:t>
      </w:r>
      <w:r w:rsidR="00EC78C2">
        <w:t xml:space="preserve">inline or referenced. Important for Images and </w:t>
      </w:r>
      <w:r w:rsidR="00283E3B">
        <w:t>AV-</w:t>
      </w:r>
      <w:r w:rsidR="00EC78C2">
        <w:t>Files</w:t>
      </w:r>
      <w:r w:rsidR="00283E3B">
        <w:t>.</w:t>
      </w:r>
      <w:r w:rsidR="00283E3B">
        <w:br/>
        <w:t xml:space="preserve">(see </w:t>
      </w:r>
      <w:r w:rsidR="00106E43">
        <w:fldChar w:fldCharType="begin"/>
      </w:r>
      <w:r w:rsidR="00283E3B">
        <w:instrText xml:space="preserve"> REF _Ref284165434 \w \h </w:instrText>
      </w:r>
      <w:r w:rsidR="00106E43">
        <w:fldChar w:fldCharType="separate"/>
      </w:r>
      <w:r w:rsidR="00243C76">
        <w:t>5.2.3</w:t>
      </w:r>
      <w:r w:rsidR="00106E43">
        <w:fldChar w:fldCharType="end"/>
      </w:r>
      <w:r w:rsidR="00283E3B">
        <w:t xml:space="preserve"> </w:t>
      </w:r>
      <w:r w:rsidR="00106E43">
        <w:fldChar w:fldCharType="begin"/>
      </w:r>
      <w:r w:rsidR="00283E3B">
        <w:instrText xml:space="preserve"> REF _Ref284165416 \h </w:instrText>
      </w:r>
      <w:r w:rsidR="00106E43">
        <w:fldChar w:fldCharType="separate"/>
      </w:r>
      <w:r w:rsidR="00243C76">
        <w:t>DataView - Handling the data types</w:t>
      </w:r>
      <w:r w:rsidR="00106E43">
        <w:fldChar w:fldCharType="end"/>
      </w:r>
      <w:r w:rsidR="00283E3B">
        <w:t>)</w:t>
      </w:r>
    </w:p>
    <w:p w14:paraId="2FED41FF" w14:textId="77777777" w:rsidR="007E0F4D" w:rsidRPr="007E0F4D" w:rsidRDefault="007E0F4D" w:rsidP="007E0F4D">
      <w:pPr>
        <w:rPr>
          <w:lang w:val="en-US"/>
        </w:rPr>
      </w:pPr>
      <w:r w:rsidRPr="007E0F4D">
        <w:rPr>
          <w:lang w:val="en-US"/>
        </w:rPr>
        <w:t>An example</w:t>
      </w:r>
      <w:r w:rsidR="005869B6">
        <w:rPr>
          <w:lang w:val="en-US"/>
        </w:rPr>
        <w:t xml:space="preserve">: </w:t>
      </w:r>
      <w:r w:rsidRPr="007E0F4D">
        <w:rPr>
          <w:lang w:val="en-US"/>
        </w:rPr>
        <w:t>two records both with two different data-types, fi</w:t>
      </w:r>
      <w:r>
        <w:rPr>
          <w:lang w:val="en-US"/>
        </w:rPr>
        <w:t>rst record returning a ResourceFragment, the second a whole Resource</w:t>
      </w:r>
      <w:r w:rsidRPr="007E0F4D">
        <w:rPr>
          <w:lang w:val="en-US"/>
        </w:rPr>
        <w:t>:</w:t>
      </w:r>
    </w:p>
    <w:p w14:paraId="3C098DC8" w14:textId="77777777" w:rsidR="005B7EF7" w:rsidRDefault="005B7EF7" w:rsidP="00BC2F6D">
      <w:pPr>
        <w:pStyle w:val="ExampleCode"/>
        <w:pBdr>
          <w:bottom w:val="single" w:sz="4" w:space="3" w:color="8DB3E2" w:themeColor="text2" w:themeTint="66"/>
        </w:pBdr>
        <w:rPr>
          <w:lang w:val="de-AT"/>
        </w:rPr>
      </w:pPr>
      <w:r w:rsidRPr="005B7EF7">
        <w:rPr>
          <w:lang w:val="de-AT"/>
        </w:rPr>
        <w:t>&lt;sru:record&gt;</w:t>
      </w:r>
    </w:p>
    <w:p w14:paraId="559109B2" w14:textId="77777777" w:rsidR="005B7EF7" w:rsidRPr="005B7EF7" w:rsidRDefault="005B7EF7" w:rsidP="00BC2F6D">
      <w:pPr>
        <w:pStyle w:val="ExampleCode"/>
        <w:pBdr>
          <w:bottom w:val="single" w:sz="4" w:space="3" w:color="8DB3E2" w:themeColor="text2" w:themeTint="66"/>
        </w:pBdr>
        <w:rPr>
          <w:lang w:val="de-AT"/>
        </w:rPr>
      </w:pPr>
      <w:r>
        <w:rPr>
          <w:lang w:val="de-AT"/>
        </w:rPr>
        <w:t xml:space="preserve"> </w:t>
      </w:r>
      <w:r w:rsidRPr="005B7EF7">
        <w:rPr>
          <w:lang w:val="de-AT"/>
        </w:rPr>
        <w:t>&lt;recordSchema&gt;info:srw/schema/1/</w:t>
      </w:r>
      <w:r w:rsidRPr="005B7EF7">
        <w:rPr>
          <w:color w:val="C00000"/>
          <w:lang w:val="de-AT"/>
        </w:rPr>
        <w:t>ccs-v1.0</w:t>
      </w:r>
      <w:r w:rsidRPr="005B7EF7">
        <w:rPr>
          <w:lang w:val="de-AT"/>
        </w:rPr>
        <w:t>&lt;/recordSchema&gt;</w:t>
      </w:r>
    </w:p>
    <w:p w14:paraId="382DDBEA" w14:textId="77777777" w:rsidR="00BC2F6D" w:rsidRPr="005B7EF7" w:rsidRDefault="005B7EF7" w:rsidP="00BC2F6D">
      <w:pPr>
        <w:pStyle w:val="ExampleCode"/>
        <w:pBdr>
          <w:bottom w:val="single" w:sz="4" w:space="3" w:color="8DB3E2" w:themeColor="text2" w:themeTint="66"/>
        </w:pBdr>
      </w:pPr>
      <w:r w:rsidRPr="005B7EF7">
        <w:rPr>
          <w:lang w:val="de-AT"/>
        </w:rPr>
        <w:t xml:space="preserve"> </w:t>
      </w:r>
      <w:r w:rsidR="00BC2F6D" w:rsidRPr="005B7EF7">
        <w:t xml:space="preserve">&lt;sru:recordData xmlns:ccs="http://clarin.eu/ContentSearch" &gt; </w:t>
      </w:r>
    </w:p>
    <w:p w14:paraId="525A6936" w14:textId="77777777" w:rsidR="00BC2F6D" w:rsidRDefault="005B7EF7" w:rsidP="00BC2F6D">
      <w:pPr>
        <w:pStyle w:val="ExampleCode"/>
        <w:pBdr>
          <w:bottom w:val="single" w:sz="4" w:space="3" w:color="8DB3E2" w:themeColor="text2" w:themeTint="66"/>
        </w:pBdr>
      </w:pPr>
      <w:r w:rsidRPr="005B7EF7">
        <w:t xml:space="preserve"> </w:t>
      </w:r>
      <w:r w:rsidR="00BC2F6D" w:rsidRPr="005B7EF7">
        <w:t xml:space="preserve">  </w:t>
      </w:r>
      <w:r w:rsidR="00BC2F6D">
        <w:t>&lt;ccs:Resource pid="123"&gt;</w:t>
      </w:r>
    </w:p>
    <w:p w14:paraId="71832836" w14:textId="77777777"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 pid="123</w:t>
      </w:r>
      <w:r w:rsidR="007C740C">
        <w:t>#</w:t>
      </w:r>
      <w:r>
        <w:t>a"&gt;</w:t>
      </w:r>
    </w:p>
    <w:p w14:paraId="4FAA9986" w14:textId="77777777" w:rsidR="00BC2F6D" w:rsidRDefault="00BC2F6D" w:rsidP="00BC2F6D">
      <w:pPr>
        <w:pStyle w:val="ExampleCode"/>
        <w:pBdr>
          <w:bottom w:val="single" w:sz="4" w:space="3" w:color="8DB3E2" w:themeColor="text2" w:themeTint="66"/>
        </w:pBdr>
      </w:pPr>
      <w:r>
        <w:t xml:space="preserve">    </w:t>
      </w:r>
      <w:r>
        <w:tab/>
        <w:t>&lt;ccs:DataView type="text/xml"&gt;&lt;meertens:any/&gt;</w:t>
      </w:r>
    </w:p>
    <w:p w14:paraId="5ED097E6" w14:textId="77777777" w:rsidR="00BC2F6D" w:rsidRDefault="00BC2F6D" w:rsidP="00BC2F6D">
      <w:pPr>
        <w:pStyle w:val="ExampleCode"/>
        <w:pBdr>
          <w:bottom w:val="single" w:sz="4" w:space="3" w:color="8DB3E2" w:themeColor="text2" w:themeTint="66"/>
        </w:pBdr>
      </w:pPr>
      <w:r>
        <w:tab/>
      </w:r>
      <w:r>
        <w:tab/>
        <w:t>&lt;/ccs:DataView&gt;</w:t>
      </w:r>
    </w:p>
    <w:p w14:paraId="036033D1" w14:textId="77777777" w:rsidR="00BC2F6D" w:rsidRDefault="00BC2F6D" w:rsidP="00BC2F6D">
      <w:pPr>
        <w:pStyle w:val="ExampleCode"/>
        <w:pBdr>
          <w:bottom w:val="single" w:sz="4" w:space="3" w:color="8DB3E2" w:themeColor="text2" w:themeTint="66"/>
        </w:pBdr>
      </w:pPr>
      <w:r>
        <w:tab/>
      </w:r>
      <w:r>
        <w:tab/>
        <w:t>&lt;ccs:DataView type="image/jpeg"</w:t>
      </w:r>
      <w:r w:rsidR="007C740C">
        <w:t xml:space="preserve"> ref=</w:t>
      </w:r>
      <w:commentRangeStart w:id="145"/>
      <w:r w:rsidR="007C740C">
        <w:t>””</w:t>
      </w:r>
      <w:commentRangeEnd w:id="145"/>
      <w:r w:rsidR="003011C8">
        <w:rPr>
          <w:rStyle w:val="Kommentarzeichen"/>
          <w:rFonts w:asciiTheme="minorHAnsi" w:hAnsiTheme="minorHAnsi" w:cstheme="minorBidi"/>
          <w:lang w:val="de-AT"/>
        </w:rPr>
        <w:commentReference w:id="145"/>
      </w:r>
      <w:r>
        <w:t>&gt;&lt;/ccs:DataView&gt;</w:t>
      </w:r>
    </w:p>
    <w:p w14:paraId="1CB08390" w14:textId="77777777"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&lt;/ccs:ResourceFragment&gt;</w:t>
      </w:r>
    </w:p>
    <w:p w14:paraId="3AB3EC5A" w14:textId="77777777"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&lt;/ccs:Resource&gt;</w:t>
      </w:r>
    </w:p>
    <w:p w14:paraId="237F05A6" w14:textId="77777777" w:rsidR="005B7EF7" w:rsidRDefault="005B7EF7" w:rsidP="00BC2F6D">
      <w:pPr>
        <w:pStyle w:val="ExampleCode"/>
        <w:pBdr>
          <w:bottom w:val="single" w:sz="4" w:space="3" w:color="8DB3E2" w:themeColor="text2" w:themeTint="66"/>
        </w:pBdr>
      </w:pPr>
      <w:r>
        <w:t xml:space="preserve"> &lt;/sru:recordData&gt;</w:t>
      </w:r>
    </w:p>
    <w:p w14:paraId="5B0879AF" w14:textId="77777777" w:rsidR="005B7EF7" w:rsidRDefault="005B7EF7" w:rsidP="00BC2F6D">
      <w:pPr>
        <w:pStyle w:val="ExampleCode"/>
        <w:pBdr>
          <w:bottom w:val="single" w:sz="4" w:space="3" w:color="8DB3E2" w:themeColor="text2" w:themeTint="66"/>
        </w:pBdr>
      </w:pPr>
      <w:r>
        <w:t>&lt;/sru:record&gt;</w:t>
      </w:r>
    </w:p>
    <w:p w14:paraId="6F311A3E" w14:textId="77777777" w:rsidR="005B7EF7" w:rsidRDefault="005B7EF7" w:rsidP="005B7EF7">
      <w:pPr>
        <w:pStyle w:val="ExampleCode"/>
        <w:pBdr>
          <w:bottom w:val="single" w:sz="4" w:space="3" w:color="8DB3E2" w:themeColor="text2" w:themeTint="66"/>
        </w:pBdr>
      </w:pPr>
      <w:r>
        <w:t>&lt;sru:record&gt;</w:t>
      </w:r>
    </w:p>
    <w:p w14:paraId="49C8BD66" w14:textId="77777777" w:rsidR="005B7EF7" w:rsidRDefault="005B7EF7" w:rsidP="00BC2F6D">
      <w:pPr>
        <w:pStyle w:val="ExampleCode"/>
        <w:pBdr>
          <w:bottom w:val="single" w:sz="4" w:space="3" w:color="8DB3E2" w:themeColor="text2" w:themeTint="66"/>
        </w:pBdr>
      </w:pPr>
      <w:r>
        <w:t xml:space="preserve"> &lt;sru:recordData&gt;</w:t>
      </w:r>
    </w:p>
    <w:p w14:paraId="3516DC14" w14:textId="77777777" w:rsidR="00BC2F6D" w:rsidRDefault="00BC2F6D" w:rsidP="00BC2F6D">
      <w:pPr>
        <w:pStyle w:val="ExampleCode"/>
        <w:pBdr>
          <w:bottom w:val="single" w:sz="4" w:space="3" w:color="8DB3E2" w:themeColor="text2" w:themeTint="66"/>
        </w:pBdr>
      </w:pPr>
      <w:r>
        <w:t xml:space="preserve">  &lt;ccs:Resource pid="124"&gt;</w:t>
      </w:r>
    </w:p>
    <w:p w14:paraId="4905C5EE" w14:textId="77777777" w:rsidR="00BC2F6D" w:rsidRDefault="00BC2F6D" w:rsidP="00BC2F6D">
      <w:pPr>
        <w:pStyle w:val="ExampleCode"/>
        <w:pBdr>
          <w:bottom w:val="single" w:sz="4" w:space="3" w:color="8DB3E2" w:themeColor="text2" w:themeTint="66"/>
        </w:pBdr>
      </w:pPr>
      <w:r>
        <w:tab/>
        <w:t xml:space="preserve"> &lt;ccs:DataView type="</w:t>
      </w:r>
      <w:r w:rsidRPr="00EC78C2">
        <w:t>text/x-eaf+xml</w:t>
      </w:r>
      <w:r>
        <w:t xml:space="preserve">"&gt; </w:t>
      </w:r>
    </w:p>
    <w:p w14:paraId="7D870D0E" w14:textId="77777777" w:rsidR="00BC2F6D" w:rsidRPr="003B6863" w:rsidRDefault="00BC2F6D" w:rsidP="00BC2F6D">
      <w:pPr>
        <w:pStyle w:val="ExampleCode"/>
        <w:pBdr>
          <w:bottom w:val="single" w:sz="4" w:space="3" w:color="8DB3E2" w:themeColor="text2" w:themeTint="66"/>
        </w:pBdr>
        <w:rPr>
          <w:lang w:val="fr-FR"/>
        </w:rPr>
      </w:pPr>
      <w:r>
        <w:tab/>
        <w:t xml:space="preserve">   </w:t>
      </w:r>
      <w:r w:rsidRPr="003B6863">
        <w:rPr>
          <w:lang w:val="fr-FR"/>
        </w:rPr>
        <w:t xml:space="preserve">&lt;ANNOTATION_DOCUMENT xsi:noNamespaceSchemaLocation= </w:t>
      </w:r>
      <w:r w:rsidRPr="003B6863">
        <w:rPr>
          <w:lang w:val="fr-FR"/>
        </w:rPr>
        <w:br/>
      </w:r>
      <w:r w:rsidRPr="003B6863">
        <w:rPr>
          <w:lang w:val="fr-FR"/>
        </w:rPr>
        <w:tab/>
      </w:r>
      <w:r w:rsidRPr="003B6863">
        <w:rPr>
          <w:lang w:val="fr-FR"/>
        </w:rPr>
        <w:tab/>
      </w:r>
      <w:r w:rsidRPr="003B6863">
        <w:rPr>
          <w:lang w:val="fr-FR"/>
        </w:rPr>
        <w:tab/>
      </w:r>
      <w:r w:rsidRPr="003B6863">
        <w:rPr>
          <w:lang w:val="fr-FR"/>
        </w:rPr>
        <w:tab/>
        <w:t>”</w:t>
      </w:r>
      <w:hyperlink r:id="rId24" w:history="1">
        <w:r w:rsidRPr="003B6863">
          <w:rPr>
            <w:rStyle w:val="Hyperlink"/>
            <w:lang w:val="fr-FR"/>
          </w:rPr>
          <w:t>http://www.mpi.nl/tools/elan/EAFv2.2.xsd</w:t>
        </w:r>
      </w:hyperlink>
      <w:r w:rsidRPr="003B6863">
        <w:rPr>
          <w:lang w:val="fr-FR"/>
        </w:rPr>
        <w:t xml:space="preserve">” &gt; </w:t>
      </w:r>
      <w:r w:rsidRPr="003B6863">
        <w:rPr>
          <w:lang w:val="fr-FR"/>
        </w:rPr>
        <w:tab/>
      </w:r>
      <w:r w:rsidRPr="003B6863">
        <w:rPr>
          <w:lang w:val="fr-FR"/>
        </w:rPr>
        <w:br/>
      </w:r>
      <w:r w:rsidRPr="003B6863">
        <w:rPr>
          <w:lang w:val="fr-FR"/>
        </w:rPr>
        <w:tab/>
        <w:t xml:space="preserve">   ...&lt;/ANNOTATION_DOCUMENT&gt; </w:t>
      </w:r>
    </w:p>
    <w:p w14:paraId="410CCADF" w14:textId="77777777" w:rsidR="00BC2F6D" w:rsidRDefault="00BC2F6D" w:rsidP="00BC2F6D">
      <w:pPr>
        <w:pStyle w:val="ExampleCode"/>
        <w:pBdr>
          <w:bottom w:val="single" w:sz="4" w:space="3" w:color="8DB3E2" w:themeColor="text2" w:themeTint="66"/>
        </w:pBdr>
      </w:pPr>
      <w:r w:rsidRPr="003B6863">
        <w:rPr>
          <w:lang w:val="fr-FR"/>
        </w:rPr>
        <w:tab/>
        <w:t xml:space="preserve"> </w:t>
      </w:r>
      <w:r>
        <w:t>&lt;/ccs:DataView&gt;</w:t>
      </w:r>
    </w:p>
    <w:p w14:paraId="22CF9F5C" w14:textId="77777777" w:rsidR="00BC2F6D" w:rsidRDefault="00BC2F6D" w:rsidP="00BC2F6D">
      <w:pPr>
        <w:pStyle w:val="ExampleCode"/>
        <w:pBdr>
          <w:bottom w:val="single" w:sz="4" w:space="3" w:color="8DB3E2" w:themeColor="text2" w:themeTint="66"/>
        </w:pBdr>
      </w:pPr>
      <w:r>
        <w:tab/>
        <w:t xml:space="preserve"> &lt;ccs:DataView type="</w:t>
      </w:r>
      <w:r w:rsidRPr="001A41CC">
        <w:t>video/mp4</w:t>
      </w:r>
      <w:r>
        <w:t>"</w:t>
      </w:r>
      <w:r w:rsidR="008F5750">
        <w:t xml:space="preserve"> ref</w:t>
      </w:r>
      <w:commentRangeStart w:id="146"/>
      <w:r w:rsidR="008F5750">
        <w:t>=””</w:t>
      </w:r>
      <w:r>
        <w:t>&gt;&lt;/</w:t>
      </w:r>
      <w:commentRangeEnd w:id="146"/>
      <w:r w:rsidR="003011C8">
        <w:rPr>
          <w:rStyle w:val="Kommentarzeichen"/>
          <w:rFonts w:asciiTheme="minorHAnsi" w:hAnsiTheme="minorHAnsi" w:cstheme="minorBidi"/>
          <w:lang w:val="de-AT"/>
        </w:rPr>
        <w:commentReference w:id="146"/>
      </w:r>
      <w:r>
        <w:t>ccs:DataView&gt;</w:t>
      </w:r>
    </w:p>
    <w:p w14:paraId="122157CE" w14:textId="77777777" w:rsidR="00BC2F6D" w:rsidRDefault="00BC2F6D" w:rsidP="00BC2F6D">
      <w:pPr>
        <w:pStyle w:val="ExampleCode"/>
        <w:pBdr>
          <w:bottom w:val="single" w:sz="4" w:space="3" w:color="8DB3E2" w:themeColor="text2" w:themeTint="66"/>
        </w:pBdr>
      </w:pPr>
      <w:r>
        <w:t xml:space="preserve">  &lt;/ccs:Resource&gt;</w:t>
      </w:r>
    </w:p>
    <w:p w14:paraId="243222F9" w14:textId="77777777" w:rsidR="00BC2F6D" w:rsidRDefault="005B7EF7" w:rsidP="00BC2F6D">
      <w:pPr>
        <w:pStyle w:val="ExampleCode"/>
        <w:pBdr>
          <w:bottom w:val="single" w:sz="4" w:space="3" w:color="8DB3E2" w:themeColor="text2" w:themeTint="66"/>
        </w:pBdr>
      </w:pPr>
      <w:r>
        <w:t xml:space="preserve"> </w:t>
      </w:r>
      <w:r w:rsidR="00BC2F6D">
        <w:t>&lt;/sru:recordData&gt;</w:t>
      </w:r>
    </w:p>
    <w:p w14:paraId="32747995" w14:textId="77777777" w:rsidR="00BC2F6D" w:rsidRPr="004278D3" w:rsidRDefault="005B7EF7" w:rsidP="00194BD8">
      <w:pPr>
        <w:pStyle w:val="ExampleCode"/>
        <w:pBdr>
          <w:bottom w:val="single" w:sz="4" w:space="3" w:color="8DB3E2" w:themeColor="text2" w:themeTint="66"/>
        </w:pBdr>
      </w:pPr>
      <w:r>
        <w:lastRenderedPageBreak/>
        <w:t>&lt;/sru:record&gt;</w:t>
      </w:r>
    </w:p>
    <w:p w14:paraId="39691BC7" w14:textId="77777777" w:rsidR="000E03CE" w:rsidRDefault="000E03CE" w:rsidP="00BC2F6D">
      <w:pPr>
        <w:pStyle w:val="berschrift3"/>
        <w:rPr>
          <w:lang w:val="en-US"/>
        </w:rPr>
      </w:pPr>
      <w:bookmarkStart w:id="147" w:name="_Toc287824959"/>
      <w:r>
        <w:rPr>
          <w:lang w:val="en-US"/>
        </w:rPr>
        <w:t>Identifying the Resources or Resource</w:t>
      </w:r>
      <w:r w:rsidR="00326BED">
        <w:rPr>
          <w:lang w:val="en-US"/>
        </w:rPr>
        <w:t xml:space="preserve"> Parts/</w:t>
      </w:r>
      <w:r>
        <w:rPr>
          <w:lang w:val="en-US"/>
        </w:rPr>
        <w:t>Fragments</w:t>
      </w:r>
      <w:bookmarkEnd w:id="147"/>
    </w:p>
    <w:p w14:paraId="105B622F" w14:textId="77777777" w:rsidR="000E03CE" w:rsidRDefault="000E03CE" w:rsidP="000E03CE">
      <w:pPr>
        <w:rPr>
          <w:lang w:val="en-US"/>
        </w:rPr>
      </w:pPr>
      <w:r>
        <w:rPr>
          <w:lang w:val="en-US"/>
        </w:rPr>
        <w:t xml:space="preserve">This approach should also </w:t>
      </w:r>
      <w:r w:rsidR="00210E23">
        <w:rPr>
          <w:lang w:val="en-US"/>
        </w:rPr>
        <w:t xml:space="preserve">be </w:t>
      </w:r>
      <w:r>
        <w:rPr>
          <w:lang w:val="en-US"/>
        </w:rPr>
        <w:t xml:space="preserve">able to cope with the issue of granularity, i.e. the fact that every repository can decide </w:t>
      </w:r>
      <w:r w:rsidR="005B19A1">
        <w:rPr>
          <w:lang w:val="en-US"/>
        </w:rPr>
        <w:t xml:space="preserve">to </w:t>
      </w:r>
      <w:r>
        <w:rPr>
          <w:lang w:val="en-US"/>
        </w:rPr>
        <w:t>structure their collections differently. For example only exposing the collection and an endpoint to that, individual resources not being addressable at all.</w:t>
      </w:r>
    </w:p>
    <w:p w14:paraId="1CD26417" w14:textId="77777777" w:rsidR="007E0F4D" w:rsidRDefault="007E0F4D" w:rsidP="000E03CE">
      <w:pPr>
        <w:rPr>
          <w:lang w:val="en-US"/>
        </w:rPr>
      </w:pPr>
      <w:r>
        <w:rPr>
          <w:lang w:val="en-US"/>
        </w:rPr>
        <w:t>Accordingly in the result you could have:</w:t>
      </w:r>
    </w:p>
    <w:p w14:paraId="4E5696FA" w14:textId="77777777" w:rsidR="007E0F4D" w:rsidRDefault="007E0F4D" w:rsidP="007E0F4D">
      <w:pPr>
        <w:pStyle w:val="ExampleCode"/>
        <w:pBdr>
          <w:bottom w:val="single" w:sz="4" w:space="3" w:color="8DB3E2" w:themeColor="text2" w:themeTint="66"/>
        </w:pBdr>
      </w:pPr>
      <w:r>
        <w:t xml:space="preserve">&lt;ccs:Resource pid="123"&gt;                  /* parent collection */  </w:t>
      </w:r>
    </w:p>
    <w:p w14:paraId="6AEADFBE" w14:textId="77777777" w:rsidR="007E0F4D" w:rsidRDefault="007E0F4D" w:rsidP="007E0F4D">
      <w:pPr>
        <w:pStyle w:val="ExampleCode"/>
        <w:pBdr>
          <w:bottom w:val="single" w:sz="4" w:space="3" w:color="8DB3E2" w:themeColor="text2" w:themeTint="66"/>
        </w:pBdr>
      </w:pPr>
      <w:r w:rsidRPr="005B7EF7">
        <w:t xml:space="preserve">   </w:t>
      </w:r>
      <w:r>
        <w:t xml:space="preserve">&lt;ccs:Resource pid="123.1"&gt;  </w:t>
      </w:r>
      <w:r>
        <w:tab/>
      </w:r>
      <w:r>
        <w:tab/>
        <w:t xml:space="preserve">   /* the resource */ </w:t>
      </w:r>
    </w:p>
    <w:p w14:paraId="4F965D94" w14:textId="77777777" w:rsidR="007E0F4D" w:rsidRDefault="007E0F4D" w:rsidP="007E0F4D">
      <w:pPr>
        <w:pStyle w:val="ExampleCode"/>
        <w:pBdr>
          <w:bottom w:val="single" w:sz="4" w:space="3" w:color="8DB3E2" w:themeColor="text2" w:themeTint="66"/>
        </w:pBdr>
      </w:pPr>
      <w:r>
        <w:t xml:space="preserve">     &lt;ccs:ResourceFragment pid="123.1</w:t>
      </w:r>
      <w:r w:rsidR="007C740C">
        <w:t>#</w:t>
      </w:r>
      <w:r>
        <w:t>a"&gt; /* part of the resource */</w:t>
      </w:r>
    </w:p>
    <w:p w14:paraId="5690E3C9" w14:textId="77777777" w:rsidR="007E0F4D" w:rsidRDefault="00210E23" w:rsidP="000E03CE">
      <w:pPr>
        <w:rPr>
          <w:lang w:val="en-US"/>
        </w:rPr>
      </w:pPr>
      <w:r>
        <w:rPr>
          <w:lang w:val="en-US"/>
        </w:rPr>
        <w:t>I</w:t>
      </w:r>
      <w:commentRangeStart w:id="148"/>
      <w:r w:rsidR="007E0F4D">
        <w:rPr>
          <w:lang w:val="en-US"/>
        </w:rPr>
        <w:t xml:space="preserve">f the collection is represented in the result, we </w:t>
      </w:r>
      <w:r>
        <w:rPr>
          <w:lang w:val="en-US"/>
        </w:rPr>
        <w:t xml:space="preserve">may </w:t>
      </w:r>
      <w:r w:rsidR="007E0F4D">
        <w:rPr>
          <w:lang w:val="en-US"/>
        </w:rPr>
        <w:t xml:space="preserve">need more information about it, then just the </w:t>
      </w:r>
      <w:r>
        <w:rPr>
          <w:lang w:val="en-US"/>
        </w:rPr>
        <w:t>PID</w:t>
      </w:r>
      <w:r w:rsidR="007E0F4D">
        <w:rPr>
          <w:lang w:val="en-US"/>
        </w:rPr>
        <w:t>. Usually the only further information about collections are the MDrecords. And while the client could fetch these for every collection</w:t>
      </w:r>
      <w:r w:rsidR="002B59ED">
        <w:rPr>
          <w:lang w:val="en-US"/>
        </w:rPr>
        <w:t>, there will hopefully be more efficient ways (For example in a combined metadata content search, we should have the MDRecords for all the resources already as result of the first – metadata search - phase.)</w:t>
      </w:r>
      <w:commentRangeEnd w:id="148"/>
      <w:r w:rsidR="005B19A1">
        <w:rPr>
          <w:rStyle w:val="Kommentarzeichen"/>
        </w:rPr>
        <w:commentReference w:id="148"/>
      </w:r>
    </w:p>
    <w:p w14:paraId="0F7F7AE0" w14:textId="77777777" w:rsidR="009C5EB5" w:rsidRPr="000052AD" w:rsidRDefault="009C5EB5" w:rsidP="009C5EB5">
      <w:pPr>
        <w:rPr>
          <w:lang w:val="en-US"/>
        </w:rPr>
      </w:pPr>
      <w:r w:rsidRPr="000052AD">
        <w:rPr>
          <w:lang w:val="en-US"/>
        </w:rPr>
        <w:t xml:space="preserve">See the </w:t>
      </w:r>
      <w:r w:rsidRPr="00326BED">
        <w:rPr>
          <w:rStyle w:val="NamedEntityZchn"/>
        </w:rPr>
        <w:t>ISO/FDIS 24619 – PISA</w:t>
      </w:r>
      <w:r>
        <w:rPr>
          <w:rStyle w:val="Funotenzeichen"/>
        </w:rPr>
        <w:footnoteReference w:id="32"/>
      </w:r>
      <w:r w:rsidRPr="000052AD">
        <w:rPr>
          <w:lang w:val="en-US"/>
        </w:rPr>
        <w:t xml:space="preserve"> for detailed discussion of referencing Resources and parts of  Resources, granularity issue and also about the distinction between ResourcePart and ResourceFragment.</w:t>
      </w:r>
    </w:p>
    <w:p w14:paraId="2899A996" w14:textId="77777777" w:rsidR="009C5EB5" w:rsidRDefault="009C5EB5" w:rsidP="000E03CE">
      <w:pPr>
        <w:rPr>
          <w:lang w:val="en-US"/>
        </w:rPr>
      </w:pPr>
      <w:r w:rsidRPr="000052AD">
        <w:rPr>
          <w:lang w:val="en-US"/>
        </w:rPr>
        <w:t xml:space="preserve">In simple terms the difference is, that with ResourceFragment the client fetches the whole resource and navigates to or extracts the part of Resource being refered to (the well established URL “#” anchor-mechanism), whereas with ResourcePart the server is able to extract the part of a resource based on a parameter and sends only the requested snippet  to the client. This is of course important distinction wrt performance and network-load especially for multimedia content, but we probably </w:t>
      </w:r>
      <w:r w:rsidRPr="000052AD">
        <w:rPr>
          <w:rStyle w:val="IntensiveHervorhebung"/>
          <w:lang w:val="en-US"/>
        </w:rPr>
        <w:t xml:space="preserve">need both </w:t>
      </w:r>
      <w:r w:rsidRPr="000052AD">
        <w:rPr>
          <w:lang w:val="en-US"/>
        </w:rPr>
        <w:t>(as not all server may be capable of providing parts).</w:t>
      </w:r>
    </w:p>
    <w:p w14:paraId="2A0B9A8A" w14:textId="77777777" w:rsidR="000E03CE" w:rsidRDefault="00FE309A" w:rsidP="000E03CE">
      <w:pPr>
        <w:pStyle w:val="berschrift3"/>
        <w:rPr>
          <w:lang w:val="en-US"/>
        </w:rPr>
      </w:pPr>
      <w:bookmarkStart w:id="149" w:name="_Ref284165416"/>
      <w:bookmarkStart w:id="150" w:name="_Ref284165434"/>
      <w:bookmarkStart w:id="151" w:name="_Toc287824960"/>
      <w:r>
        <w:rPr>
          <w:lang w:val="en-US"/>
        </w:rPr>
        <w:t xml:space="preserve">DataView - Handling </w:t>
      </w:r>
      <w:r w:rsidR="000E03CE">
        <w:rPr>
          <w:lang w:val="en-US"/>
        </w:rPr>
        <w:t>the data</w:t>
      </w:r>
      <w:r>
        <w:rPr>
          <w:lang w:val="en-US"/>
        </w:rPr>
        <w:t xml:space="preserve"> </w:t>
      </w:r>
      <w:r w:rsidR="000E03CE">
        <w:rPr>
          <w:lang w:val="en-US"/>
        </w:rPr>
        <w:t>types</w:t>
      </w:r>
      <w:bookmarkEnd w:id="149"/>
      <w:bookmarkEnd w:id="150"/>
      <w:bookmarkEnd w:id="151"/>
    </w:p>
    <w:p w14:paraId="1A3458B5" w14:textId="77777777" w:rsidR="000E03CE" w:rsidRDefault="000E03CE" w:rsidP="000E03CE">
      <w:pPr>
        <w:rPr>
          <w:lang w:val="en-US"/>
        </w:rPr>
      </w:pPr>
      <w:r>
        <w:rPr>
          <w:lang w:val="en-US"/>
        </w:rPr>
        <w:t>As we listed in previous chapter</w:t>
      </w:r>
      <w:r w:rsidR="00FE309A">
        <w:rPr>
          <w:lang w:val="en-US"/>
        </w:rPr>
        <w:t xml:space="preserve"> (</w:t>
      </w:r>
      <w:r w:rsidR="00106E43">
        <w:rPr>
          <w:lang w:val="en-US"/>
        </w:rPr>
        <w:fldChar w:fldCharType="begin"/>
      </w:r>
      <w:r w:rsidR="00FE309A">
        <w:rPr>
          <w:lang w:val="en-US"/>
        </w:rPr>
        <w:instrText xml:space="preserve"> REF _Ref287813863 \w \h </w:instrText>
      </w:r>
      <w:r w:rsidR="00106E43">
        <w:rPr>
          <w:lang w:val="en-US"/>
        </w:rPr>
      </w:r>
      <w:r w:rsidR="00106E43">
        <w:rPr>
          <w:lang w:val="en-US"/>
        </w:rPr>
        <w:fldChar w:fldCharType="separate"/>
      </w:r>
      <w:r w:rsidR="00243C76">
        <w:rPr>
          <w:lang w:val="en-US"/>
        </w:rPr>
        <w:t>5.1</w:t>
      </w:r>
      <w:r w:rsidR="00106E43">
        <w:rPr>
          <w:lang w:val="en-US"/>
        </w:rPr>
        <w:fldChar w:fldCharType="end"/>
      </w:r>
      <w:r w:rsidR="00FE309A">
        <w:rPr>
          <w:lang w:val="en-US"/>
        </w:rPr>
        <w:t xml:space="preserve"> </w:t>
      </w:r>
      <w:r w:rsidR="00106E43">
        <w:rPr>
          <w:lang w:val="en-US"/>
        </w:rPr>
        <w:fldChar w:fldCharType="begin"/>
      </w:r>
      <w:r w:rsidR="00FE309A">
        <w:rPr>
          <w:lang w:val="en-US"/>
        </w:rPr>
        <w:instrText xml:space="preserve"> REF _Ref287813871 \h </w:instrText>
      </w:r>
      <w:r w:rsidR="00106E43">
        <w:rPr>
          <w:lang w:val="en-US"/>
        </w:rPr>
      </w:r>
      <w:r w:rsidR="00106E43">
        <w:rPr>
          <w:lang w:val="en-US"/>
        </w:rPr>
        <w:fldChar w:fldCharType="separate"/>
      </w:r>
      <w:r w:rsidR="00243C76">
        <w:rPr>
          <w:lang w:val="en-US"/>
        </w:rPr>
        <w:t>Data Model</w:t>
      </w:r>
      <w:r w:rsidR="00106E43">
        <w:rPr>
          <w:lang w:val="en-US"/>
        </w:rPr>
        <w:fldChar w:fldCharType="end"/>
      </w:r>
      <w:r w:rsidR="00FE309A">
        <w:rPr>
          <w:lang w:val="en-US"/>
        </w:rPr>
        <w:t>)</w:t>
      </w:r>
      <w:r>
        <w:rPr>
          <w:lang w:val="en-US"/>
        </w:rPr>
        <w:t xml:space="preserve">, we have to deal </w:t>
      </w:r>
      <w:r w:rsidR="00FE309A">
        <w:rPr>
          <w:lang w:val="en-US"/>
        </w:rPr>
        <w:t xml:space="preserve">with a broad range of data </w:t>
      </w:r>
      <w:r>
        <w:rPr>
          <w:lang w:val="en-US"/>
        </w:rPr>
        <w:t>types, now we want to see, how we can fit them within the proposed structure (</w:t>
      </w:r>
      <w:r w:rsidRPr="00BC2F6D">
        <w:rPr>
          <w:rStyle w:val="DefZchn"/>
        </w:rPr>
        <w:t>Resource,</w:t>
      </w:r>
      <w:r>
        <w:rPr>
          <w:rStyle w:val="DefZchn"/>
        </w:rPr>
        <w:t xml:space="preserve"> </w:t>
      </w:r>
      <w:r w:rsidRPr="00BC2F6D">
        <w:rPr>
          <w:rStyle w:val="DefZchn"/>
        </w:rPr>
        <w:t>ResourceFragment,</w:t>
      </w:r>
      <w:r>
        <w:rPr>
          <w:rStyle w:val="DefZchn"/>
        </w:rPr>
        <w:t xml:space="preserve"> </w:t>
      </w:r>
      <w:r w:rsidRPr="00BC2F6D">
        <w:rPr>
          <w:rStyle w:val="DefZchn"/>
        </w:rPr>
        <w:t>DataView</w:t>
      </w:r>
      <w:r>
        <w:rPr>
          <w:lang w:val="en-US"/>
        </w:rPr>
        <w:t>).</w:t>
      </w:r>
    </w:p>
    <w:p w14:paraId="653BD08C" w14:textId="77777777" w:rsidR="000E03CE" w:rsidRDefault="000E03CE" w:rsidP="000E03CE">
      <w:pPr>
        <w:rPr>
          <w:lang w:val="en-US"/>
        </w:rPr>
      </w:pPr>
      <w:r>
        <w:rPr>
          <w:lang w:val="en-US"/>
        </w:rPr>
        <w:t>We can distinguish three situations:</w:t>
      </w:r>
    </w:p>
    <w:p w14:paraId="42BC7EEC" w14:textId="77777777" w:rsidR="000E03CE" w:rsidRPr="000E03CE" w:rsidRDefault="000E03CE" w:rsidP="000E03CE">
      <w:pPr>
        <w:pStyle w:val="TermDef"/>
      </w:pPr>
      <w:r w:rsidRPr="000E03CE">
        <w:t>textual/XML datatype, existing schema</w:t>
      </w:r>
    </w:p>
    <w:p w14:paraId="545E0B6F" w14:textId="77777777" w:rsidR="000E03CE" w:rsidRDefault="000E03CE" w:rsidP="000E03CE">
      <w:pPr>
        <w:pStyle w:val="TermExplain"/>
      </w:pPr>
      <w:r>
        <w:t xml:space="preserve">CMD, EAF, TCF, </w:t>
      </w:r>
      <w:r w:rsidR="0089326E">
        <w:t xml:space="preserve">syntax trees, </w:t>
      </w:r>
      <w:r>
        <w:t>Geolocation(?)</w:t>
      </w:r>
    </w:p>
    <w:p w14:paraId="36E98A26" w14:textId="77777777" w:rsidR="008F5750" w:rsidRDefault="008F5750" w:rsidP="000E03CE">
      <w:pPr>
        <w:pStyle w:val="TermExplain"/>
      </w:pPr>
      <w:r>
        <w:t>These could be simply transported inline embedded or referenced in the defined envelope.</w:t>
      </w:r>
    </w:p>
    <w:p w14:paraId="3865B211" w14:textId="77777777" w:rsidR="000E03CE" w:rsidRPr="00120728" w:rsidRDefault="000E03CE" w:rsidP="000E03CE">
      <w:pPr>
        <w:pStyle w:val="TermDef"/>
      </w:pPr>
      <w:r w:rsidRPr="00120728">
        <w:t>textual/</w:t>
      </w:r>
      <w:commentRangeStart w:id="152"/>
      <w:commentRangeStart w:id="153"/>
      <w:r w:rsidRPr="00120728">
        <w:t xml:space="preserve">XML </w:t>
      </w:r>
      <w:commentRangeEnd w:id="152"/>
      <w:r w:rsidR="000633DC">
        <w:rPr>
          <w:rStyle w:val="Kommentarzeichen"/>
          <w:b w:val="0"/>
          <w:lang w:val="de-AT"/>
        </w:rPr>
        <w:commentReference w:id="152"/>
      </w:r>
      <w:commentRangeEnd w:id="153"/>
      <w:r w:rsidR="00AC7AE3">
        <w:rPr>
          <w:rStyle w:val="Kommentarzeichen"/>
          <w:b w:val="0"/>
          <w:lang w:val="de-AT"/>
        </w:rPr>
        <w:commentReference w:id="153"/>
      </w:r>
      <w:r w:rsidRPr="00120728">
        <w:t>datatype, no schema:</w:t>
      </w:r>
    </w:p>
    <w:p w14:paraId="306CFCFC" w14:textId="77777777" w:rsidR="000E03CE" w:rsidRDefault="000E03CE" w:rsidP="000E03CE">
      <w:pPr>
        <w:pStyle w:val="TermExplain"/>
      </w:pPr>
      <w:r>
        <w:t xml:space="preserve">concordances/KWIC, </w:t>
      </w:r>
      <w:r w:rsidR="0089326E">
        <w:t xml:space="preserve">Lists / </w:t>
      </w:r>
      <w:r>
        <w:t>Word summaries</w:t>
      </w:r>
    </w:p>
    <w:p w14:paraId="60321BF9" w14:textId="77777777" w:rsidR="008F5750" w:rsidRPr="00120728" w:rsidRDefault="008F5750" w:rsidP="000E03CE">
      <w:pPr>
        <w:pStyle w:val="TermExplain"/>
      </w:pPr>
      <w:commentRangeStart w:id="154"/>
      <w:commentRangeStart w:id="155"/>
      <w:r>
        <w:t>Here we need to find consensus about the actual xml-</w:t>
      </w:r>
      <w:commentRangeStart w:id="156"/>
      <w:r>
        <w:t>structures</w:t>
      </w:r>
      <w:commentRangeEnd w:id="156"/>
      <w:r w:rsidR="003011C8">
        <w:rPr>
          <w:rStyle w:val="Kommentarzeichen"/>
          <w:lang w:val="de-AT"/>
        </w:rPr>
        <w:commentReference w:id="156"/>
      </w:r>
      <w:r>
        <w:t>.</w:t>
      </w:r>
      <w:commentRangeEnd w:id="154"/>
      <w:r w:rsidR="000633DC">
        <w:rPr>
          <w:rStyle w:val="Kommentarzeichen"/>
          <w:lang w:val="de-AT"/>
        </w:rPr>
        <w:commentReference w:id="154"/>
      </w:r>
      <w:commentRangeEnd w:id="155"/>
      <w:r w:rsidR="00F917FF">
        <w:rPr>
          <w:rStyle w:val="Kommentarzeichen"/>
          <w:lang w:val="de-AT"/>
        </w:rPr>
        <w:commentReference w:id="155"/>
      </w:r>
    </w:p>
    <w:p w14:paraId="7D6803C8" w14:textId="77777777" w:rsidR="000E03CE" w:rsidRDefault="000E03CE" w:rsidP="000E03CE">
      <w:pPr>
        <w:pStyle w:val="TermDef"/>
      </w:pPr>
      <w:r>
        <w:t>binary resource</w:t>
      </w:r>
    </w:p>
    <w:p w14:paraId="1A66182E" w14:textId="77777777" w:rsidR="000E03CE" w:rsidRDefault="000E03CE" w:rsidP="000E03CE">
      <w:pPr>
        <w:pStyle w:val="TermExplain"/>
      </w:pPr>
      <w:r>
        <w:t>AV-Files, Images</w:t>
      </w:r>
    </w:p>
    <w:p w14:paraId="59BA4E63" w14:textId="77777777" w:rsidR="008F5750" w:rsidRDefault="008F5750" w:rsidP="000E03CE">
      <w:pPr>
        <w:pStyle w:val="TermExplain"/>
      </w:pPr>
      <w:r>
        <w:t xml:space="preserve">These have to be </w:t>
      </w:r>
      <w:commentRangeStart w:id="157"/>
      <w:commentRangeStart w:id="158"/>
      <w:r>
        <w:t>referencable</w:t>
      </w:r>
      <w:commentRangeEnd w:id="157"/>
      <w:r w:rsidR="000633DC">
        <w:rPr>
          <w:rStyle w:val="Kommentarzeichen"/>
          <w:lang w:val="de-AT"/>
        </w:rPr>
        <w:commentReference w:id="157"/>
      </w:r>
      <w:commentRangeEnd w:id="158"/>
      <w:r w:rsidR="00AC7AE3">
        <w:rPr>
          <w:rStyle w:val="Kommentarzeichen"/>
          <w:lang w:val="de-AT"/>
        </w:rPr>
        <w:commentReference w:id="158"/>
      </w:r>
      <w:r>
        <w:t>.</w:t>
      </w:r>
    </w:p>
    <w:p w14:paraId="5B5E1636" w14:textId="77777777" w:rsidR="00B82E5E" w:rsidRDefault="00B82E5E" w:rsidP="000E03CE">
      <w:pPr>
        <w:rPr>
          <w:lang w:val="en-US"/>
        </w:rPr>
      </w:pPr>
      <w:r>
        <w:rPr>
          <w:lang w:val="en-US"/>
        </w:rPr>
        <w:lastRenderedPageBreak/>
        <w:t>We need to define a mechanism to reference the actual content</w:t>
      </w:r>
      <w:r w:rsidR="007C740C">
        <w:rPr>
          <w:lang w:val="en-US"/>
        </w:rPr>
        <w:t xml:space="preserve"> instead of inline embedding</w:t>
      </w:r>
      <w:r>
        <w:rPr>
          <w:lang w:val="en-US"/>
        </w:rPr>
        <w:t xml:space="preserve">, </w:t>
      </w:r>
      <w:r w:rsidR="0089326E">
        <w:rPr>
          <w:lang w:val="en-US"/>
        </w:rPr>
        <w:t xml:space="preserve">i.e. something like a </w:t>
      </w:r>
      <w:r w:rsidR="0089326E" w:rsidRPr="0089326E">
        <w:rPr>
          <w:rStyle w:val="ExampleCodeZchn"/>
        </w:rPr>
        <w:t>@link</w:t>
      </w:r>
      <w:r w:rsidR="0089326E">
        <w:rPr>
          <w:lang w:val="en-US"/>
        </w:rPr>
        <w:t xml:space="preserve">-, </w:t>
      </w:r>
      <w:r w:rsidR="0089326E" w:rsidRPr="0089326E">
        <w:rPr>
          <w:rStyle w:val="ExampleCodeZchn"/>
        </w:rPr>
        <w:t>@url</w:t>
      </w:r>
      <w:r w:rsidR="0089326E">
        <w:rPr>
          <w:lang w:val="en-US"/>
        </w:rPr>
        <w:t>-</w:t>
      </w:r>
      <w:r w:rsidR="00F917FF">
        <w:rPr>
          <w:lang w:val="en-US"/>
        </w:rPr>
        <w:t xml:space="preserve">, </w:t>
      </w:r>
      <w:r w:rsidR="0089326E" w:rsidRPr="0089326E">
        <w:rPr>
          <w:rStyle w:val="ExampleCodeZchn"/>
        </w:rPr>
        <w:t>@ref</w:t>
      </w:r>
      <w:r w:rsidR="0089326E">
        <w:rPr>
          <w:lang w:val="en-US"/>
        </w:rPr>
        <w:t>-</w:t>
      </w:r>
      <w:r w:rsidR="00F917FF">
        <w:rPr>
          <w:lang w:val="en-US"/>
        </w:rPr>
        <w:t xml:space="preserve"> or even </w:t>
      </w:r>
      <w:r w:rsidR="00F917FF" w:rsidRPr="00F917FF">
        <w:rPr>
          <w:rStyle w:val="DefZchn"/>
        </w:rPr>
        <w:t>@pid</w:t>
      </w:r>
      <w:r w:rsidR="00F917FF">
        <w:rPr>
          <w:lang w:val="en-US"/>
        </w:rPr>
        <w:t>-</w:t>
      </w:r>
      <w:r w:rsidR="0089326E">
        <w:rPr>
          <w:lang w:val="en-US"/>
        </w:rPr>
        <w:t xml:space="preserve">attribute on the </w:t>
      </w:r>
      <w:r w:rsidR="0089326E" w:rsidRPr="0089326E">
        <w:rPr>
          <w:rStyle w:val="ExampleCodeZchn"/>
        </w:rPr>
        <w:t>DataView</w:t>
      </w:r>
      <w:r w:rsidR="0089326E">
        <w:rPr>
          <w:lang w:val="en-US"/>
        </w:rPr>
        <w:t xml:space="preserve"> element. This is necessary for the binary resources, but may be equally usable for text/xml data-type as well.</w:t>
      </w:r>
    </w:p>
    <w:p w14:paraId="4387052F" w14:textId="77777777" w:rsidR="00B82E5E" w:rsidRDefault="00B82E5E" w:rsidP="00B82E5E">
      <w:pPr>
        <w:pStyle w:val="ExampleCode"/>
        <w:pBdr>
          <w:bottom w:val="single" w:sz="4" w:space="3" w:color="8DB3E2" w:themeColor="text2" w:themeTint="66"/>
        </w:pBdr>
      </w:pPr>
      <w:r>
        <w:t xml:space="preserve">  &lt;ccs:Resource pid="123.1"&gt;  /* resource */  </w:t>
      </w:r>
    </w:p>
    <w:p w14:paraId="2DDEC7AC" w14:textId="77777777" w:rsidR="00B82E5E" w:rsidRDefault="00B82E5E" w:rsidP="00B82E5E">
      <w:pPr>
        <w:pStyle w:val="ExampleCode"/>
        <w:pBdr>
          <w:bottom w:val="single" w:sz="4" w:space="3" w:color="8DB3E2" w:themeColor="text2" w:themeTint="66"/>
        </w:pBdr>
      </w:pPr>
      <w:r>
        <w:tab/>
        <w:t xml:space="preserve">  &lt;ccs:DataView type="</w:t>
      </w:r>
      <w:r w:rsidRPr="00B82E5E">
        <w:t xml:space="preserve"> </w:t>
      </w:r>
      <w:r w:rsidRPr="00EC78C2">
        <w:t>text/x-eaf+xml</w:t>
      </w:r>
      <w:r>
        <w:t xml:space="preserve"> "&gt;  </w:t>
      </w:r>
      <w:r>
        <w:tab/>
      </w:r>
      <w:r>
        <w:tab/>
      </w:r>
    </w:p>
    <w:p w14:paraId="569EE507" w14:textId="77777777"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14:paraId="28C52BB0" w14:textId="77777777" w:rsidR="00B82E5E" w:rsidRDefault="00B82E5E" w:rsidP="00B82E5E">
      <w:pPr>
        <w:pStyle w:val="ExampleCode"/>
        <w:pBdr>
          <w:bottom w:val="single" w:sz="4" w:space="3" w:color="8DB3E2" w:themeColor="text2" w:themeTint="66"/>
        </w:pBdr>
      </w:pPr>
      <w:r>
        <w:tab/>
        <w:t xml:space="preserve">  &lt;/ccs:DataView&gt;</w:t>
      </w:r>
    </w:p>
    <w:p w14:paraId="2F29D93A" w14:textId="77777777" w:rsidR="00F917FF" w:rsidRPr="00F917FF" w:rsidRDefault="00B82E5E" w:rsidP="00F917FF">
      <w:pPr>
        <w:pStyle w:val="ExampleCode"/>
        <w:pBdr>
          <w:bottom w:val="single" w:sz="4" w:space="3" w:color="8DB3E2" w:themeColor="text2" w:themeTint="66"/>
        </w:pBdr>
      </w:pPr>
      <w:r>
        <w:tab/>
        <w:t xml:space="preserve"> &lt;ccs:DataView type="</w:t>
      </w:r>
      <w:r w:rsidRPr="001A41CC">
        <w:t>video/mp4</w:t>
      </w:r>
      <w:r>
        <w:t>"</w:t>
      </w:r>
      <w:r w:rsidR="00F917FF">
        <w:t xml:space="preserve"> ref=”{someURL/handle?}“</w:t>
      </w:r>
      <w:r w:rsidR="00F917FF">
        <w:rPr>
          <w:rStyle w:val="Kommentarzeichen"/>
          <w:rFonts w:asciiTheme="minorHAnsi" w:hAnsiTheme="minorHAnsi" w:cstheme="minorBidi"/>
          <w:lang w:val="de-AT"/>
        </w:rPr>
        <w:commentReference w:id="159"/>
      </w:r>
      <w:r w:rsidR="00F917FF" w:rsidRPr="00F917FF">
        <w:t>&gt;</w:t>
      </w:r>
      <w:r w:rsidR="00F917FF" w:rsidRPr="00F917FF">
        <w:rPr>
          <w:i/>
          <w:lang w:val="de-AT"/>
        </w:rPr>
        <w:commentReference w:id="160"/>
      </w:r>
    </w:p>
    <w:p w14:paraId="737F5B30" w14:textId="77777777" w:rsidR="00F917FF" w:rsidRDefault="00F917FF" w:rsidP="00F917FF">
      <w:pPr>
        <w:pStyle w:val="ExampleCode"/>
        <w:pBdr>
          <w:bottom w:val="single" w:sz="4" w:space="3" w:color="8DB3E2" w:themeColor="text2" w:themeTint="66"/>
        </w:pBdr>
      </w:pPr>
      <w:r>
        <w:t xml:space="preserve">    &lt;/ccs:DataView&gt;</w:t>
      </w:r>
    </w:p>
    <w:p w14:paraId="77DA2776" w14:textId="77777777" w:rsidR="00F917FF" w:rsidRDefault="00F917FF" w:rsidP="00F917FF">
      <w:pPr>
        <w:rPr>
          <w:lang w:val="en-US"/>
        </w:rPr>
      </w:pPr>
      <w:r>
        <w:rPr>
          <w:lang w:val="en-US"/>
        </w:rPr>
        <w:t>So i</w:t>
      </w:r>
      <w:r w:rsidR="00FE309A">
        <w:rPr>
          <w:lang w:val="en-US"/>
        </w:rPr>
        <w:t xml:space="preserve">n IMDI </w:t>
      </w:r>
      <w:r w:rsidR="00FE309A" w:rsidRPr="00FE309A">
        <w:rPr>
          <w:lang w:val="en-US"/>
        </w:rPr>
        <w:t>we could u</w:t>
      </w:r>
      <w:r w:rsidR="00FE309A">
        <w:rPr>
          <w:lang w:val="en-US"/>
        </w:rPr>
        <w:t>se PIDs</w:t>
      </w:r>
      <w:r>
        <w:rPr>
          <w:lang w:val="en-US"/>
        </w:rPr>
        <w:t xml:space="preserve"> (see above comment)</w:t>
      </w:r>
      <w:r w:rsidR="00FE309A">
        <w:rPr>
          <w:lang w:val="en-US"/>
        </w:rPr>
        <w:t>, as every format has its own PID</w:t>
      </w:r>
      <w:r>
        <w:rPr>
          <w:lang w:val="en-US"/>
        </w:rPr>
        <w:t>. But this most probably does not apply to all repositories.</w:t>
      </w:r>
    </w:p>
    <w:p w14:paraId="0728D0C8" w14:textId="77777777" w:rsidR="00F917FF" w:rsidRDefault="00F917FF" w:rsidP="00F917FF">
      <w:pPr>
        <w:rPr>
          <w:lang w:val="en-US"/>
        </w:rPr>
      </w:pPr>
      <w:r>
        <w:rPr>
          <w:lang w:val="en-US"/>
        </w:rPr>
        <w:t xml:space="preserve">Still </w:t>
      </w:r>
      <w:r w:rsidR="00BD4443">
        <w:rPr>
          <w:lang w:val="en-US"/>
        </w:rPr>
        <w:t xml:space="preserve">another </w:t>
      </w:r>
      <w:r>
        <w:rPr>
          <w:lang w:val="en-US"/>
        </w:rPr>
        <w:t xml:space="preserve">question is how to request </w:t>
      </w:r>
      <w:r w:rsidR="008B3640">
        <w:rPr>
          <w:lang w:val="en-US"/>
        </w:rPr>
        <w:t>one (or more)</w:t>
      </w:r>
      <w:r>
        <w:rPr>
          <w:lang w:val="en-US"/>
        </w:rPr>
        <w:t xml:space="preserve"> specific datatype</w:t>
      </w:r>
      <w:r w:rsidR="008B3640">
        <w:rPr>
          <w:lang w:val="en-US"/>
        </w:rPr>
        <w:t>(s)</w:t>
      </w:r>
      <w:r>
        <w:rPr>
          <w:lang w:val="en-US"/>
        </w:rPr>
        <w:t>. SRU proposes following parameters</w:t>
      </w:r>
      <w:r>
        <w:rPr>
          <w:rStyle w:val="Funotenzeichen"/>
          <w:lang w:val="en-US"/>
        </w:rPr>
        <w:footnoteReference w:id="33"/>
      </w:r>
      <w:r w:rsidR="00BD4443">
        <w:rPr>
          <w:lang w:val="en-US"/>
        </w:rPr>
        <w:t xml:space="preserve"> in the searchRetrieve-request</w:t>
      </w:r>
      <w:r>
        <w:rPr>
          <w:lang w:val="en-US"/>
        </w:rPr>
        <w:t xml:space="preserve">: </w:t>
      </w:r>
    </w:p>
    <w:p w14:paraId="43DE4653" w14:textId="77777777" w:rsidR="00F917FF" w:rsidRDefault="00F917FF" w:rsidP="00F917FF">
      <w:pPr>
        <w:pStyle w:val="TermDef"/>
      </w:pPr>
      <w:r>
        <w:t>recordPacking</w:t>
      </w:r>
    </w:p>
    <w:p w14:paraId="413CA46F" w14:textId="77777777" w:rsidR="00F917FF" w:rsidRDefault="00F917FF" w:rsidP="00F917FF">
      <w:pPr>
        <w:pStyle w:val="TermExplain"/>
        <w:rPr>
          <w:rStyle w:val="DefZchn"/>
        </w:rPr>
      </w:pPr>
      <w:r>
        <w:t xml:space="preserve">currently just determining how the record should be escaped: </w:t>
      </w:r>
      <w:r w:rsidRPr="00F917FF">
        <w:rPr>
          <w:rStyle w:val="DefZchn"/>
        </w:rPr>
        <w:t>string</w:t>
      </w:r>
      <w:r>
        <w:t xml:space="preserve"> or </w:t>
      </w:r>
      <w:r w:rsidRPr="00F917FF">
        <w:rPr>
          <w:rStyle w:val="DefZchn"/>
        </w:rPr>
        <w:t>xml</w:t>
      </w:r>
    </w:p>
    <w:p w14:paraId="4E7D1EB3" w14:textId="77777777" w:rsidR="00F917FF" w:rsidRPr="004D2E11" w:rsidRDefault="00F917FF" w:rsidP="00F917FF">
      <w:pPr>
        <w:pStyle w:val="TermDef"/>
        <w:rPr>
          <w:u w:val="single"/>
        </w:rPr>
      </w:pPr>
      <w:r w:rsidRPr="004D2E11">
        <w:rPr>
          <w:u w:val="single"/>
        </w:rPr>
        <w:t>recordSchema</w:t>
      </w:r>
    </w:p>
    <w:p w14:paraId="310F93D7" w14:textId="77777777" w:rsidR="00F917FF" w:rsidRPr="00F917FF" w:rsidRDefault="00F917FF" w:rsidP="00F917FF">
      <w:pPr>
        <w:pStyle w:val="TermExplain"/>
        <w:rPr>
          <w:rStyle w:val="Citing"/>
        </w:rPr>
      </w:pPr>
      <w:r w:rsidRPr="00F917FF">
        <w:rPr>
          <w:rStyle w:val="Citing"/>
        </w:rPr>
        <w:t>The schema in which the records MUST be returned.</w:t>
      </w:r>
    </w:p>
    <w:p w14:paraId="3DA77EA4" w14:textId="77777777" w:rsidR="00F917FF" w:rsidRDefault="00F917FF" w:rsidP="00F917FF">
      <w:pPr>
        <w:pStyle w:val="TermExplain"/>
      </w:pPr>
      <w:r>
        <w:t>This sounds like the nearest to what we need</w:t>
      </w:r>
      <w:r w:rsidR="004D2E11">
        <w:t xml:space="preserve">. </w:t>
      </w:r>
      <w:r w:rsidR="008B3640">
        <w:t>Probably in</w:t>
      </w:r>
      <w:r>
        <w:t xml:space="preserve">sufficient, </w:t>
      </w:r>
      <w:r w:rsidR="004D2E11">
        <w:t xml:space="preserve">if </w:t>
      </w:r>
      <w:r>
        <w:t xml:space="preserve">we </w:t>
      </w:r>
      <w:r w:rsidR="004D2E11">
        <w:t xml:space="preserve">will </w:t>
      </w:r>
      <w:r>
        <w:t xml:space="preserve">want to </w:t>
      </w:r>
      <w:r w:rsidR="004D2E11">
        <w:t xml:space="preserve">specify multiple </w:t>
      </w:r>
      <w:r w:rsidR="008B3640">
        <w:t xml:space="preserve">(possibly alternative) </w:t>
      </w:r>
      <w:r w:rsidR="004D2E11">
        <w:t>schemas, or non-XML data types (binary resources)</w:t>
      </w:r>
    </w:p>
    <w:p w14:paraId="5DB223C1" w14:textId="77777777" w:rsidR="00F917FF" w:rsidRDefault="00F917FF" w:rsidP="00F917FF">
      <w:pPr>
        <w:pStyle w:val="TermDef"/>
      </w:pPr>
      <w:r>
        <w:t>stylesheet</w:t>
      </w:r>
    </w:p>
    <w:p w14:paraId="16129C93" w14:textId="77777777" w:rsidR="00F917FF" w:rsidRDefault="004D2E11" w:rsidP="00F917FF">
      <w:pPr>
        <w:pStyle w:val="TermExplain"/>
      </w:pPr>
      <w:r>
        <w:t>identified by URL. J</w:t>
      </w:r>
      <w:r w:rsidR="00F917FF">
        <w:t>ust to be returned with the response as PI.</w:t>
      </w:r>
    </w:p>
    <w:p w14:paraId="630D77BC" w14:textId="77777777" w:rsidR="00F917FF" w:rsidRDefault="00F917FF" w:rsidP="00F917FF">
      <w:pPr>
        <w:pStyle w:val="TermDef"/>
      </w:pPr>
      <w:r>
        <w:t>extraRequestData</w:t>
      </w:r>
    </w:p>
    <w:p w14:paraId="16B75A51" w14:textId="77777777" w:rsidR="00F917FF" w:rsidRPr="00F917FF" w:rsidRDefault="00F917FF" w:rsidP="00BD4443">
      <w:pPr>
        <w:pStyle w:val="TermExplain"/>
      </w:pPr>
      <w:r>
        <w:t xml:space="preserve">the </w:t>
      </w:r>
      <w:r w:rsidR="004D2E11">
        <w:t xml:space="preserve">generic extension mechanism, </w:t>
      </w:r>
      <w:r w:rsidR="00BD4443">
        <w:t xml:space="preserve">allowing us to </w:t>
      </w:r>
      <w:r w:rsidR="004D2E11">
        <w:t>define new parameters, if really needed.</w:t>
      </w:r>
    </w:p>
    <w:p w14:paraId="131081F0" w14:textId="77777777" w:rsidR="008F5750" w:rsidRDefault="00D775AB" w:rsidP="00BC2F6D">
      <w:pPr>
        <w:pStyle w:val="berschrift3"/>
        <w:rPr>
          <w:lang w:val="en-US"/>
        </w:rPr>
      </w:pPr>
      <w:bookmarkStart w:id="161" w:name="_Toc287824961"/>
      <w:r>
        <w:rPr>
          <w:lang w:val="en-US"/>
        </w:rPr>
        <w:t xml:space="preserve">Schema </w:t>
      </w:r>
      <w:r w:rsidR="008F5750">
        <w:rPr>
          <w:lang w:val="en-US"/>
        </w:rPr>
        <w:t>for Lists</w:t>
      </w:r>
      <w:bookmarkEnd w:id="161"/>
    </w:p>
    <w:p w14:paraId="7B55839D" w14:textId="77777777" w:rsidR="00FD1624" w:rsidRPr="00301028" w:rsidRDefault="008F5750" w:rsidP="00301028">
      <w:pPr>
        <w:rPr>
          <w:lang w:val="en-US"/>
        </w:rPr>
      </w:pPr>
      <w:r>
        <w:rPr>
          <w:lang w:val="en-US"/>
        </w:rPr>
        <w:t>As identified earlier we need to be able to represent also list-, tree-, table- structures in general.</w:t>
      </w:r>
      <w:r w:rsidR="00FD1624">
        <w:rPr>
          <w:lang w:val="en-US"/>
        </w:rPr>
        <w:t xml:space="preserve"> The nearest SRU is offering here, are the term lists in the </w:t>
      </w:r>
      <w:r w:rsidR="00FD1624" w:rsidRPr="00FD1624">
        <w:rPr>
          <w:rStyle w:val="DefZchn"/>
        </w:rPr>
        <w:t>scanResponse</w:t>
      </w:r>
      <w:r w:rsidR="00AC7AE3">
        <w:rPr>
          <w:lang w:val="en-US"/>
        </w:rPr>
        <w:t xml:space="preserve">, but </w:t>
      </w:r>
      <w:r w:rsidR="00301028">
        <w:rPr>
          <w:lang w:val="en-US"/>
        </w:rPr>
        <w:t xml:space="preserve">we shouldn’t force ourselves into, which doesn’t really suit our needs. Still we need some starting </w:t>
      </w:r>
      <w:commentRangeStart w:id="162"/>
      <w:r w:rsidR="00301028">
        <w:rPr>
          <w:lang w:val="en-US"/>
        </w:rPr>
        <w:t>point</w:t>
      </w:r>
      <w:commentRangeEnd w:id="162"/>
      <w:r w:rsidR="00301028">
        <w:rPr>
          <w:rStyle w:val="Kommentarzeichen"/>
        </w:rPr>
        <w:commentReference w:id="162"/>
      </w:r>
      <w:r w:rsidR="00301028">
        <w:rPr>
          <w:lang w:val="en-US"/>
        </w:rPr>
        <w:t>.</w:t>
      </w:r>
    </w:p>
    <w:p w14:paraId="1AA71D6A" w14:textId="77777777" w:rsidR="00BC2F6D" w:rsidRDefault="00201D19" w:rsidP="00BC2F6D">
      <w:pPr>
        <w:pStyle w:val="berschrift3"/>
        <w:rPr>
          <w:lang w:val="en-US"/>
        </w:rPr>
      </w:pPr>
      <w:bookmarkStart w:id="163" w:name="_Toc287824962"/>
      <w:r>
        <w:rPr>
          <w:lang w:val="en-US"/>
        </w:rPr>
        <w:t>Metadata</w:t>
      </w:r>
      <w:r w:rsidR="00BC2F6D">
        <w:rPr>
          <w:lang w:val="en-US"/>
        </w:rPr>
        <w:t xml:space="preserve"> view on Content</w:t>
      </w:r>
      <w:bookmarkEnd w:id="163"/>
    </w:p>
    <w:p w14:paraId="18203D42" w14:textId="77777777" w:rsidR="00BC2F6D" w:rsidRDefault="00BC2F6D" w:rsidP="00BC2F6D">
      <w:pPr>
        <w:rPr>
          <w:lang w:val="en-US"/>
        </w:rPr>
      </w:pPr>
      <w:r w:rsidRPr="00470C28">
        <w:rPr>
          <w:rStyle w:val="NamedEntityZchn"/>
        </w:rPr>
        <w:t>MDService</w:t>
      </w:r>
      <w:r>
        <w:rPr>
          <w:lang w:val="en-US"/>
        </w:rPr>
        <w:t xml:space="preserve"> (and also </w:t>
      </w:r>
      <w:r w:rsidRPr="00470C28">
        <w:rPr>
          <w:rStyle w:val="NamedEntityZchn"/>
        </w:rPr>
        <w:t>VLO</w:t>
      </w:r>
      <w:r w:rsidR="00BA3AA7">
        <w:rPr>
          <w:rStyle w:val="NamedEntityZchn"/>
        </w:rPr>
        <w:t>-FacetedSearch</w:t>
      </w:r>
      <w:r>
        <w:rPr>
          <w:lang w:val="en-US"/>
        </w:rPr>
        <w:t xml:space="preserve"> </w:t>
      </w:r>
      <w:r w:rsidR="00BA3AA7">
        <w:rPr>
          <w:lang w:val="en-US"/>
        </w:rPr>
        <w:t xml:space="preserve"> </w:t>
      </w:r>
      <w:r>
        <w:rPr>
          <w:lang w:val="en-US"/>
        </w:rPr>
        <w:t xml:space="preserve">for that matter) also has to deal with Resources. Every MDRecord has the </w:t>
      </w:r>
      <w:r w:rsidRPr="00470C28">
        <w:rPr>
          <w:rStyle w:val="ExampleCodeZchn"/>
        </w:rPr>
        <w:t>&lt;ResourceProxy&gt;</w:t>
      </w:r>
      <w:r>
        <w:rPr>
          <w:lang w:val="en-US"/>
        </w:rPr>
        <w:t xml:space="preserve"> pointing to the resource described in the MDRecord. And the user shall be </w:t>
      </w:r>
      <w:r w:rsidR="00FD1624">
        <w:rPr>
          <w:lang w:val="en-US"/>
        </w:rPr>
        <w:t xml:space="preserve">able </w:t>
      </w:r>
      <w:r>
        <w:rPr>
          <w:lang w:val="en-US"/>
        </w:rPr>
        <w:t xml:space="preserve">to access the Resource (subject to authorization) as easy as possible. </w:t>
      </w:r>
      <w:r w:rsidR="00FD1624">
        <w:rPr>
          <w:lang w:val="en-US"/>
        </w:rPr>
        <w:t>The trivial way to achieve this</w:t>
      </w:r>
      <w:r>
        <w:rPr>
          <w:lang w:val="en-US"/>
        </w:rPr>
        <w:t xml:space="preserve"> is to simply click/open the link/handle. But </w:t>
      </w:r>
      <w:r w:rsidR="008453C4">
        <w:rPr>
          <w:lang w:val="en-US"/>
        </w:rPr>
        <w:t xml:space="preserve">we may </w:t>
      </w:r>
      <w:r>
        <w:rPr>
          <w:lang w:val="en-US"/>
        </w:rPr>
        <w:t xml:space="preserve">wish more </w:t>
      </w:r>
      <w:commentRangeStart w:id="164"/>
      <w:r>
        <w:rPr>
          <w:lang w:val="en-US"/>
        </w:rPr>
        <w:t xml:space="preserve">integrated </w:t>
      </w:r>
      <w:commentRangeEnd w:id="164"/>
      <w:r w:rsidR="007A286A">
        <w:rPr>
          <w:rStyle w:val="Kommentarzeichen"/>
        </w:rPr>
        <w:commentReference w:id="164"/>
      </w:r>
      <w:r>
        <w:rPr>
          <w:lang w:val="en-US"/>
        </w:rPr>
        <w:t>ways of activation.</w:t>
      </w:r>
    </w:p>
    <w:p w14:paraId="27DAC6F9" w14:textId="77777777" w:rsidR="00BC2F6D" w:rsidRDefault="00BC2F6D" w:rsidP="00BC2F6D">
      <w:pPr>
        <w:rPr>
          <w:lang w:val="en-US"/>
        </w:rPr>
      </w:pPr>
      <w:r>
        <w:rPr>
          <w:lang w:val="en-US"/>
        </w:rPr>
        <w:t xml:space="preserve">Snipppet of a </w:t>
      </w:r>
      <w:r w:rsidRPr="008F5750">
        <w:rPr>
          <w:rStyle w:val="NamedEntityZchn"/>
        </w:rPr>
        <w:t>CMD</w:t>
      </w:r>
      <w:r w:rsidR="008F5750" w:rsidRPr="008F5750">
        <w:rPr>
          <w:rStyle w:val="NamedEntityZchn"/>
        </w:rPr>
        <w:t>I</w:t>
      </w:r>
      <w:r>
        <w:rPr>
          <w:lang w:val="en-US"/>
        </w:rPr>
        <w:t xml:space="preserve"> MDRecord:</w:t>
      </w:r>
    </w:p>
    <w:p w14:paraId="0F100890" w14:textId="77777777" w:rsidR="00BC2F6D" w:rsidRDefault="00BC2F6D" w:rsidP="00BC2F6D">
      <w:pPr>
        <w:pStyle w:val="ExampleCode"/>
        <w:pBdr>
          <w:right w:val="single" w:sz="4" w:space="0" w:color="auto"/>
        </w:pBdr>
      </w:pPr>
      <w:r w:rsidRPr="006758AA">
        <w:t>&lt;CMD&gt;</w:t>
      </w:r>
    </w:p>
    <w:p w14:paraId="75254870" w14:textId="77777777" w:rsidR="00BC2F6D" w:rsidRDefault="00BC2F6D" w:rsidP="00BC2F6D">
      <w:pPr>
        <w:pStyle w:val="ExampleCode"/>
        <w:pBdr>
          <w:right w:val="single" w:sz="4" w:space="0" w:color="auto"/>
        </w:pBdr>
      </w:pPr>
      <w:r>
        <w:t xml:space="preserve"> </w:t>
      </w:r>
      <w:r w:rsidRPr="006758AA">
        <w:t>&lt;</w:t>
      </w:r>
      <w:r>
        <w:t>Header</w:t>
      </w:r>
      <w:r w:rsidRPr="006758AA">
        <w:t>&gt;</w:t>
      </w:r>
      <w:r>
        <w:t>...</w:t>
      </w:r>
      <w:r w:rsidRPr="006758AA">
        <w:t>&lt;</w:t>
      </w:r>
      <w:r>
        <w:t>/Header</w:t>
      </w:r>
      <w:r w:rsidRPr="006758AA">
        <w:t>&gt;</w:t>
      </w:r>
      <w:r>
        <w:br/>
        <w:t xml:space="preserve"> &lt;Resources&gt;</w:t>
      </w:r>
      <w:r>
        <w:br/>
        <w:t xml:space="preserve">  </w:t>
      </w:r>
      <w:r w:rsidRPr="006758AA">
        <w:t>&lt;ResourceProxyList&gt;</w:t>
      </w:r>
      <w:r>
        <w:br/>
        <w:t xml:space="preserve">    </w:t>
      </w:r>
      <w:r w:rsidRPr="006758AA">
        <w:t>&lt;ResourceProxy</w:t>
      </w:r>
      <w:r>
        <w:t xml:space="preserve"> id=”{record-internal id for the proxy}” </w:t>
      </w:r>
      <w:r w:rsidRPr="006758AA">
        <w:t>&gt;</w:t>
      </w:r>
      <w:r>
        <w:br/>
        <w:t xml:space="preserve">      &lt;</w:t>
      </w:r>
      <w:r w:rsidRPr="006758AA">
        <w:t>ResourceType&gt;Resource&lt;/ResourceType&gt;</w:t>
      </w:r>
    </w:p>
    <w:p w14:paraId="3258DF82" w14:textId="77777777" w:rsidR="00BC2F6D" w:rsidRDefault="00BC2F6D" w:rsidP="00BC2F6D">
      <w:pPr>
        <w:pStyle w:val="ExampleCode"/>
        <w:pBdr>
          <w:right w:val="single" w:sz="4" w:space="0" w:color="auto"/>
        </w:pBdr>
      </w:pPr>
      <w:r>
        <w:t xml:space="preserve">      </w:t>
      </w:r>
      <w:r w:rsidRPr="006758AA">
        <w:t>&lt;ResourceRef&gt;</w:t>
      </w:r>
      <w:r>
        <w:t>{PID handle}</w:t>
      </w:r>
      <w:r w:rsidRPr="006758AA">
        <w:t>&lt;/ResourceRef&gt;</w:t>
      </w:r>
    </w:p>
    <w:p w14:paraId="16834A95" w14:textId="77777777" w:rsidR="00BC2F6D" w:rsidRDefault="00BC2F6D" w:rsidP="00BC2F6D">
      <w:pPr>
        <w:pStyle w:val="ExampleCode"/>
        <w:pBdr>
          <w:right w:val="single" w:sz="4" w:space="0" w:color="auto"/>
        </w:pBdr>
      </w:pPr>
      <w:r>
        <w:lastRenderedPageBreak/>
        <w:t xml:space="preserve">    &lt;/ResourceProxy&gt;</w:t>
      </w:r>
    </w:p>
    <w:p w14:paraId="45D0ED20" w14:textId="77777777" w:rsidR="00BC2F6D" w:rsidRDefault="00BC2F6D" w:rsidP="00BC2F6D">
      <w:pPr>
        <w:pStyle w:val="ExampleCode"/>
        <w:pBdr>
          <w:right w:val="single" w:sz="4" w:space="0" w:color="auto"/>
        </w:pBdr>
      </w:pPr>
      <w:r>
        <w:t xml:space="preserve">    ...</w:t>
      </w:r>
    </w:p>
    <w:p w14:paraId="7B25CAE6" w14:textId="77777777" w:rsidR="00BC2F6D" w:rsidRDefault="00BC2F6D" w:rsidP="00BC2F6D">
      <w:pPr>
        <w:pStyle w:val="ExampleCode"/>
        <w:pBdr>
          <w:right w:val="single" w:sz="4" w:space="0" w:color="auto"/>
        </w:pBdr>
      </w:pPr>
      <w:r>
        <w:t xml:space="preserve"> &lt;/Resources&gt;</w:t>
      </w:r>
    </w:p>
    <w:p w14:paraId="73E5D76E" w14:textId="77777777" w:rsidR="00BC2F6D" w:rsidRDefault="00BC2F6D" w:rsidP="00BC2F6D">
      <w:pPr>
        <w:pStyle w:val="ExampleCode"/>
        <w:pBdr>
          <w:right w:val="single" w:sz="4" w:space="0" w:color="auto"/>
        </w:pBdr>
      </w:pPr>
      <w:r>
        <w:t xml:space="preserve"> &lt;Components&gt;</w:t>
      </w:r>
    </w:p>
    <w:p w14:paraId="53869D28" w14:textId="77777777" w:rsidR="00BC2F6D" w:rsidRDefault="00BC2F6D" w:rsidP="00BC2F6D">
      <w:pPr>
        <w:pStyle w:val="ExampleCode"/>
        <w:pBdr>
          <w:right w:val="single" w:sz="4" w:space="0" w:color="auto"/>
        </w:pBdr>
      </w:pPr>
      <w:r>
        <w:t xml:space="preserve">     &lt;someCMDprofile&gt;</w:t>
      </w:r>
    </w:p>
    <w:p w14:paraId="6E47EDA8" w14:textId="77777777" w:rsidR="00120728" w:rsidRPr="004278D3" w:rsidRDefault="00BC2F6D" w:rsidP="00210E23">
      <w:pPr>
        <w:pStyle w:val="ExampleCode"/>
        <w:pBdr>
          <w:right w:val="single" w:sz="4" w:space="0" w:color="auto"/>
        </w:pBdr>
      </w:pPr>
      <w:r>
        <w:t xml:space="preserve">       ...</w:t>
      </w:r>
    </w:p>
    <w:p w14:paraId="587535F9" w14:textId="77777777" w:rsidR="00210E23" w:rsidRDefault="00210E23" w:rsidP="00B82E5E">
      <w:pPr>
        <w:rPr>
          <w:lang w:val="en-US"/>
        </w:rPr>
      </w:pPr>
    </w:p>
    <w:p w14:paraId="23A479AF" w14:textId="77777777" w:rsidR="00B82E5E" w:rsidRDefault="00210E23" w:rsidP="00B82E5E">
      <w:pPr>
        <w:rPr>
          <w:lang w:val="en-US"/>
        </w:rPr>
      </w:pPr>
      <w:r>
        <w:rPr>
          <w:lang w:val="en-US"/>
        </w:rPr>
        <w:t xml:space="preserve">A realistic use case would be, that the user wants the result of a content query  </w:t>
      </w:r>
      <w:r w:rsidRPr="00210E23">
        <w:rPr>
          <w:lang w:val="en-US"/>
        </w:rPr>
        <w:t xml:space="preserve">enriched </w:t>
      </w:r>
      <w:r>
        <w:rPr>
          <w:lang w:val="en-US"/>
        </w:rPr>
        <w:t xml:space="preserve">with information about the context, i.e. with Metadata of </w:t>
      </w:r>
      <w:r w:rsidRPr="00210E23">
        <w:rPr>
          <w:lang w:val="en-US"/>
        </w:rPr>
        <w:t xml:space="preserve">the </w:t>
      </w:r>
      <w:r>
        <w:rPr>
          <w:lang w:val="en-US"/>
        </w:rPr>
        <w:t>R</w:t>
      </w:r>
      <w:r w:rsidRPr="00210E23">
        <w:rPr>
          <w:lang w:val="en-US"/>
        </w:rPr>
        <w:t xml:space="preserve">esource and </w:t>
      </w:r>
      <w:r>
        <w:rPr>
          <w:lang w:val="en-US"/>
        </w:rPr>
        <w:t>the C</w:t>
      </w:r>
      <w:r w:rsidRPr="00210E23">
        <w:rPr>
          <w:lang w:val="en-US"/>
        </w:rPr>
        <w:t>ollection it came from.</w:t>
      </w:r>
      <w:r>
        <w:rPr>
          <w:lang w:val="en-US"/>
        </w:rPr>
        <w:t xml:space="preserve"> </w:t>
      </w:r>
      <w:r w:rsidR="00B82E5E">
        <w:rPr>
          <w:lang w:val="en-US"/>
        </w:rPr>
        <w:t xml:space="preserve">Currently the MDRecord (root element </w:t>
      </w:r>
      <w:r w:rsidR="00B82E5E" w:rsidRPr="002B59ED">
        <w:rPr>
          <w:rStyle w:val="DefZchn"/>
        </w:rPr>
        <w:t>&lt;CMD&gt;</w:t>
      </w:r>
      <w:r w:rsidR="00B82E5E">
        <w:rPr>
          <w:lang w:val="en-US"/>
        </w:rPr>
        <w:t xml:space="preserve">) is delivered (roughly) as the </w:t>
      </w:r>
      <w:r w:rsidR="00B82E5E" w:rsidRPr="00B82E5E">
        <w:rPr>
          <w:rStyle w:val="ExampleCodeZchn"/>
        </w:rPr>
        <w:t xml:space="preserve">recordData </w:t>
      </w:r>
      <w:r w:rsidR="00B82E5E">
        <w:rPr>
          <w:lang w:val="en-US"/>
        </w:rPr>
        <w:t xml:space="preserve">of the SRU-response by the </w:t>
      </w:r>
      <w:r w:rsidR="00B82E5E" w:rsidRPr="002B59ED">
        <w:rPr>
          <w:rStyle w:val="NamedEntityZchn"/>
        </w:rPr>
        <w:t>MDService</w:t>
      </w:r>
      <w:r w:rsidR="00B82E5E">
        <w:rPr>
          <w:lang w:val="en-US"/>
        </w:rPr>
        <w:t xml:space="preserve">. </w:t>
      </w:r>
      <w:r>
        <w:rPr>
          <w:lang w:val="en-US"/>
        </w:rPr>
        <w:t>In the case of such a combined result f</w:t>
      </w:r>
      <w:r w:rsidR="00B82E5E">
        <w:rPr>
          <w:lang w:val="en-US"/>
        </w:rPr>
        <w:t xml:space="preserve">or uniformity reasons we could think of putting the CMDI-record into the </w:t>
      </w:r>
      <w:r w:rsidR="00B82E5E" w:rsidRPr="00B82E5E">
        <w:rPr>
          <w:rStyle w:val="DefZchn"/>
        </w:rPr>
        <w:t>DataView</w:t>
      </w:r>
      <w:r w:rsidR="00B82E5E">
        <w:rPr>
          <w:lang w:val="en-US"/>
        </w:rPr>
        <w:t xml:space="preserve">, like </w:t>
      </w:r>
      <w:commentRangeStart w:id="165"/>
      <w:commentRangeStart w:id="166"/>
      <w:r w:rsidR="00B82E5E">
        <w:rPr>
          <w:lang w:val="en-US"/>
        </w:rPr>
        <w:t>this</w:t>
      </w:r>
      <w:commentRangeEnd w:id="165"/>
      <w:r w:rsidR="008E61F6">
        <w:rPr>
          <w:rStyle w:val="Kommentarzeichen"/>
        </w:rPr>
        <w:commentReference w:id="165"/>
      </w:r>
      <w:commentRangeEnd w:id="166"/>
      <w:r w:rsidR="006B6E85">
        <w:rPr>
          <w:rStyle w:val="Kommentarzeichen"/>
        </w:rPr>
        <w:commentReference w:id="166"/>
      </w:r>
      <w:r w:rsidR="00B82E5E">
        <w:rPr>
          <w:lang w:val="en-US"/>
        </w:rPr>
        <w:t>:</w:t>
      </w:r>
    </w:p>
    <w:p w14:paraId="77DCFB73" w14:textId="77777777" w:rsidR="00B82E5E" w:rsidRDefault="00B82E5E" w:rsidP="00B82E5E">
      <w:pPr>
        <w:pStyle w:val="ExampleCode"/>
        <w:pBdr>
          <w:bottom w:val="single" w:sz="4" w:space="3" w:color="8DB3E2" w:themeColor="text2" w:themeTint="66"/>
        </w:pBdr>
      </w:pPr>
      <w:r>
        <w:t xml:space="preserve">&lt;ccs:Resource pid="123"&gt;                  /* parent collection */  </w:t>
      </w:r>
    </w:p>
    <w:p w14:paraId="73A7528D" w14:textId="77777777" w:rsidR="00B82E5E" w:rsidRDefault="00B82E5E" w:rsidP="00B82E5E">
      <w:pPr>
        <w:pStyle w:val="ExampleCode"/>
        <w:pBdr>
          <w:bottom w:val="single" w:sz="4" w:space="3" w:color="8DB3E2" w:themeColor="text2" w:themeTint="66"/>
        </w:pBdr>
        <w:ind w:firstLine="424"/>
      </w:pPr>
      <w:r>
        <w:t xml:space="preserve">  &lt;ccs:DataView type="</w:t>
      </w:r>
      <w:r w:rsidRPr="00EC78C2">
        <w:t>text/</w:t>
      </w:r>
      <w:r>
        <w:t>cmdi</w:t>
      </w:r>
      <w:r w:rsidRPr="00EC78C2">
        <w:t>+xml</w:t>
      </w:r>
      <w:r>
        <w:t>"&gt;</w:t>
      </w:r>
    </w:p>
    <w:p w14:paraId="7516DB16" w14:textId="77777777" w:rsidR="00B82E5E" w:rsidRDefault="00B82E5E" w:rsidP="00B82E5E">
      <w:pPr>
        <w:pStyle w:val="ExampleCode"/>
        <w:pBdr>
          <w:bottom w:val="single" w:sz="4" w:space="3" w:color="8DB3E2" w:themeColor="text2" w:themeTint="66"/>
        </w:pBdr>
      </w:pPr>
      <w:r>
        <w:t xml:space="preserve"> </w:t>
      </w:r>
      <w:r>
        <w:tab/>
      </w:r>
      <w:r>
        <w:tab/>
        <w:t>&lt;CMD&gt;.../* MDRecord for the collection */ &lt;/CMD&gt;</w:t>
      </w:r>
    </w:p>
    <w:p w14:paraId="08DFE28B" w14:textId="77777777" w:rsidR="00B82E5E" w:rsidRDefault="00B82E5E" w:rsidP="00B82E5E">
      <w:pPr>
        <w:pStyle w:val="ExampleCode"/>
        <w:pBdr>
          <w:bottom w:val="single" w:sz="4" w:space="3" w:color="8DB3E2" w:themeColor="text2" w:themeTint="66"/>
        </w:pBdr>
      </w:pPr>
      <w:r>
        <w:t xml:space="preserve"> </w:t>
      </w:r>
      <w:r>
        <w:tab/>
        <w:t xml:space="preserve">  &lt;/ccs:DataView&gt;</w:t>
      </w:r>
    </w:p>
    <w:p w14:paraId="1002923D" w14:textId="77777777" w:rsidR="00B82E5E" w:rsidRDefault="00B82E5E" w:rsidP="00B82E5E">
      <w:pPr>
        <w:pStyle w:val="ExampleCode"/>
        <w:pBdr>
          <w:bottom w:val="single" w:sz="4" w:space="3" w:color="8DB3E2" w:themeColor="text2" w:themeTint="66"/>
        </w:pBdr>
      </w:pPr>
      <w:r>
        <w:t xml:space="preserve">  &lt;ccs:Resource pid="123.1"&gt;  /* resource */  </w:t>
      </w:r>
    </w:p>
    <w:p w14:paraId="4DB0FA49" w14:textId="77777777" w:rsidR="00B82E5E" w:rsidRDefault="00B82E5E" w:rsidP="00B82E5E">
      <w:pPr>
        <w:pStyle w:val="ExampleCode"/>
        <w:pBdr>
          <w:bottom w:val="single" w:sz="4" w:space="3" w:color="8DB3E2" w:themeColor="text2" w:themeTint="66"/>
        </w:pBdr>
      </w:pPr>
      <w:r>
        <w:tab/>
        <w:t xml:space="preserve">  &lt;ccs:DataView type="</w:t>
      </w:r>
      <w:r w:rsidRPr="00EC78C2">
        <w:t>text/</w:t>
      </w:r>
      <w:r>
        <w:t>cmdi</w:t>
      </w:r>
      <w:r w:rsidRPr="00EC78C2">
        <w:t>+xml</w:t>
      </w:r>
      <w:r>
        <w:t xml:space="preserve">"&gt;  </w:t>
      </w:r>
      <w:r>
        <w:tab/>
      </w:r>
      <w:r>
        <w:tab/>
      </w:r>
    </w:p>
    <w:p w14:paraId="197EB157" w14:textId="77777777" w:rsidR="00B82E5E" w:rsidRDefault="00B82E5E" w:rsidP="00B82E5E">
      <w:pPr>
        <w:pStyle w:val="ExampleCode"/>
        <w:pBdr>
          <w:bottom w:val="single" w:sz="4" w:space="3" w:color="8DB3E2" w:themeColor="text2" w:themeTint="66"/>
        </w:pBdr>
      </w:pPr>
      <w:r>
        <w:t xml:space="preserve"> </w:t>
      </w:r>
      <w:r>
        <w:tab/>
      </w:r>
      <w:r>
        <w:tab/>
        <w:t>&lt;CMD&gt;.../* MDRecord for the resource */ &lt;/CMD&gt;</w:t>
      </w:r>
    </w:p>
    <w:p w14:paraId="2C6622E2" w14:textId="77777777" w:rsidR="00B82E5E" w:rsidRDefault="00B82E5E" w:rsidP="00B82E5E">
      <w:pPr>
        <w:pStyle w:val="ExampleCode"/>
        <w:pBdr>
          <w:bottom w:val="single" w:sz="4" w:space="3" w:color="8DB3E2" w:themeColor="text2" w:themeTint="66"/>
        </w:pBdr>
      </w:pPr>
      <w:r>
        <w:t xml:space="preserve"> </w:t>
      </w:r>
      <w:r>
        <w:tab/>
        <w:t xml:space="preserve">  &lt;/ccs:DataView&gt;</w:t>
      </w:r>
    </w:p>
    <w:p w14:paraId="65550E7E" w14:textId="77777777" w:rsidR="00B82E5E" w:rsidRDefault="00B82E5E" w:rsidP="00B82E5E">
      <w:pPr>
        <w:pStyle w:val="ExampleCode"/>
        <w:pBdr>
          <w:bottom w:val="single" w:sz="4" w:space="3" w:color="8DB3E2" w:themeColor="text2" w:themeTint="66"/>
        </w:pBdr>
      </w:pPr>
      <w:r>
        <w:tab/>
        <w:t xml:space="preserve">  &lt;ccs:DataView type="</w:t>
      </w:r>
      <w:r w:rsidRPr="00EC78C2">
        <w:t>text/x-eaf+xml</w:t>
      </w:r>
      <w:r>
        <w:t xml:space="preserve"> "&gt;  </w:t>
      </w:r>
      <w:r>
        <w:tab/>
      </w:r>
      <w:r>
        <w:tab/>
      </w:r>
    </w:p>
    <w:p w14:paraId="0B19E22D" w14:textId="77777777" w:rsidR="00B82E5E" w:rsidRDefault="00B82E5E" w:rsidP="00B82E5E">
      <w:pPr>
        <w:pStyle w:val="ExampleCode"/>
        <w:pBdr>
          <w:bottom w:val="single" w:sz="4" w:space="3" w:color="8DB3E2" w:themeColor="text2" w:themeTint="66"/>
        </w:pBdr>
      </w:pPr>
      <w:r>
        <w:t xml:space="preserve"> </w:t>
      </w:r>
      <w:r>
        <w:tab/>
      </w:r>
      <w:r>
        <w:tab/>
      </w:r>
      <w:r w:rsidRPr="00EC78C2">
        <w:t>&lt;</w:t>
      </w:r>
      <w:commentRangeStart w:id="167"/>
      <w:r w:rsidRPr="00EC78C2">
        <w:t>ANNOTATION</w:t>
      </w:r>
      <w:commentRangeEnd w:id="167"/>
      <w:r w:rsidR="003011C8">
        <w:rPr>
          <w:rStyle w:val="Kommentarzeichen"/>
          <w:rFonts w:asciiTheme="minorHAnsi" w:hAnsiTheme="minorHAnsi" w:cstheme="minorBidi"/>
          <w:lang w:val="de-AT"/>
        </w:rPr>
        <w:commentReference w:id="167"/>
      </w:r>
      <w:r w:rsidRPr="00EC78C2">
        <w:t>_DOCUMENT</w:t>
      </w:r>
      <w:r>
        <w:t>&gt; ...</w:t>
      </w:r>
      <w:r w:rsidRPr="00B82E5E">
        <w:t xml:space="preserve"> </w:t>
      </w:r>
      <w:r>
        <w:t>/* annotation file*/</w:t>
      </w:r>
    </w:p>
    <w:p w14:paraId="7B06891F" w14:textId="77777777" w:rsidR="00B82E5E" w:rsidRDefault="00B82E5E" w:rsidP="00B82E5E">
      <w:pPr>
        <w:pStyle w:val="ExampleCode"/>
        <w:pBdr>
          <w:bottom w:val="single" w:sz="4" w:space="3" w:color="8DB3E2" w:themeColor="text2" w:themeTint="66"/>
        </w:pBdr>
      </w:pPr>
      <w:r>
        <w:tab/>
        <w:t xml:space="preserve">  &lt;/ccs:DataView&gt;</w:t>
      </w:r>
    </w:p>
    <w:p w14:paraId="44C773FB" w14:textId="77777777" w:rsidR="00F555E4" w:rsidRDefault="00F555E4" w:rsidP="00F555E4">
      <w:pPr>
        <w:pStyle w:val="berschrift2"/>
        <w:rPr>
          <w:lang w:val="en-US"/>
        </w:rPr>
      </w:pPr>
      <w:bookmarkStart w:id="168" w:name="_Ref287797828"/>
      <w:bookmarkStart w:id="169" w:name="_Ref287797831"/>
      <w:bookmarkStart w:id="170" w:name="_Toc287824963"/>
      <w:commentRangeStart w:id="171"/>
      <w:commentRangeStart w:id="172"/>
      <w:r>
        <w:rPr>
          <w:lang w:val="en-US"/>
        </w:rPr>
        <w:t>Multi-server response</w:t>
      </w:r>
      <w:commentRangeEnd w:id="171"/>
      <w:r w:rsidR="008E61F6">
        <w:rPr>
          <w:rStyle w:val="Kommentarzeichen"/>
          <w:rFonts w:asciiTheme="minorHAnsi" w:eastAsiaTheme="minorHAnsi" w:hAnsiTheme="minorHAnsi" w:cstheme="minorBidi"/>
          <w:b w:val="0"/>
          <w:bCs w:val="0"/>
          <w:color w:val="auto"/>
        </w:rPr>
        <w:commentReference w:id="171"/>
      </w:r>
      <w:bookmarkEnd w:id="168"/>
      <w:bookmarkEnd w:id="169"/>
      <w:commentRangeEnd w:id="172"/>
      <w:r w:rsidR="00B11743">
        <w:rPr>
          <w:rStyle w:val="Kommentarzeichen"/>
          <w:rFonts w:asciiTheme="minorHAnsi" w:eastAsiaTheme="minorHAnsi" w:hAnsiTheme="minorHAnsi" w:cstheme="minorBidi"/>
          <w:b w:val="0"/>
          <w:bCs w:val="0"/>
          <w:color w:val="auto"/>
        </w:rPr>
        <w:commentReference w:id="172"/>
      </w:r>
      <w:bookmarkEnd w:id="170"/>
    </w:p>
    <w:p w14:paraId="32B938A1" w14:textId="77777777" w:rsidR="003F5023" w:rsidRDefault="003F5023" w:rsidP="00223DF4">
      <w:pPr>
        <w:rPr>
          <w:lang w:val="en-US"/>
        </w:rPr>
      </w:pPr>
      <w:r>
        <w:rPr>
          <w:lang w:val="en-US"/>
        </w:rPr>
        <w:t>In the federated search scenario, the composite service Federated Search shall dispatch the requests to the list of target repositories and return the collected results back to the requesting side.</w:t>
      </w:r>
    </w:p>
    <w:p w14:paraId="06BE472B" w14:textId="77777777" w:rsidR="00120728" w:rsidRDefault="003F5023" w:rsidP="007C4E0E">
      <w:pPr>
        <w:rPr>
          <w:lang w:val="en-US"/>
        </w:rPr>
      </w:pPr>
      <w:r>
        <w:rPr>
          <w:lang w:val="en-US"/>
        </w:rPr>
        <w:t xml:space="preserve">The question is how to package the results, how to structure the aggregated result. </w:t>
      </w:r>
    </w:p>
    <w:p w14:paraId="4CBCE575" w14:textId="77777777" w:rsidR="00120728" w:rsidRDefault="00120728" w:rsidP="007C4E0E">
      <w:pPr>
        <w:rPr>
          <w:lang w:val="en-US"/>
        </w:rPr>
      </w:pPr>
      <w:r>
        <w:rPr>
          <w:lang w:val="en-US"/>
        </w:rPr>
        <w:t xml:space="preserve">One </w:t>
      </w:r>
      <w:r w:rsidR="003F5023">
        <w:rPr>
          <w:lang w:val="en-US"/>
        </w:rPr>
        <w:t xml:space="preserve">general requirement </w:t>
      </w:r>
      <w:r>
        <w:rPr>
          <w:lang w:val="en-US"/>
        </w:rPr>
        <w:t xml:space="preserve">should be to </w:t>
      </w:r>
      <w:r w:rsidR="003F5023">
        <w:rPr>
          <w:lang w:val="en-US"/>
        </w:rPr>
        <w:t>be ab</w:t>
      </w:r>
      <w:r w:rsidR="007C4E0E">
        <w:rPr>
          <w:lang w:val="en-US"/>
        </w:rPr>
        <w:t xml:space="preserve">le to work </w:t>
      </w:r>
      <w:commentRangeStart w:id="173"/>
      <w:commentRangeStart w:id="174"/>
      <w:r w:rsidR="007C4E0E">
        <w:rPr>
          <w:lang w:val="en-US"/>
        </w:rPr>
        <w:t xml:space="preserve">with </w:t>
      </w:r>
      <w:r w:rsidR="007C4E0E" w:rsidRPr="00120728">
        <w:rPr>
          <w:rStyle w:val="IntensiveHervorhebung"/>
          <w:lang w:val="en-US"/>
        </w:rPr>
        <w:t>partial results</w:t>
      </w:r>
      <w:commentRangeEnd w:id="173"/>
      <w:r w:rsidR="00267584">
        <w:rPr>
          <w:rStyle w:val="Kommentarzeichen"/>
        </w:rPr>
        <w:commentReference w:id="173"/>
      </w:r>
      <w:commentRangeEnd w:id="174"/>
      <w:r w:rsidR="00B11743">
        <w:rPr>
          <w:rStyle w:val="Kommentarzeichen"/>
        </w:rPr>
        <w:commentReference w:id="174"/>
      </w:r>
      <w:r w:rsidR="007C4E0E">
        <w:rPr>
          <w:lang w:val="en-US"/>
        </w:rPr>
        <w:t xml:space="preserve">, together with the need for </w:t>
      </w:r>
      <w:r>
        <w:rPr>
          <w:lang w:val="en-US"/>
        </w:rPr>
        <w:t xml:space="preserve">the </w:t>
      </w:r>
      <w:r w:rsidR="007C4E0E">
        <w:rPr>
          <w:lang w:val="en-US"/>
        </w:rPr>
        <w:t>composition of the result</w:t>
      </w:r>
      <w:r>
        <w:rPr>
          <w:lang w:val="en-US"/>
        </w:rPr>
        <w:t xml:space="preserve"> be transparent</w:t>
      </w:r>
      <w:r w:rsidR="007C4E0E">
        <w:rPr>
          <w:lang w:val="en-US"/>
        </w:rPr>
        <w:t>, i</w:t>
      </w:r>
      <w:r>
        <w:rPr>
          <w:lang w:val="en-US"/>
        </w:rPr>
        <w:t xml:space="preserve">.e. the requesting side </w:t>
      </w:r>
      <w:r w:rsidR="007C4E0E">
        <w:rPr>
          <w:lang w:val="en-US"/>
        </w:rPr>
        <w:t>be able to reconstruct the individual sources of the result.</w:t>
      </w:r>
      <w:r w:rsidR="007C4E0E" w:rsidRPr="007C4E0E">
        <w:rPr>
          <w:lang w:val="en-US"/>
        </w:rPr>
        <w:t xml:space="preserve"> </w:t>
      </w:r>
      <w:r w:rsidR="007C4E0E">
        <w:rPr>
          <w:lang w:val="en-US"/>
        </w:rPr>
        <w:t xml:space="preserve"> In practice that means that the full response  from every server (</w:t>
      </w:r>
      <w:r>
        <w:rPr>
          <w:lang w:val="en-US"/>
        </w:rPr>
        <w:t xml:space="preserve">especially </w:t>
      </w:r>
      <w:r w:rsidR="007C4E0E">
        <w:rPr>
          <w:lang w:val="en-US"/>
        </w:rPr>
        <w:t>the header) would have to be passed</w:t>
      </w:r>
      <w:r>
        <w:rPr>
          <w:lang w:val="en-US"/>
        </w:rPr>
        <w:t>.</w:t>
      </w:r>
    </w:p>
    <w:p w14:paraId="05BB931F" w14:textId="77777777" w:rsidR="00120728" w:rsidRDefault="007C4E0E" w:rsidP="00223DF4">
      <w:pPr>
        <w:rPr>
          <w:lang w:val="en-US"/>
        </w:rPr>
      </w:pPr>
      <w:r>
        <w:rPr>
          <w:lang w:val="en-US"/>
        </w:rPr>
        <w:t xml:space="preserve">This seems to push a lot of </w:t>
      </w:r>
      <w:r w:rsidR="00120728">
        <w:rPr>
          <w:lang w:val="en-US"/>
        </w:rPr>
        <w:t xml:space="preserve">logic </w:t>
      </w:r>
      <w:r>
        <w:rPr>
          <w:lang w:val="en-US"/>
        </w:rPr>
        <w:t>wrt t</w:t>
      </w:r>
      <w:r w:rsidR="006F716D">
        <w:rPr>
          <w:lang w:val="en-US"/>
        </w:rPr>
        <w:t>o handling of this multi-result</w:t>
      </w:r>
      <w:r>
        <w:rPr>
          <w:lang w:val="en-US"/>
        </w:rPr>
        <w:t xml:space="preserve"> to the client, but </w:t>
      </w:r>
      <w:r w:rsidR="00120728">
        <w:rPr>
          <w:lang w:val="en-US"/>
        </w:rPr>
        <w:t xml:space="preserve">it seems imperative for a client of federated search to </w:t>
      </w:r>
      <w:r w:rsidR="00120728" w:rsidRPr="004278D3">
        <w:rPr>
          <w:rStyle w:val="IntensiveHervorhebung"/>
          <w:lang w:val="en-US"/>
        </w:rPr>
        <w:t>be aware of the individual sources</w:t>
      </w:r>
      <w:r w:rsidR="00120728">
        <w:rPr>
          <w:lang w:val="en-US"/>
        </w:rPr>
        <w:t xml:space="preserve"> and be able</w:t>
      </w:r>
      <w:r w:rsidR="00146818">
        <w:rPr>
          <w:lang w:val="en-US"/>
        </w:rPr>
        <w:t xml:space="preserve"> to pass this information to the user.</w:t>
      </w:r>
    </w:p>
    <w:p w14:paraId="0807C908" w14:textId="77777777" w:rsidR="005A609A" w:rsidRDefault="00F7156E" w:rsidP="00223DF4">
      <w:pPr>
        <w:rPr>
          <w:lang w:val="en-US"/>
        </w:rPr>
      </w:pPr>
      <w:r>
        <w:rPr>
          <w:lang w:val="en-US"/>
        </w:rPr>
        <w:t xml:space="preserve">On the other hand </w:t>
      </w:r>
      <w:r w:rsidRPr="0007312B">
        <w:rPr>
          <w:rStyle w:val="NamedEntityZchn"/>
        </w:rPr>
        <w:t>Federated Search</w:t>
      </w:r>
      <w:r>
        <w:rPr>
          <w:lang w:val="en-US"/>
        </w:rPr>
        <w:t xml:space="preserve"> should also offer the option to deliver the full </w:t>
      </w:r>
      <w:r w:rsidR="006F716D">
        <w:rPr>
          <w:lang w:val="en-US"/>
        </w:rPr>
        <w:t xml:space="preserve">composed result </w:t>
      </w:r>
      <w:r w:rsidR="006F716D" w:rsidRPr="008325D9">
        <w:rPr>
          <w:rStyle w:val="IntensiveHervorhebung"/>
          <w:lang w:val="en-US"/>
        </w:rPr>
        <w:t xml:space="preserve">merged </w:t>
      </w:r>
      <w:r>
        <w:rPr>
          <w:lang w:val="en-US"/>
        </w:rPr>
        <w:t>as one piece of data</w:t>
      </w:r>
      <w:r w:rsidR="006F716D">
        <w:rPr>
          <w:lang w:val="en-US"/>
        </w:rPr>
        <w:t xml:space="preserve"> and to </w:t>
      </w:r>
      <w:r w:rsidR="00146818">
        <w:rPr>
          <w:lang w:val="en-US"/>
        </w:rPr>
        <w:t xml:space="preserve">provide </w:t>
      </w:r>
      <w:r w:rsidR="00120728">
        <w:rPr>
          <w:lang w:val="en-US"/>
        </w:rPr>
        <w:t xml:space="preserve">a </w:t>
      </w:r>
      <w:r w:rsidR="006F716D">
        <w:rPr>
          <w:lang w:val="en-US"/>
        </w:rPr>
        <w:t xml:space="preserve">full </w:t>
      </w:r>
      <w:r w:rsidR="008325D9" w:rsidRPr="00F7156E">
        <w:rPr>
          <w:rStyle w:val="IntensiveHervorhebung"/>
          <w:lang w:val="en-US"/>
        </w:rPr>
        <w:t>summary for the whole result</w:t>
      </w:r>
      <w:r w:rsidR="006F716D">
        <w:rPr>
          <w:lang w:val="en-US"/>
        </w:rPr>
        <w:t xml:space="preserve">. </w:t>
      </w:r>
      <w:r w:rsidR="00B37288">
        <w:rPr>
          <w:lang w:val="en-US"/>
        </w:rPr>
        <w:t xml:space="preserve">Where merged could mean a number of things: </w:t>
      </w:r>
      <w:r w:rsidR="007C4E0E">
        <w:rPr>
          <w:lang w:val="en-US"/>
        </w:rPr>
        <w:t xml:space="preserve">be it just </w:t>
      </w:r>
      <w:r w:rsidR="007C4E0E" w:rsidRPr="007F3D86">
        <w:rPr>
          <w:rStyle w:val="IntensiveHervorhebung"/>
          <w:lang w:val="en-US"/>
        </w:rPr>
        <w:t xml:space="preserve">sorted </w:t>
      </w:r>
      <w:r w:rsidR="007C4E0E">
        <w:rPr>
          <w:lang w:val="en-US"/>
        </w:rPr>
        <w:t>according to any index/field</w:t>
      </w:r>
      <w:r w:rsidR="00B37288">
        <w:rPr>
          <w:lang w:val="en-US"/>
        </w:rPr>
        <w:t xml:space="preserve"> across all results, or even </w:t>
      </w:r>
      <w:r w:rsidR="007C4E0E">
        <w:rPr>
          <w:lang w:val="en-US"/>
        </w:rPr>
        <w:t xml:space="preserve">possibly the need to </w:t>
      </w:r>
      <w:r w:rsidR="007C4E0E" w:rsidRPr="007F3D86">
        <w:rPr>
          <w:rStyle w:val="IntensiveHervorhebung"/>
          <w:lang w:val="en-US"/>
        </w:rPr>
        <w:t>deduplica</w:t>
      </w:r>
      <w:r w:rsidR="005A609A" w:rsidRPr="007F3D86">
        <w:rPr>
          <w:rStyle w:val="IntensiveHervorhebung"/>
          <w:lang w:val="en-US"/>
        </w:rPr>
        <w:t xml:space="preserve">te </w:t>
      </w:r>
      <w:r w:rsidR="005A609A">
        <w:rPr>
          <w:lang w:val="en-US"/>
        </w:rPr>
        <w:t xml:space="preserve">and of course </w:t>
      </w:r>
      <w:r w:rsidR="005A609A" w:rsidRPr="007F3D86">
        <w:rPr>
          <w:rStyle w:val="IntensiveHervorhebung"/>
          <w:lang w:val="en-US"/>
        </w:rPr>
        <w:t>paging</w:t>
      </w:r>
      <w:r w:rsidR="005A609A">
        <w:rPr>
          <w:lang w:val="en-US"/>
        </w:rPr>
        <w:t xml:space="preserve"> (if the client requests only first 10 records, how to decide which records, from which server to take</w:t>
      </w:r>
      <w:r w:rsidR="00BA3AA7">
        <w:rPr>
          <w:lang w:val="en-US"/>
        </w:rPr>
        <w:t>?</w:t>
      </w:r>
      <w:r w:rsidR="005A609A">
        <w:rPr>
          <w:lang w:val="en-US"/>
        </w:rPr>
        <w:t>).</w:t>
      </w:r>
    </w:p>
    <w:p w14:paraId="2DB7F74C" w14:textId="77777777" w:rsidR="003F5023" w:rsidRPr="00FE14F6" w:rsidRDefault="003F5023" w:rsidP="00FE14F6">
      <w:pPr>
        <w:rPr>
          <w:lang w:val="en-US"/>
        </w:rPr>
      </w:pPr>
      <w:commentRangeStart w:id="175"/>
      <w:r>
        <w:rPr>
          <w:lang w:val="en-US"/>
        </w:rPr>
        <w:t xml:space="preserve">For a nice </w:t>
      </w:r>
      <w:r w:rsidR="002B59ED">
        <w:rPr>
          <w:lang w:val="en-US"/>
        </w:rPr>
        <w:t xml:space="preserve">(client-side) </w:t>
      </w:r>
      <w:r>
        <w:rPr>
          <w:lang w:val="en-US"/>
        </w:rPr>
        <w:t xml:space="preserve">handling of </w:t>
      </w:r>
      <w:r w:rsidR="005A609A">
        <w:rPr>
          <w:lang w:val="en-US"/>
        </w:rPr>
        <w:t xml:space="preserve">the multi-server processing </w:t>
      </w:r>
      <w:commentRangeStart w:id="176"/>
      <w:r>
        <w:rPr>
          <w:lang w:val="en-US"/>
        </w:rPr>
        <w:t xml:space="preserve">see </w:t>
      </w:r>
      <w:r w:rsidR="00223DF4" w:rsidRPr="00B37288">
        <w:rPr>
          <w:rStyle w:val="NamedEntityZchn"/>
        </w:rPr>
        <w:t>pazpar</w:t>
      </w:r>
      <w:commentRangeEnd w:id="176"/>
      <w:r w:rsidR="00FE14F6">
        <w:rPr>
          <w:rStyle w:val="Kommentarzeichen"/>
        </w:rPr>
        <w:commentReference w:id="176"/>
      </w:r>
      <w:r w:rsidR="00223DF4" w:rsidRPr="00B37288">
        <w:rPr>
          <w:rStyle w:val="NamedEntityZchn"/>
        </w:rPr>
        <w:t>2</w:t>
      </w:r>
      <w:r>
        <w:rPr>
          <w:rStyle w:val="Funotenzeichen"/>
          <w:lang w:val="en-US"/>
        </w:rPr>
        <w:footnoteReference w:id="34"/>
      </w:r>
      <w:r>
        <w:rPr>
          <w:lang w:val="en-US"/>
        </w:rPr>
        <w:t xml:space="preserve"> </w:t>
      </w:r>
      <w:commentRangeEnd w:id="175"/>
      <w:r w:rsidR="00267584">
        <w:rPr>
          <w:rStyle w:val="Kommentarzeichen"/>
        </w:rPr>
        <w:commentReference w:id="175"/>
      </w:r>
    </w:p>
    <w:p w14:paraId="0596EBB7" w14:textId="77777777" w:rsidR="003F5023" w:rsidRDefault="003F5023" w:rsidP="00223DF4">
      <w:pPr>
        <w:rPr>
          <w:lang w:val="en-US"/>
        </w:rPr>
      </w:pPr>
      <w:r>
        <w:rPr>
          <w:lang w:val="en-US"/>
        </w:rPr>
        <w:t xml:space="preserve">This would imply that the response </w:t>
      </w:r>
      <w:commentRangeStart w:id="177"/>
      <w:r w:rsidRPr="004278D3">
        <w:rPr>
          <w:rStyle w:val="IntensiveHervorhebung"/>
          <w:lang w:val="en-US"/>
        </w:rPr>
        <w:t xml:space="preserve">cannot </w:t>
      </w:r>
      <w:commentRangeEnd w:id="177"/>
      <w:r w:rsidR="00A03F92">
        <w:rPr>
          <w:rStyle w:val="Kommentarzeichen"/>
        </w:rPr>
        <w:commentReference w:id="177"/>
      </w:r>
      <w:r>
        <w:rPr>
          <w:lang w:val="en-US"/>
        </w:rPr>
        <w:t>be nested as in:</w:t>
      </w:r>
    </w:p>
    <w:p w14:paraId="09DD7B70" w14:textId="77777777" w:rsidR="003F5023" w:rsidRDefault="003F5023" w:rsidP="003F5023">
      <w:pPr>
        <w:pStyle w:val="ExampleCode"/>
        <w:pBdr>
          <w:bottom w:val="single" w:sz="4" w:space="3" w:color="8DB3E2" w:themeColor="text2" w:themeTint="66"/>
        </w:pBdr>
      </w:pPr>
      <w:r>
        <w:lastRenderedPageBreak/>
        <w:t>&lt;sru:records&gt;</w:t>
      </w:r>
    </w:p>
    <w:p w14:paraId="10D534C2" w14:textId="77777777" w:rsidR="003F5023" w:rsidRDefault="003F5023" w:rsidP="003F5023">
      <w:pPr>
        <w:pStyle w:val="ExampleCode"/>
        <w:pBdr>
          <w:bottom w:val="single" w:sz="4" w:space="3" w:color="8DB3E2" w:themeColor="text2" w:themeTint="66"/>
        </w:pBdr>
      </w:pPr>
      <w:r>
        <w:t>&lt;sru:record&gt;</w:t>
      </w:r>
      <w:r w:rsidR="00952B8B">
        <w:t>...</w:t>
      </w:r>
    </w:p>
    <w:p w14:paraId="5E55AB60" w14:textId="77777777" w:rsidR="003F5023" w:rsidRDefault="003F5023" w:rsidP="003F5023">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14:paraId="179C64DC" w14:textId="77777777" w:rsidR="00952B8B" w:rsidRDefault="003F5023" w:rsidP="003F5023">
      <w:pPr>
        <w:pStyle w:val="ExampleCode"/>
        <w:pBdr>
          <w:bottom w:val="single" w:sz="4" w:space="3" w:color="8DB3E2" w:themeColor="text2" w:themeTint="66"/>
        </w:pBdr>
      </w:pPr>
      <w:r>
        <w:t xml:space="preserve">  &lt;sru:searchRetrieveRepo</w:t>
      </w:r>
      <w:r w:rsidR="00952B8B">
        <w:t>nse&gt;</w:t>
      </w:r>
    </w:p>
    <w:p w14:paraId="65D5FD5F" w14:textId="77777777" w:rsidR="003F5023" w:rsidRDefault="00952B8B" w:rsidP="00952B8B">
      <w:pPr>
        <w:pStyle w:val="ExampleCode"/>
        <w:pBdr>
          <w:bottom w:val="single" w:sz="4" w:space="3" w:color="8DB3E2" w:themeColor="text2" w:themeTint="66"/>
        </w:pBdr>
        <w:ind w:firstLine="424"/>
      </w:pPr>
      <w:r>
        <w:t xml:space="preserve">  response from first server</w:t>
      </w:r>
    </w:p>
    <w:p w14:paraId="5D662138" w14:textId="77777777" w:rsidR="003F5023" w:rsidRDefault="003F5023" w:rsidP="003F5023">
      <w:pPr>
        <w:pStyle w:val="ExampleCode"/>
        <w:pBdr>
          <w:bottom w:val="single" w:sz="4" w:space="3" w:color="8DB3E2" w:themeColor="text2" w:themeTint="66"/>
        </w:pBdr>
      </w:pPr>
      <w:r>
        <w:t xml:space="preserve">  &lt;/sru:searchRetrieveReponse&gt;</w:t>
      </w:r>
    </w:p>
    <w:p w14:paraId="321536EA" w14:textId="77777777" w:rsidR="003F5023" w:rsidRDefault="003F5023" w:rsidP="003F5023">
      <w:pPr>
        <w:pStyle w:val="ExampleCode"/>
        <w:pBdr>
          <w:bottom w:val="single" w:sz="4" w:space="3" w:color="8DB3E2" w:themeColor="text2" w:themeTint="66"/>
        </w:pBdr>
      </w:pPr>
      <w:r>
        <w:t>&lt;/sru:recordData&gt;</w:t>
      </w:r>
    </w:p>
    <w:p w14:paraId="72E8731D" w14:textId="77777777" w:rsidR="003F5023" w:rsidRDefault="003F5023" w:rsidP="003F5023">
      <w:pPr>
        <w:pStyle w:val="ExampleCode"/>
        <w:pBdr>
          <w:bottom w:val="single" w:sz="4" w:space="3" w:color="8DB3E2" w:themeColor="text2" w:themeTint="66"/>
        </w:pBdr>
      </w:pPr>
      <w:r>
        <w:t>&lt;/sru:record&gt;</w:t>
      </w:r>
    </w:p>
    <w:p w14:paraId="5A952402" w14:textId="77777777" w:rsidR="00952B8B" w:rsidRDefault="00952B8B" w:rsidP="00952B8B">
      <w:pPr>
        <w:pStyle w:val="ExampleCode"/>
        <w:pBdr>
          <w:bottom w:val="single" w:sz="4" w:space="3" w:color="8DB3E2" w:themeColor="text2" w:themeTint="66"/>
        </w:pBdr>
      </w:pPr>
      <w:r>
        <w:t>&lt;sru:record&gt;...</w:t>
      </w:r>
    </w:p>
    <w:p w14:paraId="26933FF6" w14:textId="77777777" w:rsidR="00952B8B" w:rsidRDefault="00952B8B" w:rsidP="00952B8B">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14:paraId="7A099508" w14:textId="77777777" w:rsidR="00952B8B" w:rsidRDefault="00952B8B" w:rsidP="00952B8B">
      <w:pPr>
        <w:pStyle w:val="ExampleCode"/>
        <w:pBdr>
          <w:bottom w:val="single" w:sz="4" w:space="3" w:color="8DB3E2" w:themeColor="text2" w:themeTint="66"/>
        </w:pBdr>
      </w:pPr>
      <w:r>
        <w:t xml:space="preserve">  &lt;sru:searchRetrieveReponse&gt;</w:t>
      </w:r>
    </w:p>
    <w:p w14:paraId="5CA75DD9" w14:textId="77777777" w:rsidR="00952B8B" w:rsidRDefault="00952B8B" w:rsidP="00952B8B">
      <w:pPr>
        <w:pStyle w:val="ExampleCode"/>
        <w:pBdr>
          <w:bottom w:val="single" w:sz="4" w:space="3" w:color="8DB3E2" w:themeColor="text2" w:themeTint="66"/>
        </w:pBdr>
      </w:pPr>
      <w:r>
        <w:t xml:space="preserve">     response from second server</w:t>
      </w:r>
    </w:p>
    <w:p w14:paraId="1BC8371C" w14:textId="77777777" w:rsidR="00952B8B" w:rsidRDefault="00952B8B" w:rsidP="00952B8B">
      <w:pPr>
        <w:pStyle w:val="ExampleCode"/>
        <w:pBdr>
          <w:bottom w:val="single" w:sz="4" w:space="3" w:color="8DB3E2" w:themeColor="text2" w:themeTint="66"/>
        </w:pBdr>
      </w:pPr>
      <w:r>
        <w:t xml:space="preserve">  &lt;/sru:searchRetrieveReponse&gt;</w:t>
      </w:r>
    </w:p>
    <w:p w14:paraId="6AF6E883" w14:textId="77777777" w:rsidR="00952B8B" w:rsidRDefault="00952B8B" w:rsidP="00952B8B">
      <w:pPr>
        <w:pStyle w:val="ExampleCode"/>
        <w:pBdr>
          <w:bottom w:val="single" w:sz="4" w:space="3" w:color="8DB3E2" w:themeColor="text2" w:themeTint="66"/>
        </w:pBdr>
      </w:pPr>
      <w:r>
        <w:t>&lt;/sru:recordData&gt;</w:t>
      </w:r>
    </w:p>
    <w:p w14:paraId="1D42E466" w14:textId="77777777" w:rsidR="00952B8B" w:rsidRDefault="00952B8B" w:rsidP="00952B8B">
      <w:pPr>
        <w:pStyle w:val="ExampleCode"/>
        <w:pBdr>
          <w:bottom w:val="single" w:sz="4" w:space="3" w:color="8DB3E2" w:themeColor="text2" w:themeTint="66"/>
        </w:pBdr>
      </w:pPr>
      <w:r>
        <w:t>&lt;/sru:record&gt;</w:t>
      </w:r>
    </w:p>
    <w:p w14:paraId="2A40EBCE" w14:textId="77777777" w:rsidR="003F5023" w:rsidRDefault="003F5023" w:rsidP="003F5023">
      <w:pPr>
        <w:pStyle w:val="ExampleCode"/>
        <w:pBdr>
          <w:bottom w:val="single" w:sz="4" w:space="3" w:color="8DB3E2" w:themeColor="text2" w:themeTint="66"/>
        </w:pBdr>
      </w:pPr>
    </w:p>
    <w:p w14:paraId="17A31402" w14:textId="77777777" w:rsidR="003F5023" w:rsidRDefault="00952B8B" w:rsidP="00223DF4">
      <w:pPr>
        <w:rPr>
          <w:lang w:val="en-US"/>
        </w:rPr>
      </w:pPr>
      <w:r>
        <w:rPr>
          <w:lang w:val="en-US"/>
        </w:rPr>
        <w:t>Even if that would be valid SRU-format.</w:t>
      </w:r>
    </w:p>
    <w:p w14:paraId="66433FDB" w14:textId="77777777" w:rsidR="00464CF1" w:rsidRPr="00B37288" w:rsidRDefault="00DE54FC" w:rsidP="00223DF4">
      <w:pPr>
        <w:rPr>
          <w:lang w:val="en-US"/>
        </w:rPr>
      </w:pPr>
      <w:r>
        <w:rPr>
          <w:lang w:val="en-US"/>
        </w:rPr>
        <w:t xml:space="preserve">One solution could be </w:t>
      </w:r>
      <w:r w:rsidR="00122C80">
        <w:rPr>
          <w:lang w:val="en-US"/>
        </w:rPr>
        <w:t xml:space="preserve">the </w:t>
      </w:r>
      <w:r>
        <w:rPr>
          <w:lang w:val="en-US"/>
        </w:rPr>
        <w:t>composite response consist</w:t>
      </w:r>
      <w:r w:rsidR="008325D9">
        <w:rPr>
          <w:lang w:val="en-US"/>
        </w:rPr>
        <w:t>ing</w:t>
      </w:r>
      <w:r w:rsidR="00122C80">
        <w:rPr>
          <w:lang w:val="en-US"/>
        </w:rPr>
        <w:t xml:space="preserve"> of pointers to the partial results</w:t>
      </w:r>
      <w:r w:rsidR="00FE14F6">
        <w:rPr>
          <w:lang w:val="en-US"/>
        </w:rPr>
        <w:t>, t</w:t>
      </w:r>
      <w:r w:rsidR="00464CF1">
        <w:rPr>
          <w:lang w:val="en-US"/>
        </w:rPr>
        <w:t xml:space="preserve">he composite result </w:t>
      </w:r>
      <w:r w:rsidR="00FE14F6">
        <w:rPr>
          <w:lang w:val="en-US"/>
        </w:rPr>
        <w:t xml:space="preserve">being </w:t>
      </w:r>
      <w:r w:rsidR="00464CF1">
        <w:rPr>
          <w:lang w:val="en-US"/>
        </w:rPr>
        <w:t xml:space="preserve">a regular </w:t>
      </w:r>
      <w:r w:rsidR="00464CF1" w:rsidRPr="00464CF1">
        <w:rPr>
          <w:rStyle w:val="ExampleCodeZchn"/>
        </w:rPr>
        <w:t>searchRetrieveResponse</w:t>
      </w:r>
      <w:r w:rsidR="00464CF1">
        <w:rPr>
          <w:lang w:val="en-US"/>
        </w:rPr>
        <w:t xml:space="preserve">,  where the partial </w:t>
      </w:r>
      <w:r w:rsidR="00B37288">
        <w:rPr>
          <w:lang w:val="en-US"/>
        </w:rPr>
        <w:t xml:space="preserve">results are individual records represented by element </w:t>
      </w:r>
      <w:r w:rsidR="00B37288" w:rsidRPr="00B37288">
        <w:rPr>
          <w:rStyle w:val="ExampleCodeZchn"/>
        </w:rPr>
        <w:t>&lt;ccs:ResultSet&gt;</w:t>
      </w:r>
      <w:r w:rsidR="00B37288">
        <w:rPr>
          <w:lang w:val="en-US"/>
        </w:rPr>
        <w:t>:</w:t>
      </w:r>
    </w:p>
    <w:p w14:paraId="3CF59810" w14:textId="77777777" w:rsidR="008325D9" w:rsidRDefault="008325D9" w:rsidP="008325D9">
      <w:pPr>
        <w:pStyle w:val="ExampleCode"/>
        <w:pBdr>
          <w:bottom w:val="single" w:sz="4" w:space="3" w:color="8DB3E2" w:themeColor="text2" w:themeTint="66"/>
        </w:pBdr>
      </w:pPr>
      <w:r>
        <w:t>&lt;sru:searchRetrieveResponse&gt;</w:t>
      </w:r>
    </w:p>
    <w:p w14:paraId="34D7800B" w14:textId="77777777" w:rsidR="008325D9" w:rsidRDefault="008325D9" w:rsidP="008325D9">
      <w:pPr>
        <w:pStyle w:val="ExampleCode"/>
        <w:pBdr>
          <w:bottom w:val="single" w:sz="4" w:space="3" w:color="8DB3E2" w:themeColor="text2" w:themeTint="66"/>
        </w:pBdr>
      </w:pPr>
      <w:r>
        <w:t xml:space="preserve"> </w:t>
      </w:r>
      <w:r>
        <w:tab/>
        <w:t>&lt;sru:resultSetId&gt;{composite-response-id}&lt;/sru:resultSetId&gt;</w:t>
      </w:r>
    </w:p>
    <w:p w14:paraId="4A5804DB" w14:textId="77777777" w:rsidR="00122C80" w:rsidRDefault="00122C80" w:rsidP="00122C80">
      <w:pPr>
        <w:pStyle w:val="ExampleCode"/>
        <w:pBdr>
          <w:bottom w:val="single" w:sz="4" w:space="3" w:color="8DB3E2" w:themeColor="text2" w:themeTint="66"/>
        </w:pBdr>
      </w:pPr>
      <w:r>
        <w:t>&lt;sru:records&gt;</w:t>
      </w:r>
    </w:p>
    <w:p w14:paraId="2DBF1DC0" w14:textId="77777777" w:rsidR="00122C80" w:rsidRDefault="00122C80" w:rsidP="00122C80">
      <w:pPr>
        <w:pStyle w:val="ExampleCode"/>
        <w:pBdr>
          <w:bottom w:val="single" w:sz="4" w:space="3" w:color="8DB3E2" w:themeColor="text2" w:themeTint="66"/>
        </w:pBdr>
      </w:pPr>
      <w:r>
        <w:t>&lt;sru:record&gt;</w:t>
      </w:r>
    </w:p>
    <w:p w14:paraId="17E52093" w14:textId="77777777" w:rsidR="00122C80" w:rsidRDefault="00122C80" w:rsidP="00122C80">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14:paraId="4C1F685D" w14:textId="77777777" w:rsidR="003F5023" w:rsidRDefault="003F5023" w:rsidP="00122C80">
      <w:pPr>
        <w:pStyle w:val="ExampleCode"/>
        <w:pBdr>
          <w:bottom w:val="single" w:sz="4" w:space="3" w:color="8DB3E2" w:themeColor="text2" w:themeTint="66"/>
        </w:pBdr>
      </w:pPr>
      <w:r>
        <w:tab/>
        <w:t>&lt;ccs:Result</w:t>
      </w:r>
      <w:r w:rsidR="00464CF1">
        <w:t>Set</w:t>
      </w:r>
      <w:r>
        <w:t xml:space="preserve"> </w:t>
      </w:r>
      <w:r w:rsidR="005A609A">
        <w:t>ref=”{</w:t>
      </w:r>
      <w:r w:rsidR="00952B8B">
        <w:t>fragment</w:t>
      </w:r>
      <w:r w:rsidR="005A609A">
        <w:t>_</w:t>
      </w:r>
      <w:r w:rsidR="00952B8B">
        <w:t>identifier</w:t>
      </w:r>
      <w:r w:rsidR="005A609A">
        <w:t>}</w:t>
      </w:r>
      <w:r>
        <w:t>”</w:t>
      </w:r>
      <w:r w:rsidR="005A609A">
        <w:t xml:space="preserve"> status=”finished” /</w:t>
      </w:r>
      <w:r>
        <w:t>&gt;</w:t>
      </w:r>
    </w:p>
    <w:p w14:paraId="6BF3A421" w14:textId="77777777" w:rsidR="00122C80" w:rsidRDefault="00122C80" w:rsidP="00122C80">
      <w:pPr>
        <w:pStyle w:val="ExampleCode"/>
        <w:pBdr>
          <w:bottom w:val="single" w:sz="4" w:space="3" w:color="8DB3E2" w:themeColor="text2" w:themeTint="66"/>
        </w:pBdr>
      </w:pPr>
      <w:r>
        <w:t>&lt;/sru:recordData&gt;</w:t>
      </w:r>
    </w:p>
    <w:p w14:paraId="7CEC78DA" w14:textId="77777777" w:rsidR="00464CF1" w:rsidRDefault="00464CF1" w:rsidP="00464CF1">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14:paraId="16E52E92" w14:textId="77777777" w:rsidR="005A609A" w:rsidRDefault="005A609A" w:rsidP="005A609A">
      <w:pPr>
        <w:pStyle w:val="ExampleCode"/>
        <w:pBdr>
          <w:bottom w:val="single" w:sz="4" w:space="3" w:color="8DB3E2" w:themeColor="text2" w:themeTint="66"/>
        </w:pBdr>
      </w:pPr>
      <w:r>
        <w:tab/>
        <w:t>&lt;ccs:ResultSet status=”processing” /&gt;</w:t>
      </w:r>
    </w:p>
    <w:p w14:paraId="713855C0" w14:textId="77777777" w:rsidR="00464CF1" w:rsidRDefault="00464CF1" w:rsidP="00464CF1">
      <w:pPr>
        <w:pStyle w:val="ExampleCode"/>
        <w:pBdr>
          <w:bottom w:val="single" w:sz="4" w:space="3" w:color="8DB3E2" w:themeColor="text2" w:themeTint="66"/>
        </w:pBdr>
      </w:pPr>
      <w:r>
        <w:t>&lt;/sru:recordData&gt;</w:t>
      </w:r>
    </w:p>
    <w:p w14:paraId="193EA83B" w14:textId="77777777" w:rsidR="008325D9" w:rsidRDefault="008325D9" w:rsidP="00223DF4">
      <w:pPr>
        <w:rPr>
          <w:lang w:val="en-US"/>
        </w:rPr>
      </w:pPr>
    </w:p>
    <w:p w14:paraId="13C88E1E" w14:textId="77777777" w:rsidR="00244634" w:rsidRDefault="00464CF1" w:rsidP="00223DF4">
      <w:pPr>
        <w:rPr>
          <w:lang w:val="en-US"/>
        </w:rPr>
      </w:pPr>
      <w:r>
        <w:rPr>
          <w:lang w:val="en-US"/>
        </w:rPr>
        <w:t xml:space="preserve">The composite result  could serve as a complex/structured </w:t>
      </w:r>
      <w:r w:rsidRPr="00FB3E61">
        <w:rPr>
          <w:rStyle w:val="IntensiveHervorhebung"/>
          <w:lang w:val="en-US"/>
        </w:rPr>
        <w:t>status update</w:t>
      </w:r>
      <w:r>
        <w:rPr>
          <w:lang w:val="en-US"/>
        </w:rPr>
        <w:t xml:space="preserve">. </w:t>
      </w:r>
      <w:r w:rsidRPr="00464CF1">
        <w:rPr>
          <w:lang w:val="en-US"/>
        </w:rPr>
        <w:t xml:space="preserve"> </w:t>
      </w:r>
      <w:r w:rsidR="00FB3E61">
        <w:rPr>
          <w:lang w:val="en-US"/>
        </w:rPr>
        <w:t>The interaction would be as follows:</w:t>
      </w:r>
    </w:p>
    <w:p w14:paraId="1000CE99" w14:textId="77777777" w:rsidR="00CC049D" w:rsidRPr="002D224A" w:rsidRDefault="00CC049D" w:rsidP="002D224A">
      <w:pPr>
        <w:pStyle w:val="Listenabsatz"/>
        <w:numPr>
          <w:ilvl w:val="0"/>
          <w:numId w:val="22"/>
        </w:numPr>
        <w:rPr>
          <w:lang w:val="en-US"/>
        </w:rPr>
      </w:pPr>
      <w:r w:rsidRPr="002D224A">
        <w:rPr>
          <w:lang w:val="en-US"/>
        </w:rPr>
        <w:t>Upon search request t</w:t>
      </w:r>
      <w:r w:rsidR="00464CF1" w:rsidRPr="002D224A">
        <w:rPr>
          <w:lang w:val="en-US"/>
        </w:rPr>
        <w:t>he user receive</w:t>
      </w:r>
      <w:r w:rsidRPr="002D224A">
        <w:rPr>
          <w:lang w:val="en-US"/>
        </w:rPr>
        <w:t>s</w:t>
      </w:r>
      <w:r w:rsidR="00464CF1" w:rsidRPr="002D224A">
        <w:rPr>
          <w:lang w:val="en-US"/>
        </w:rPr>
        <w:t xml:space="preserve"> the first (surrogate) </w:t>
      </w:r>
      <w:r w:rsidRPr="002D224A">
        <w:rPr>
          <w:lang w:val="en-US"/>
        </w:rPr>
        <w:t xml:space="preserve">response immediately. </w:t>
      </w:r>
    </w:p>
    <w:p w14:paraId="0A0271D1" w14:textId="77777777" w:rsidR="005A609A" w:rsidRPr="002D224A" w:rsidRDefault="00CC049D" w:rsidP="002D224A">
      <w:pPr>
        <w:pStyle w:val="Listenabsatz"/>
        <w:numPr>
          <w:ilvl w:val="0"/>
          <w:numId w:val="22"/>
        </w:numPr>
        <w:rPr>
          <w:lang w:val="en-US"/>
        </w:rPr>
      </w:pPr>
      <w:r w:rsidRPr="002D224A">
        <w:rPr>
          <w:lang w:val="en-US"/>
        </w:rPr>
        <w:t xml:space="preserve">This </w:t>
      </w:r>
      <w:r w:rsidR="005A609A" w:rsidRPr="002D224A">
        <w:rPr>
          <w:lang w:val="en-US"/>
        </w:rPr>
        <w:t xml:space="preserve">response </w:t>
      </w:r>
      <w:r w:rsidRPr="002D224A">
        <w:rPr>
          <w:lang w:val="en-US"/>
        </w:rPr>
        <w:t xml:space="preserve">carries </w:t>
      </w:r>
      <w:r w:rsidR="002D224A">
        <w:rPr>
          <w:lang w:val="en-US"/>
        </w:rPr>
        <w:br/>
      </w:r>
      <w:r w:rsidR="005A609A" w:rsidRPr="002D224A">
        <w:rPr>
          <w:lang w:val="en-US"/>
        </w:rPr>
        <w:t xml:space="preserve">a) </w:t>
      </w:r>
      <w:r w:rsidRPr="002D224A">
        <w:rPr>
          <w:lang w:val="en-US"/>
        </w:rPr>
        <w:t xml:space="preserve">the </w:t>
      </w:r>
      <w:r w:rsidRPr="00FB3E61">
        <w:rPr>
          <w:rStyle w:val="DefZchn"/>
        </w:rPr>
        <w:t>resultSetId</w:t>
      </w:r>
      <w:r w:rsidRPr="002D224A">
        <w:rPr>
          <w:lang w:val="en-US"/>
        </w:rPr>
        <w:t>, which can be used as a ticket</w:t>
      </w:r>
      <w:r w:rsidR="005A609A" w:rsidRPr="002D224A">
        <w:rPr>
          <w:lang w:val="en-US"/>
        </w:rPr>
        <w:t>, so th</w:t>
      </w:r>
      <w:r w:rsidR="002D224A">
        <w:rPr>
          <w:lang w:val="en-US"/>
        </w:rPr>
        <w:t>at the client can call back and</w:t>
      </w:r>
      <w:r w:rsidR="002D224A">
        <w:rPr>
          <w:lang w:val="en-US"/>
        </w:rPr>
        <w:br/>
      </w:r>
      <w:r w:rsidR="005A609A" w:rsidRPr="002D224A">
        <w:rPr>
          <w:lang w:val="en-US"/>
        </w:rPr>
        <w:t>b) the list o</w:t>
      </w:r>
      <w:r w:rsidR="00201D19">
        <w:rPr>
          <w:lang w:val="en-US"/>
        </w:rPr>
        <w:t xml:space="preserve">f  partial </w:t>
      </w:r>
      <w:r w:rsidR="005A609A" w:rsidRPr="002D224A">
        <w:rPr>
          <w:lang w:val="en-US"/>
        </w:rPr>
        <w:t>results (one for every target-repository) .</w:t>
      </w:r>
    </w:p>
    <w:p w14:paraId="1AD5152D" w14:textId="77777777" w:rsidR="002D224A" w:rsidRPr="002D224A" w:rsidRDefault="005A609A" w:rsidP="002D224A">
      <w:pPr>
        <w:pStyle w:val="Listenabsatz"/>
        <w:numPr>
          <w:ilvl w:val="0"/>
          <w:numId w:val="22"/>
        </w:numPr>
        <w:rPr>
          <w:lang w:val="en-US"/>
        </w:rPr>
      </w:pPr>
      <w:r w:rsidRPr="002D224A">
        <w:rPr>
          <w:lang w:val="en-US"/>
        </w:rPr>
        <w:t>The client can th</w:t>
      </w:r>
      <w:r w:rsidR="002D224A">
        <w:rPr>
          <w:lang w:val="en-US"/>
        </w:rPr>
        <w:t>e</w:t>
      </w:r>
      <w:r w:rsidRPr="002D224A">
        <w:rPr>
          <w:lang w:val="en-US"/>
        </w:rPr>
        <w:t xml:space="preserve">n periodically request the status-information of the result, by passing the </w:t>
      </w:r>
      <w:r w:rsidRPr="002D224A">
        <w:rPr>
          <w:rStyle w:val="ExampleCodeZchn"/>
        </w:rPr>
        <w:t>resulSetId</w:t>
      </w:r>
      <w:r w:rsidRPr="002D224A">
        <w:rPr>
          <w:lang w:val="en-US"/>
        </w:rPr>
        <w:t>.</w:t>
      </w:r>
      <w:r w:rsidR="0007312B">
        <w:rPr>
          <w:lang w:val="en-US"/>
        </w:rPr>
        <w:t xml:space="preserve"> </w:t>
      </w:r>
      <w:r w:rsidRPr="002D224A">
        <w:rPr>
          <w:lang w:val="en-US"/>
        </w:rPr>
        <w:t xml:space="preserve">The response will be basically always the same, however with the status of the partial results </w:t>
      </w:r>
      <w:r w:rsidR="002D224A" w:rsidRPr="002D224A">
        <w:rPr>
          <w:lang w:val="en-US"/>
        </w:rPr>
        <w:t>and the overall-summary information updated.</w:t>
      </w:r>
    </w:p>
    <w:p w14:paraId="7B9A264D" w14:textId="77777777" w:rsidR="00952B8B" w:rsidRPr="002D224A" w:rsidRDefault="005A609A" w:rsidP="002D224A">
      <w:pPr>
        <w:pStyle w:val="Listenabsatz"/>
        <w:numPr>
          <w:ilvl w:val="0"/>
          <w:numId w:val="22"/>
        </w:numPr>
        <w:rPr>
          <w:lang w:val="en-US"/>
        </w:rPr>
      </w:pPr>
      <w:r w:rsidRPr="002D224A">
        <w:rPr>
          <w:lang w:val="en-US"/>
        </w:rPr>
        <w:t xml:space="preserve">When one partial result gets ready, </w:t>
      </w:r>
      <w:r w:rsidR="00A95363" w:rsidRPr="002D224A">
        <w:rPr>
          <w:lang w:val="en-US"/>
        </w:rPr>
        <w:t xml:space="preserve">it gets a ref-attribute and the client can fetch it (as separate </w:t>
      </w:r>
      <w:r w:rsidR="00A95363" w:rsidRPr="00A95363">
        <w:rPr>
          <w:rStyle w:val="ExampleCodeZchn"/>
        </w:rPr>
        <w:t>searchRetrieveResponse</w:t>
      </w:r>
      <w:r w:rsidR="00A95363" w:rsidRPr="002D224A">
        <w:rPr>
          <w:lang w:val="en-US"/>
        </w:rPr>
        <w:t>!).</w:t>
      </w:r>
    </w:p>
    <w:p w14:paraId="63BC58B3" w14:textId="77777777" w:rsidR="00FB3E61" w:rsidRDefault="00FB3E61" w:rsidP="00FB3E61">
      <w:pPr>
        <w:rPr>
          <w:lang w:val="en-US"/>
        </w:rPr>
      </w:pPr>
      <w:r>
        <w:rPr>
          <w:lang w:val="en-US"/>
        </w:rPr>
        <w:t xml:space="preserve">This would cater for a robust system, that can handle different response times gracefully and would  suit itself well for “semi-asynchronous” interaction, ie the user more-or-less waiting for the result, being informed about the </w:t>
      </w:r>
      <w:commentRangeStart w:id="178"/>
      <w:commentRangeStart w:id="179"/>
      <w:r>
        <w:rPr>
          <w:lang w:val="en-US"/>
        </w:rPr>
        <w:t xml:space="preserve">progress </w:t>
      </w:r>
      <w:commentRangeEnd w:id="178"/>
      <w:r w:rsidR="00A03F92">
        <w:rPr>
          <w:rStyle w:val="Kommentarzeichen"/>
        </w:rPr>
        <w:commentReference w:id="178"/>
      </w:r>
      <w:commentRangeEnd w:id="179"/>
      <w:r w:rsidR="00790A0A">
        <w:rPr>
          <w:rStyle w:val="Kommentarzeichen"/>
        </w:rPr>
        <w:commentReference w:id="179"/>
      </w:r>
      <w:r>
        <w:rPr>
          <w:lang w:val="en-US"/>
        </w:rPr>
        <w:t>and receiving partial results without further delay.</w:t>
      </w:r>
    </w:p>
    <w:p w14:paraId="4BA3A744" w14:textId="77777777" w:rsidR="00FB3E61" w:rsidRDefault="00F7156E" w:rsidP="00223DF4">
      <w:pPr>
        <w:rPr>
          <w:lang w:val="en-US"/>
        </w:rPr>
      </w:pPr>
      <w:r>
        <w:rPr>
          <w:lang w:val="en-US"/>
        </w:rPr>
        <w:lastRenderedPageBreak/>
        <w:t xml:space="preserve">This is especially important for complex workflows, </w:t>
      </w:r>
      <w:r w:rsidR="00827EF3">
        <w:rPr>
          <w:lang w:val="en-US"/>
        </w:rPr>
        <w:t xml:space="preserve">in particular </w:t>
      </w:r>
      <w:r>
        <w:rPr>
          <w:lang w:val="en-US"/>
        </w:rPr>
        <w:t>involving computational steps (aggregation)</w:t>
      </w:r>
      <w:r w:rsidR="00827EF3">
        <w:rPr>
          <w:lang w:val="en-US"/>
        </w:rPr>
        <w:t xml:space="preserve"> over large resultset needed for advanced visualizations</w:t>
      </w:r>
      <w:r w:rsidR="001D14AC">
        <w:rPr>
          <w:lang w:val="en-US"/>
        </w:rPr>
        <w:t>.</w:t>
      </w:r>
    </w:p>
    <w:p w14:paraId="6054A62E" w14:textId="77777777" w:rsidR="001D14AC" w:rsidRPr="00B82E5E" w:rsidRDefault="001D14AC" w:rsidP="001D14AC">
      <w:pPr>
        <w:rPr>
          <w:lang w:val="en-US"/>
        </w:rPr>
      </w:pPr>
      <w:r>
        <w:rPr>
          <w:lang w:val="en-US"/>
        </w:rPr>
        <w:t>Another special issue are the responses of combined metadata/content search. The simplest solution seems to be to handle the metadata response the same way as the other responses as a partial result.</w:t>
      </w:r>
    </w:p>
    <w:p w14:paraId="2A7821AE" w14:textId="77777777" w:rsidR="0099497C" w:rsidRDefault="0099497C" w:rsidP="009E3BB1">
      <w:pPr>
        <w:pStyle w:val="berschrift1"/>
        <w:rPr>
          <w:lang w:val="en-US"/>
        </w:rPr>
      </w:pPr>
      <w:bookmarkStart w:id="180" w:name="_Toc287824964"/>
      <w:r>
        <w:rPr>
          <w:lang w:val="en-US"/>
        </w:rPr>
        <w:t>Architecture</w:t>
      </w:r>
      <w:bookmarkEnd w:id="180"/>
    </w:p>
    <w:p w14:paraId="5DB0EA6C" w14:textId="77777777" w:rsidR="0099497C" w:rsidRPr="0099497C" w:rsidRDefault="0099497C" w:rsidP="0099497C">
      <w:pPr>
        <w:rPr>
          <w:lang w:val="en-US"/>
        </w:rPr>
      </w:pPr>
      <w:r>
        <w:rPr>
          <w:lang w:val="en-US"/>
        </w:rPr>
        <w:t>In this chapter some considerati</w:t>
      </w:r>
      <w:r w:rsidR="001515B2">
        <w:rPr>
          <w:lang w:val="en-US"/>
        </w:rPr>
        <w:t>ons regarding the architecture, focus on the main components of the Federated Search, but we may want to mention also other related components here.</w:t>
      </w:r>
    </w:p>
    <w:p w14:paraId="671E25BF" w14:textId="77777777" w:rsidR="009E3BB1" w:rsidRDefault="009E3BB1" w:rsidP="0099497C">
      <w:pPr>
        <w:pStyle w:val="berschrift2"/>
        <w:rPr>
          <w:lang w:val="en-US"/>
        </w:rPr>
      </w:pPr>
      <w:bookmarkStart w:id="181" w:name="_Toc287824965"/>
      <w:r>
        <w:rPr>
          <w:lang w:val="en-US"/>
        </w:rPr>
        <w:t>Federated Search</w:t>
      </w:r>
      <w:r w:rsidR="001515B2">
        <w:rPr>
          <w:lang w:val="en-US"/>
        </w:rPr>
        <w:t xml:space="preserve"> Proper</w:t>
      </w:r>
      <w:bookmarkEnd w:id="181"/>
    </w:p>
    <w:p w14:paraId="0A9AFB8A" w14:textId="77777777" w:rsidR="00EA49F5" w:rsidRDefault="00EA49F5" w:rsidP="00EA49F5">
      <w:pPr>
        <w:rPr>
          <w:lang w:val="en-US"/>
        </w:rPr>
      </w:pPr>
      <w:r>
        <w:rPr>
          <w:lang w:val="en-US"/>
        </w:rPr>
        <w:t>The federated search, ie search over multiple search engines is the actual core issue of this paper.</w:t>
      </w:r>
    </w:p>
    <w:p w14:paraId="76B086DD" w14:textId="77777777" w:rsidR="00EA2099" w:rsidRDefault="00EA49F5" w:rsidP="00EA49F5">
      <w:pPr>
        <w:rPr>
          <w:lang w:val="en-US"/>
        </w:rPr>
      </w:pPr>
      <w:r>
        <w:rPr>
          <w:lang w:val="en-US"/>
        </w:rPr>
        <w:t xml:space="preserve">The </w:t>
      </w:r>
      <w:r w:rsidR="00861F82">
        <w:rPr>
          <w:lang w:val="en-US"/>
        </w:rPr>
        <w:t xml:space="preserve">three </w:t>
      </w:r>
      <w:r>
        <w:rPr>
          <w:lang w:val="en-US"/>
        </w:rPr>
        <w:t xml:space="preserve">parts to this </w:t>
      </w:r>
      <w:r w:rsidR="004760E2">
        <w:rPr>
          <w:lang w:val="en-US"/>
        </w:rPr>
        <w:t xml:space="preserve">module/component </w:t>
      </w:r>
      <w:r>
        <w:rPr>
          <w:lang w:val="en-US"/>
        </w:rPr>
        <w:t xml:space="preserve">are </w:t>
      </w:r>
    </w:p>
    <w:p w14:paraId="6D32D327" w14:textId="77777777" w:rsidR="004760E2" w:rsidRDefault="004760E2" w:rsidP="004760E2">
      <w:pPr>
        <w:pStyle w:val="TermDef"/>
      </w:pPr>
      <w:r w:rsidRPr="00EA2099">
        <w:t>composite service</w:t>
      </w:r>
      <w:r>
        <w:t xml:space="preserve"> - aggregator</w:t>
      </w:r>
    </w:p>
    <w:p w14:paraId="51DB7D92" w14:textId="77777777" w:rsidR="004760E2" w:rsidRDefault="00EA2099" w:rsidP="0017072C">
      <w:pPr>
        <w:pStyle w:val="TermExplain"/>
      </w:pPr>
      <w:r w:rsidRPr="004760E2">
        <w:t>dispatching the request to individual search services and mergi</w:t>
      </w:r>
      <w:r w:rsidR="00516F5E">
        <w:t xml:space="preserve">ng the incoming partial results. </w:t>
      </w:r>
      <w:r w:rsidR="0017072C">
        <w:t xml:space="preserve">Ths service has to </w:t>
      </w:r>
      <w:r w:rsidR="005A2A6F">
        <w:t xml:space="preserve">a)  </w:t>
      </w:r>
      <w:r w:rsidR="0017072C">
        <w:t xml:space="preserve">expose/announce the list of searchable repositories and </w:t>
      </w:r>
      <w:r w:rsidR="005A2A6F">
        <w:t xml:space="preserve">b) </w:t>
      </w:r>
      <w:r w:rsidR="0017072C">
        <w:t>accept the selection on a separate parameter.</w:t>
      </w:r>
    </w:p>
    <w:p w14:paraId="6C6D345C" w14:textId="77777777" w:rsidR="0017072C" w:rsidRDefault="0017072C" w:rsidP="004760E2">
      <w:pPr>
        <w:pStyle w:val="TermExplain"/>
      </w:pPr>
      <w:r>
        <w:t>The interaction is then as follows:</w:t>
      </w:r>
    </w:p>
    <w:p w14:paraId="347EA3F6" w14:textId="77777777" w:rsidR="0017072C" w:rsidRDefault="00516F5E" w:rsidP="00516F5E">
      <w:pPr>
        <w:pStyle w:val="TermExplain"/>
      </w:pPr>
      <w:r>
        <w:t>1</w:t>
      </w:r>
      <w:r w:rsidR="0017072C">
        <w:t>.</w:t>
      </w:r>
      <w:r>
        <w:t xml:space="preserve"> </w:t>
      </w:r>
      <w:r w:rsidR="0017072C">
        <w:t xml:space="preserve">user (or foreign application) </w:t>
      </w:r>
      <w:r>
        <w:t>select</w:t>
      </w:r>
      <w:r w:rsidR="0017072C">
        <w:t>s</w:t>
      </w:r>
      <w:r>
        <w:t xml:space="preserve"> the corpora that </w:t>
      </w:r>
      <w:r w:rsidR="0017072C">
        <w:t xml:space="preserve">they </w:t>
      </w:r>
      <w:r>
        <w:t xml:space="preserve">want to search, based on </w:t>
      </w:r>
      <w:r w:rsidR="0017072C">
        <w:t xml:space="preserve">the </w:t>
      </w:r>
      <w:r>
        <w:t xml:space="preserve">list </w:t>
      </w:r>
      <w:r w:rsidR="0017072C">
        <w:t xml:space="preserve">provided and </w:t>
      </w:r>
      <w:r w:rsidR="005A2A6F">
        <w:t xml:space="preserve">submits </w:t>
      </w:r>
      <w:r w:rsidR="0017072C">
        <w:t>the query together with this selection</w:t>
      </w:r>
    </w:p>
    <w:p w14:paraId="7964D5A0" w14:textId="77777777" w:rsidR="00516F5E" w:rsidRDefault="00516F5E" w:rsidP="00516F5E">
      <w:pPr>
        <w:pStyle w:val="TermExplain"/>
      </w:pPr>
      <w:r>
        <w:t>2</w:t>
      </w:r>
      <w:r w:rsidR="0017072C">
        <w:t>.</w:t>
      </w:r>
      <w:r>
        <w:t xml:space="preserve"> </w:t>
      </w:r>
      <w:r w:rsidR="0017072C">
        <w:t xml:space="preserve">the service </w:t>
      </w:r>
      <w:r>
        <w:t>iterate</w:t>
      </w:r>
      <w:r w:rsidR="0017072C">
        <w:t>s through the list and queries</w:t>
      </w:r>
      <w:r>
        <w:t xml:space="preserve"> </w:t>
      </w:r>
      <w:r w:rsidR="0017072C">
        <w:t>individual candidate target services</w:t>
      </w:r>
    </w:p>
    <w:p w14:paraId="2C646359" w14:textId="77777777" w:rsidR="0017072C" w:rsidRDefault="0017072C" w:rsidP="00516F5E">
      <w:pPr>
        <w:pStyle w:val="TermExplain"/>
      </w:pPr>
      <w:r>
        <w:t xml:space="preserve">3. it returns the </w:t>
      </w:r>
      <w:r w:rsidR="00942672">
        <w:t xml:space="preserve">aggregated/merged </w:t>
      </w:r>
      <w:r>
        <w:t>result, either</w:t>
      </w:r>
    </w:p>
    <w:p w14:paraId="22440980" w14:textId="77777777" w:rsidR="0017072C" w:rsidRDefault="0017072C" w:rsidP="00516F5E">
      <w:pPr>
        <w:pStyle w:val="TermExplain"/>
      </w:pPr>
      <w:r>
        <w:tab/>
        <w:t xml:space="preserve">a) as the complete result, ie waiting till the last target service answered or timed out </w:t>
      </w:r>
      <w:r w:rsidR="00942672">
        <w:t>, or</w:t>
      </w:r>
    </w:p>
    <w:p w14:paraId="272D47DF" w14:textId="77777777" w:rsidR="0017072C" w:rsidRDefault="0017072C" w:rsidP="00516F5E">
      <w:pPr>
        <w:pStyle w:val="TermExplain"/>
      </w:pPr>
      <w:r>
        <w:tab/>
        <w:t xml:space="preserve">b) </w:t>
      </w:r>
      <w:r w:rsidR="00942672">
        <w:t>as temporary status-result (available under a ticket) informing about the progress of the search at individual target services and either incorporating or linking to partial results.</w:t>
      </w:r>
      <w:r w:rsidR="00280389">
        <w:t xml:space="preserve"> </w:t>
      </w:r>
    </w:p>
    <w:p w14:paraId="0F2AFDB9" w14:textId="77777777" w:rsidR="00280389" w:rsidRDefault="00280389" w:rsidP="00516F5E">
      <w:pPr>
        <w:pStyle w:val="TermExplain"/>
      </w:pPr>
      <w:r>
        <w:t xml:space="preserve">(see </w:t>
      </w:r>
      <w:r w:rsidR="00106E43">
        <w:fldChar w:fldCharType="begin"/>
      </w:r>
      <w:r>
        <w:instrText xml:space="preserve"> REF _Ref287797828 \w \h </w:instrText>
      </w:r>
      <w:r w:rsidR="00106E43">
        <w:fldChar w:fldCharType="separate"/>
      </w:r>
      <w:r w:rsidR="00243C76">
        <w:t>5.3</w:t>
      </w:r>
      <w:r w:rsidR="00106E43">
        <w:fldChar w:fldCharType="end"/>
      </w:r>
      <w:r>
        <w:t xml:space="preserve"> </w:t>
      </w:r>
      <w:r w:rsidR="00106E43">
        <w:fldChar w:fldCharType="begin"/>
      </w:r>
      <w:r>
        <w:instrText xml:space="preserve"> REF _Ref287797831 \h </w:instrText>
      </w:r>
      <w:r w:rsidR="00106E43">
        <w:fldChar w:fldCharType="separate"/>
      </w:r>
      <w:r w:rsidR="00243C76">
        <w:t>Multi-server response</w:t>
      </w:r>
      <w:r w:rsidR="00106E43">
        <w:fldChar w:fldCharType="end"/>
      </w:r>
      <w:r w:rsidR="00C806D4">
        <w:t xml:space="preserve"> for detailed discussion of the alternatives for response format</w:t>
      </w:r>
      <w:r>
        <w:t>)</w:t>
      </w:r>
    </w:p>
    <w:p w14:paraId="7F544F29" w14:textId="77777777" w:rsidR="004760E2" w:rsidRPr="004760E2" w:rsidRDefault="004760E2" w:rsidP="004760E2">
      <w:pPr>
        <w:pStyle w:val="TermDef"/>
      </w:pPr>
      <w:r>
        <w:t>mapping</w:t>
      </w:r>
    </w:p>
    <w:p w14:paraId="606DD77F" w14:textId="77777777" w:rsidR="00EA2099" w:rsidRDefault="00EA2099" w:rsidP="004760E2">
      <w:pPr>
        <w:pStyle w:val="TermExplain"/>
      </w:pPr>
      <w:r>
        <w:t xml:space="preserve">between the common protocol and the idiosyncratic interfaces of the individual search services. </w:t>
      </w:r>
    </w:p>
    <w:p w14:paraId="70F109DC" w14:textId="77777777" w:rsidR="000F1050" w:rsidRDefault="006070A5" w:rsidP="000F1050">
      <w:pPr>
        <w:pStyle w:val="TermExplain"/>
      </w:pPr>
      <w:r>
        <w:t>We assume, that t</w:t>
      </w:r>
      <w:r w:rsidR="000F1050">
        <w:t>he mapping</w:t>
      </w:r>
      <w:r>
        <w:t xml:space="preserve"> will be usually a wrapper around the existing target service, but should </w:t>
      </w:r>
      <w:r w:rsidR="000F1050">
        <w:t>be seen as a separate (transformer) component and could be implemented either on the side of the individual search engine or the federating componen</w:t>
      </w:r>
      <w:r>
        <w:t xml:space="preserve">t or as a real separate service. </w:t>
      </w:r>
    </w:p>
    <w:p w14:paraId="6A143E3F" w14:textId="77777777" w:rsidR="004760E2" w:rsidRDefault="004760E2" w:rsidP="004760E2">
      <w:pPr>
        <w:pStyle w:val="TermDef"/>
      </w:pPr>
      <w:r>
        <w:t>discovery service</w:t>
      </w:r>
    </w:p>
    <w:p w14:paraId="25A4E482" w14:textId="77777777" w:rsidR="00E46AC1" w:rsidRDefault="00861F82" w:rsidP="004760E2">
      <w:pPr>
        <w:pStyle w:val="TermExplain"/>
      </w:pPr>
      <w:commentRangeStart w:id="182"/>
      <w:commentRangeStart w:id="183"/>
      <w:r>
        <w:t xml:space="preserve">a way to </w:t>
      </w:r>
      <w:r w:rsidR="00280389">
        <w:t xml:space="preserve">announce available repositories. This could either be provided by the composite service itself (in a kind of </w:t>
      </w:r>
      <w:r w:rsidR="00280389" w:rsidRPr="00280389">
        <w:rPr>
          <w:rStyle w:val="DefZchn"/>
        </w:rPr>
        <w:t>explain</w:t>
      </w:r>
      <w:r w:rsidR="00280389">
        <w:t xml:space="preserve">-operation), or this could be a separate service (a </w:t>
      </w:r>
      <w:r w:rsidR="00280389" w:rsidRPr="00280389">
        <w:rPr>
          <w:rStyle w:val="IntensiveHervorhebung"/>
        </w:rPr>
        <w:t>centers registry</w:t>
      </w:r>
      <w:r w:rsidR="00280389">
        <w:t xml:space="preserve">), being used by the </w:t>
      </w:r>
      <w:r>
        <w:t>composite service</w:t>
      </w:r>
      <w:r w:rsidR="00E46AC1">
        <w:t xml:space="preserve">. </w:t>
      </w:r>
      <w:r w:rsidR="005A2A6F">
        <w:t xml:space="preserve">This is in general </w:t>
      </w:r>
      <w:r w:rsidR="00E46AC1">
        <w:t xml:space="preserve">a registry as it is already started at </w:t>
      </w:r>
      <w:hyperlink r:id="rId25" w:history="1">
        <w:r w:rsidR="00E46AC1" w:rsidRPr="00614274">
          <w:rPr>
            <w:rStyle w:val="Hyperlink"/>
          </w:rPr>
          <w:t>http://www.clarin.eu/centres</w:t>
        </w:r>
      </w:hyperlink>
      <w:r w:rsidR="00E46AC1">
        <w:t xml:space="preserve"> but with more formalized output. (See more under </w:t>
      </w:r>
      <w:r w:rsidR="00106E43">
        <w:fldChar w:fldCharType="begin"/>
      </w:r>
      <w:r w:rsidR="00732437">
        <w:instrText xml:space="preserve"> REF _Ref287707700 \w \h </w:instrText>
      </w:r>
      <w:r w:rsidR="00106E43">
        <w:fldChar w:fldCharType="separate"/>
      </w:r>
      <w:r w:rsidR="00243C76">
        <w:t>4.5.1</w:t>
      </w:r>
      <w:r w:rsidR="00106E43">
        <w:fldChar w:fldCharType="end"/>
      </w:r>
      <w:r w:rsidR="00732437">
        <w:t xml:space="preserve"> </w:t>
      </w:r>
      <w:r w:rsidR="00106E43">
        <w:fldChar w:fldCharType="begin"/>
      </w:r>
      <w:r w:rsidR="00732437">
        <w:instrText xml:space="preserve"> REF _Ref287707700 \h </w:instrText>
      </w:r>
      <w:r w:rsidR="00106E43">
        <w:fldChar w:fldCharType="separate"/>
      </w:r>
      <w:r w:rsidR="00243C76" w:rsidRPr="00754D5D">
        <w:t xml:space="preserve">Announcing </w:t>
      </w:r>
      <w:r w:rsidR="00243C76">
        <w:t>Repositories / C</w:t>
      </w:r>
      <w:r w:rsidR="00243C76" w:rsidRPr="00754D5D">
        <w:t>ollections</w:t>
      </w:r>
      <w:r w:rsidR="00106E43">
        <w:fldChar w:fldCharType="end"/>
      </w:r>
      <w:r w:rsidR="00A344AF">
        <w:t xml:space="preserve"> and </w:t>
      </w:r>
      <w:r w:rsidR="00106E43">
        <w:fldChar w:fldCharType="begin"/>
      </w:r>
      <w:r w:rsidR="00E46AC1">
        <w:instrText xml:space="preserve"> REF _Ref284192110 \w \h </w:instrText>
      </w:r>
      <w:r w:rsidR="00106E43">
        <w:fldChar w:fldCharType="separate"/>
      </w:r>
      <w:r w:rsidR="00243C76">
        <w:t>Appendix A</w:t>
      </w:r>
      <w:r w:rsidR="00106E43">
        <w:fldChar w:fldCharType="end"/>
      </w:r>
      <w:r w:rsidR="00E46AC1">
        <w:t xml:space="preserve"> </w:t>
      </w:r>
      <w:r w:rsidR="00106E43">
        <w:fldChar w:fldCharType="begin"/>
      </w:r>
      <w:r w:rsidR="00E46AC1">
        <w:instrText xml:space="preserve"> REF _Ref284192110 \h </w:instrText>
      </w:r>
      <w:r w:rsidR="00106E43">
        <w:fldChar w:fldCharType="separate"/>
      </w:r>
      <w:r w:rsidR="00243C76">
        <w:t>Repository List</w:t>
      </w:r>
      <w:r w:rsidR="00106E43">
        <w:fldChar w:fldCharType="end"/>
      </w:r>
      <w:r w:rsidR="00E46AC1">
        <w:t>)</w:t>
      </w:r>
      <w:commentRangeEnd w:id="182"/>
      <w:r w:rsidR="00BE39A9">
        <w:rPr>
          <w:rStyle w:val="Kommentarzeichen"/>
          <w:lang w:val="de-AT"/>
        </w:rPr>
        <w:commentReference w:id="182"/>
      </w:r>
      <w:commentRangeEnd w:id="183"/>
      <w:r w:rsidR="005A2A6F">
        <w:rPr>
          <w:rStyle w:val="Kommentarzeichen"/>
          <w:lang w:val="de-AT"/>
        </w:rPr>
        <w:commentReference w:id="183"/>
      </w:r>
      <w:r w:rsidR="00942672">
        <w:t xml:space="preserve"> </w:t>
      </w:r>
    </w:p>
    <w:p w14:paraId="41DF1F1A" w14:textId="77777777" w:rsidR="00C70667" w:rsidRDefault="00106E43" w:rsidP="00C70667">
      <w:pPr>
        <w:rPr>
          <w:lang w:val="en-US"/>
        </w:rPr>
      </w:pPr>
      <w:r>
        <w:rPr>
          <w:lang w:val="en-US"/>
        </w:rPr>
        <w:fldChar w:fldCharType="begin"/>
      </w:r>
      <w:r w:rsidR="00C70667">
        <w:rPr>
          <w:lang w:val="en-US"/>
        </w:rPr>
        <w:instrText xml:space="preserve"> REF _Ref284186680 \h </w:instrText>
      </w:r>
      <w:r>
        <w:rPr>
          <w:lang w:val="en-US"/>
        </w:rPr>
      </w:r>
      <w:r>
        <w:rPr>
          <w:lang w:val="en-US"/>
        </w:rPr>
        <w:fldChar w:fldCharType="separate"/>
      </w:r>
      <w:r w:rsidR="00243C76" w:rsidRPr="00C70667">
        <w:rPr>
          <w:lang w:val="en-US"/>
        </w:rPr>
        <w:t xml:space="preserve">Figure </w:t>
      </w:r>
      <w:r w:rsidR="00243C76">
        <w:rPr>
          <w:noProof/>
          <w:lang w:val="en-US"/>
        </w:rPr>
        <w:t>7</w:t>
      </w:r>
      <w:r>
        <w:rPr>
          <w:lang w:val="en-US"/>
        </w:rPr>
        <w:fldChar w:fldCharType="end"/>
      </w:r>
      <w:r w:rsidR="00C70667">
        <w:rPr>
          <w:lang w:val="en-US"/>
        </w:rPr>
        <w:t xml:space="preserve"> </w:t>
      </w:r>
      <w:r w:rsidR="00C70667" w:rsidRPr="00C70667">
        <w:rPr>
          <w:lang w:val="en-US"/>
        </w:rPr>
        <w:t>sketches a ten</w:t>
      </w:r>
      <w:r w:rsidR="00C70667">
        <w:rPr>
          <w:lang w:val="en-US"/>
        </w:rPr>
        <w:t>t</w:t>
      </w:r>
      <w:r w:rsidR="00C70667" w:rsidRPr="00C70667">
        <w:rPr>
          <w:lang w:val="en-US"/>
        </w:rPr>
        <w:t>ative s</w:t>
      </w:r>
      <w:r w:rsidR="00C70667">
        <w:rPr>
          <w:lang w:val="en-US"/>
        </w:rPr>
        <w:t xml:space="preserve">etup for a </w:t>
      </w:r>
      <w:r w:rsidR="003A115A">
        <w:rPr>
          <w:lang w:val="en-US"/>
        </w:rPr>
        <w:t xml:space="preserve">distributed system </w:t>
      </w:r>
      <w:r w:rsidR="00C70667">
        <w:rPr>
          <w:lang w:val="en-US"/>
        </w:rPr>
        <w:t>of german text corpora rooted in the EDC/C4W democase. In the left part the whole communication is expected i</w:t>
      </w:r>
      <w:r w:rsidR="003A115A">
        <w:rPr>
          <w:lang w:val="en-US"/>
        </w:rPr>
        <w:t xml:space="preserve">n </w:t>
      </w:r>
      <w:r w:rsidR="00C70667">
        <w:rPr>
          <w:lang w:val="en-US"/>
        </w:rPr>
        <w:t>SRU/CQL only</w:t>
      </w:r>
      <w:bookmarkStart w:id="184" w:name="_Ref284186497"/>
      <w:r w:rsidR="003A115A">
        <w:rPr>
          <w:lang w:val="en-US"/>
        </w:rPr>
        <w:t>.</w:t>
      </w:r>
    </w:p>
    <w:p w14:paraId="27B8F40D" w14:textId="77777777" w:rsidR="003A115A" w:rsidRDefault="003A115A" w:rsidP="00C70667">
      <w:pPr>
        <w:rPr>
          <w:lang w:val="en-US"/>
        </w:rPr>
      </w:pPr>
      <w:r>
        <w:rPr>
          <w:lang w:val="en-US"/>
        </w:rPr>
        <w:lastRenderedPageBreak/>
        <w:t>The common components are the Federated Content Search, Combined Metadata Content Search, CMDI-MDService. The browser represents any user interface - SRU/CQL-aware web application, building on these services.</w:t>
      </w:r>
    </w:p>
    <w:p w14:paraId="7D7754C3" w14:textId="77777777" w:rsidR="00C70667" w:rsidRPr="00C70667" w:rsidRDefault="00C70667" w:rsidP="00C70667">
      <w:pPr>
        <w:pStyle w:val="Beschriftung"/>
        <w:keepNext/>
        <w:rPr>
          <w:lang w:val="en-US"/>
        </w:rPr>
      </w:pPr>
      <w:bookmarkStart w:id="185" w:name="_Ref284186680"/>
      <w:bookmarkEnd w:id="184"/>
      <w:r w:rsidRPr="00C70667">
        <w:rPr>
          <w:lang w:val="en-US"/>
        </w:rPr>
        <w:t xml:space="preserve">Figure </w:t>
      </w:r>
      <w:r w:rsidR="00106E43">
        <w:fldChar w:fldCharType="begin"/>
      </w:r>
      <w:r w:rsidRPr="00C70667">
        <w:rPr>
          <w:lang w:val="en-US"/>
        </w:rPr>
        <w:instrText xml:space="preserve"> SEQ Figure \* ARABIC </w:instrText>
      </w:r>
      <w:r w:rsidR="00106E43">
        <w:fldChar w:fldCharType="separate"/>
      </w:r>
      <w:r w:rsidR="00243C76">
        <w:rPr>
          <w:noProof/>
          <w:lang w:val="en-US"/>
        </w:rPr>
        <w:t>7</w:t>
      </w:r>
      <w:r w:rsidR="00106E43">
        <w:fldChar w:fldCharType="end"/>
      </w:r>
      <w:bookmarkEnd w:id="185"/>
      <w:r w:rsidRPr="00C70667">
        <w:rPr>
          <w:lang w:val="en-US"/>
        </w:rPr>
        <w:t xml:space="preserve"> A schematic  view of distributed search system, on the example of a few german corpora</w:t>
      </w:r>
    </w:p>
    <w:p w14:paraId="65FBA5F6" w14:textId="77777777" w:rsidR="003F5023" w:rsidRDefault="00A75511" w:rsidP="00EA2099">
      <w:pPr>
        <w:keepNext/>
      </w:pPr>
      <w:r w:rsidRPr="00A75511">
        <w:rPr>
          <w:noProof/>
          <w:lang w:val="de-DE" w:eastAsia="de-DE"/>
        </w:rPr>
        <w:drawing>
          <wp:inline distT="0" distB="0" distL="0" distR="0" wp14:anchorId="262F4B5E" wp14:editId="7F6B17C2">
            <wp:extent cx="5753100" cy="2286000"/>
            <wp:effectExtent l="19050" t="0" r="0" b="0"/>
            <wp:docPr id="4" name="Bild 2" descr="C:\Users\m\3lingua\aac_shell\output\resources\Cont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3lingua\aac_shell\output\resources\ContentSearch.png"/>
                    <pic:cNvPicPr>
                      <a:picLocks noChangeAspect="1" noChangeArrowheads="1"/>
                    </pic:cNvPicPr>
                  </pic:nvPicPr>
                  <pic:blipFill>
                    <a:blip r:embed="rId26"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14:paraId="021AC894" w14:textId="77777777" w:rsidR="001515B2" w:rsidRDefault="001515B2" w:rsidP="008B7ED8">
      <w:pPr>
        <w:pStyle w:val="berschrift2"/>
        <w:rPr>
          <w:lang w:val="en-US"/>
        </w:rPr>
      </w:pPr>
      <w:bookmarkStart w:id="186" w:name="_Toc287824966"/>
      <w:r>
        <w:rPr>
          <w:lang w:val="en-US"/>
        </w:rPr>
        <w:t>Potential Supporting Services</w:t>
      </w:r>
      <w:bookmarkEnd w:id="186"/>
    </w:p>
    <w:p w14:paraId="588D930E" w14:textId="77777777" w:rsidR="001515B2" w:rsidRDefault="001515B2" w:rsidP="001515B2">
      <w:pPr>
        <w:pStyle w:val="TermDef"/>
      </w:pPr>
      <w:r>
        <w:t>Data Category Registry, DCR</w:t>
      </w:r>
    </w:p>
    <w:p w14:paraId="4A4F7041" w14:textId="77777777" w:rsidR="001515B2" w:rsidRDefault="001515B2" w:rsidP="001515B2">
      <w:pPr>
        <w:pStyle w:val="TermExplain"/>
      </w:pPr>
      <w:r>
        <w:t xml:space="preserve">Primarily </w:t>
      </w:r>
      <w:r w:rsidRPr="00A42F1C">
        <w:rPr>
          <w:rStyle w:val="NamedEntityZchn"/>
        </w:rPr>
        <w:t>isocat</w:t>
      </w:r>
      <w:r>
        <w:rPr>
          <w:rStyle w:val="Funotenzeichen"/>
        </w:rPr>
        <w:footnoteReference w:id="35"/>
      </w:r>
      <w:r>
        <w:t>, defines data categories needed for harmonization of the indices and vocabularies</w:t>
      </w:r>
    </w:p>
    <w:p w14:paraId="64925B3B" w14:textId="77777777" w:rsidR="001515B2" w:rsidRDefault="001515B2" w:rsidP="001515B2">
      <w:pPr>
        <w:pStyle w:val="TermDef"/>
      </w:pPr>
      <w:r>
        <w:t>Virtual Collection Registry, VCR</w:t>
      </w:r>
      <w:r>
        <w:rPr>
          <w:rStyle w:val="Funotenzeichen"/>
        </w:rPr>
        <w:footnoteReference w:id="36"/>
      </w:r>
    </w:p>
    <w:p w14:paraId="5DC2DCAB" w14:textId="77777777" w:rsidR="001515B2" w:rsidRDefault="001515B2" w:rsidP="001515B2">
      <w:pPr>
        <w:pStyle w:val="TermExplain"/>
      </w:pPr>
      <w:r>
        <w:t>this CMDI-component allows to define (both extensional and intensional) Virtual Collections. This seems to suit for the need of defining context for the search, i.e. defining which Resources shall be searched.</w:t>
      </w:r>
    </w:p>
    <w:p w14:paraId="17987E17" w14:textId="77777777" w:rsidR="001515B2" w:rsidRDefault="001515B2" w:rsidP="001515B2">
      <w:pPr>
        <w:pStyle w:val="TermDef"/>
      </w:pPr>
      <w:commentRangeStart w:id="187"/>
      <w:commentRangeStart w:id="188"/>
      <w:r>
        <w:t xml:space="preserve">Vocabulary </w:t>
      </w:r>
      <w:r w:rsidR="00BA3AA7">
        <w:t>Alignm</w:t>
      </w:r>
      <w:r>
        <w:t>ent Service</w:t>
      </w:r>
      <w:commentRangeEnd w:id="187"/>
      <w:r w:rsidR="006D1033">
        <w:rPr>
          <w:rStyle w:val="Kommentarzeichen"/>
          <w:b w:val="0"/>
          <w:lang w:val="de-AT"/>
        </w:rPr>
        <w:commentReference w:id="187"/>
      </w:r>
      <w:commentRangeEnd w:id="188"/>
      <w:r w:rsidR="0017072C">
        <w:rPr>
          <w:rStyle w:val="Kommentarzeichen"/>
          <w:b w:val="0"/>
          <w:lang w:val="de-AT"/>
        </w:rPr>
        <w:commentReference w:id="188"/>
      </w:r>
    </w:p>
    <w:p w14:paraId="5029F665" w14:textId="77777777" w:rsidR="001515B2" w:rsidRDefault="001515B2" w:rsidP="001515B2">
      <w:pPr>
        <w:pStyle w:val="TermExplain"/>
      </w:pPr>
      <w:r>
        <w:t xml:space="preserve">This component is only in discussion, but its need was observed on multiple </w:t>
      </w:r>
      <w:r w:rsidR="006D1033">
        <w:t>occasions</w:t>
      </w:r>
      <w:r>
        <w:t>.</w:t>
      </w:r>
    </w:p>
    <w:p w14:paraId="74DE69D0" w14:textId="77777777" w:rsidR="0027672E" w:rsidRDefault="0027672E" w:rsidP="0027672E">
      <w:pPr>
        <w:pStyle w:val="TermExplain"/>
      </w:pPr>
      <w:r>
        <w:t xml:space="preserve">It can be seen as a </w:t>
      </w:r>
      <w:commentRangeStart w:id="189"/>
      <w:r>
        <w:t xml:space="preserve">service under (or related to) DCR, a “soft registry” providing lists of possible (recommended) values for data categories, of which domain can’t be closed, but neither it is completely open </w:t>
      </w:r>
      <w:r w:rsidR="0027622A">
        <w:t xml:space="preserve">– in the </w:t>
      </w:r>
      <w:commentRangeEnd w:id="189"/>
      <w:r w:rsidR="002916EA">
        <w:rPr>
          <w:rStyle w:val="Kommentarzeichen"/>
          <w:lang w:val="de-AT"/>
        </w:rPr>
        <w:commentReference w:id="189"/>
      </w:r>
      <w:r w:rsidR="0027622A">
        <w:t>IMDI tradition</w:t>
      </w:r>
      <w:r>
        <w:t xml:space="preserve"> </w:t>
      </w:r>
      <w:r w:rsidR="0027622A">
        <w:t>we speak of “open v</w:t>
      </w:r>
      <w:r w:rsidR="00980257">
        <w:t>oc</w:t>
      </w:r>
      <w:r w:rsidR="0027622A">
        <w:t xml:space="preserve">abularies” </w:t>
      </w:r>
      <w:r>
        <w:t>- the canonical example</w:t>
      </w:r>
      <w:r w:rsidR="00980257">
        <w:t xml:space="preserve"> being the Organization names.</w:t>
      </w:r>
    </w:p>
    <w:p w14:paraId="138E4AB3" w14:textId="77777777" w:rsidR="0027672E" w:rsidRDefault="0027672E" w:rsidP="0027672E">
      <w:pPr>
        <w:pStyle w:val="TermExplain"/>
      </w:pPr>
      <w:r>
        <w:t>The service shall provide lists of existing names and their aliases, allowing various application to provide the user pick-lists, when editing fields in metadata records, and similar.</w:t>
      </w:r>
    </w:p>
    <w:p w14:paraId="54D46B80" w14:textId="77777777" w:rsidR="0027672E" w:rsidRPr="001515B2" w:rsidRDefault="0027672E" w:rsidP="0027672E">
      <w:pPr>
        <w:pStyle w:val="TermExplain"/>
      </w:pPr>
      <w:r>
        <w:t>The service itself shall be kind of patch-panel aggregating the information from existing vocabulary services like, e.</w:t>
      </w:r>
      <w:r w:rsidR="00C67CF2">
        <w:t>g. the EC-organisation database and probably also manage the linking to the data categories…</w:t>
      </w:r>
    </w:p>
    <w:p w14:paraId="742CE95C" w14:textId="77777777" w:rsidR="008B7ED8" w:rsidRDefault="008B7ED8" w:rsidP="008B7ED8">
      <w:pPr>
        <w:pStyle w:val="berschrift2"/>
        <w:rPr>
          <w:lang w:val="en-US"/>
        </w:rPr>
      </w:pPr>
      <w:bookmarkStart w:id="190" w:name="_Toc287824967"/>
      <w:r>
        <w:rPr>
          <w:lang w:val="en-US"/>
        </w:rPr>
        <w:t>Combined Metadata Content Search</w:t>
      </w:r>
      <w:bookmarkEnd w:id="190"/>
    </w:p>
    <w:p w14:paraId="7A0162C8" w14:textId="77777777" w:rsidR="008B7ED8" w:rsidRDefault="008B7ED8" w:rsidP="008B7ED8">
      <w:pPr>
        <w:rPr>
          <w:lang w:val="en-US"/>
        </w:rPr>
      </w:pPr>
      <w:r>
        <w:rPr>
          <w:lang w:val="en-US"/>
        </w:rPr>
        <w:t xml:space="preserve">Following has been described within the </w:t>
      </w:r>
      <w:r w:rsidRPr="0056085B">
        <w:rPr>
          <w:rStyle w:val="NamedEntityZchn"/>
        </w:rPr>
        <w:t>EDC</w:t>
      </w:r>
      <w:r>
        <w:rPr>
          <w:lang w:val="en-US"/>
        </w:rPr>
        <w:t xml:space="preserve"> discussion. The proposal </w:t>
      </w:r>
      <w:r w:rsidR="00EA73FB">
        <w:rPr>
          <w:lang w:val="en-US"/>
        </w:rPr>
        <w:t xml:space="preserve">foresees </w:t>
      </w:r>
      <w:r>
        <w:rPr>
          <w:lang w:val="en-US"/>
        </w:rPr>
        <w:t>two separate phases of the combined metadata content search:</w:t>
      </w:r>
    </w:p>
    <w:p w14:paraId="2237964F" w14:textId="77777777" w:rsidR="008B7ED8" w:rsidRDefault="008B7ED8" w:rsidP="008B7ED8">
      <w:pPr>
        <w:pStyle w:val="Listenabsatz"/>
        <w:numPr>
          <w:ilvl w:val="6"/>
          <w:numId w:val="2"/>
        </w:numPr>
        <w:ind w:left="851"/>
        <w:rPr>
          <w:lang w:val="en-US"/>
        </w:rPr>
      </w:pPr>
      <w:commentRangeStart w:id="191"/>
      <w:commentRangeStart w:id="192"/>
      <w:r w:rsidRPr="00850D2F">
        <w:rPr>
          <w:rStyle w:val="TermDefZchn"/>
        </w:rPr>
        <w:t>metadata search</w:t>
      </w:r>
      <w:r>
        <w:rPr>
          <w:lang w:val="en-US"/>
        </w:rPr>
        <w:t xml:space="preserve"> – restricts the candidate collections to search in, based on metadata part of the query. </w:t>
      </w:r>
      <w:r>
        <w:rPr>
          <w:lang w:val="en-US"/>
        </w:rPr>
        <w:br/>
        <w:t>It returns a list of candidates, which is used in:</w:t>
      </w:r>
      <w:commentRangeEnd w:id="191"/>
      <w:r w:rsidR="006D1033">
        <w:rPr>
          <w:rStyle w:val="Kommentarzeichen"/>
        </w:rPr>
        <w:commentReference w:id="191"/>
      </w:r>
      <w:commentRangeEnd w:id="192"/>
      <w:r w:rsidR="00516F5E">
        <w:rPr>
          <w:rStyle w:val="Kommentarzeichen"/>
        </w:rPr>
        <w:commentReference w:id="192"/>
      </w:r>
    </w:p>
    <w:p w14:paraId="498E0DB8" w14:textId="77777777" w:rsidR="008B7ED8" w:rsidRDefault="008B7ED8" w:rsidP="008B7ED8">
      <w:pPr>
        <w:pStyle w:val="Listenabsatz"/>
        <w:numPr>
          <w:ilvl w:val="6"/>
          <w:numId w:val="2"/>
        </w:numPr>
        <w:ind w:left="851"/>
        <w:rPr>
          <w:lang w:val="en-US"/>
        </w:rPr>
      </w:pPr>
      <w:r w:rsidRPr="00850D2F">
        <w:rPr>
          <w:rStyle w:val="TermDefZchn"/>
        </w:rPr>
        <w:lastRenderedPageBreak/>
        <w:t xml:space="preserve">content search </w:t>
      </w:r>
      <w:r>
        <w:rPr>
          <w:lang w:val="en-US"/>
        </w:rPr>
        <w:t>– by the federated content search, to iterate through and issue the content query to each candidate in turn.</w:t>
      </w:r>
    </w:p>
    <w:p w14:paraId="69B12E72" w14:textId="77777777" w:rsidR="008B7ED8" w:rsidRPr="00D16003" w:rsidRDefault="008B7ED8" w:rsidP="008B7ED8">
      <w:pPr>
        <w:rPr>
          <w:lang w:val="en-US"/>
        </w:rPr>
      </w:pPr>
      <w:r>
        <w:rPr>
          <w:lang w:val="en-US"/>
        </w:rPr>
        <w:t>As was stated before</w:t>
      </w:r>
      <w:r w:rsidR="00516F5E">
        <w:rPr>
          <w:lang w:val="en-US"/>
        </w:rPr>
        <w:t xml:space="preserve"> (see </w:t>
      </w:r>
      <w:r w:rsidR="00106E43">
        <w:rPr>
          <w:lang w:val="en-US"/>
        </w:rPr>
        <w:fldChar w:fldCharType="begin"/>
      </w:r>
      <w:r w:rsidR="00516F5E">
        <w:rPr>
          <w:lang w:val="en-US"/>
        </w:rPr>
        <w:instrText xml:space="preserve"> REF _Ref287708912 \w \h </w:instrText>
      </w:r>
      <w:r w:rsidR="00106E43">
        <w:rPr>
          <w:lang w:val="en-US"/>
        </w:rPr>
      </w:r>
      <w:r w:rsidR="00106E43">
        <w:rPr>
          <w:lang w:val="en-US"/>
        </w:rPr>
        <w:fldChar w:fldCharType="separate"/>
      </w:r>
      <w:r w:rsidR="00243C76">
        <w:rPr>
          <w:lang w:val="en-US"/>
        </w:rPr>
        <w:t>4.6</w:t>
      </w:r>
      <w:r w:rsidR="00106E43">
        <w:rPr>
          <w:lang w:val="en-US"/>
        </w:rPr>
        <w:fldChar w:fldCharType="end"/>
      </w:r>
      <w:r w:rsidR="00516F5E">
        <w:rPr>
          <w:lang w:val="en-US"/>
        </w:rPr>
        <w:t xml:space="preserve"> </w:t>
      </w:r>
      <w:r w:rsidR="00106E43">
        <w:rPr>
          <w:lang w:val="en-US"/>
        </w:rPr>
        <w:fldChar w:fldCharType="begin"/>
      </w:r>
      <w:r w:rsidR="00516F5E">
        <w:rPr>
          <w:lang w:val="en-US"/>
        </w:rPr>
        <w:instrText xml:space="preserve"> REF _Ref287708912 \h </w:instrText>
      </w:r>
      <w:r w:rsidR="00106E43">
        <w:rPr>
          <w:lang w:val="en-US"/>
        </w:rPr>
      </w:r>
      <w:r w:rsidR="00106E43">
        <w:rPr>
          <w:lang w:val="en-US"/>
        </w:rPr>
        <w:fldChar w:fldCharType="separate"/>
      </w:r>
      <w:r w:rsidR="00243C76">
        <w:rPr>
          <w:lang w:val="en-US"/>
        </w:rPr>
        <w:t>Combined Metadata and Content Query</w:t>
      </w:r>
      <w:r w:rsidR="00106E43">
        <w:rPr>
          <w:lang w:val="en-US"/>
        </w:rPr>
        <w:fldChar w:fldCharType="end"/>
      </w:r>
      <w:r w:rsidR="00516F5E">
        <w:rPr>
          <w:lang w:val="en-US"/>
        </w:rPr>
        <w:t>)</w:t>
      </w:r>
      <w:r>
        <w:rPr>
          <w:lang w:val="en-US"/>
        </w:rPr>
        <w:t>, it is not easy to distinguish clearly between the metadata and content part of a query, thus in both phases the protocol could encourage to send whole query, leaving it up to the target service to make the best out of it (i.e. utilize whatever parts of the query it can interpret)</w:t>
      </w:r>
      <w:r w:rsidR="003C3B95">
        <w:rPr>
          <w:lang w:val="en-US"/>
        </w:rPr>
        <w:t>.</w:t>
      </w:r>
      <w:r w:rsidR="00516F5E">
        <w:rPr>
          <w:lang w:val="en-US"/>
        </w:rPr>
        <w:t xml:space="preserve">  Nevertheless the </w:t>
      </w:r>
      <w:r w:rsidR="00516F5E" w:rsidRPr="00516F5E">
        <w:rPr>
          <w:lang w:val="en-US"/>
        </w:rPr>
        <w:t xml:space="preserve">composite service should first try to execute the metadata search to retrieve the </w:t>
      </w:r>
      <w:r w:rsidR="00516F5E">
        <w:rPr>
          <w:lang w:val="en-US"/>
        </w:rPr>
        <w:t xml:space="preserve">candidate </w:t>
      </w:r>
      <w:r w:rsidR="00516F5E" w:rsidRPr="00516F5E">
        <w:rPr>
          <w:lang w:val="en-US"/>
        </w:rPr>
        <w:t>target resources (or collections).</w:t>
      </w:r>
      <w:r w:rsidR="00516F5E">
        <w:rPr>
          <w:lang w:val="en-US"/>
        </w:rPr>
        <w:t xml:space="preserve"> </w:t>
      </w:r>
    </w:p>
    <w:p w14:paraId="4D4FCD1D" w14:textId="77777777" w:rsidR="008B7ED8" w:rsidRDefault="008B7ED8" w:rsidP="008B7ED8">
      <w:pPr>
        <w:rPr>
          <w:lang w:val="en-US"/>
        </w:rPr>
      </w:pPr>
      <w:r>
        <w:rPr>
          <w:lang w:val="en-US"/>
        </w:rPr>
        <w:t xml:space="preserve">This scenario requires a clear definition of how the metadata records are linked with the </w:t>
      </w:r>
      <w:r w:rsidR="003C3B95">
        <w:rPr>
          <w:lang w:val="en-US"/>
        </w:rPr>
        <w:t xml:space="preserve">(endpoints of the) </w:t>
      </w:r>
      <w:r>
        <w:rPr>
          <w:lang w:val="en-US"/>
        </w:rPr>
        <w:t>repositories</w:t>
      </w:r>
      <w:r w:rsidR="003C3B95">
        <w:rPr>
          <w:lang w:val="en-US"/>
        </w:rPr>
        <w:t>/search engines</w:t>
      </w:r>
      <w:r>
        <w:rPr>
          <w:lang w:val="en-US"/>
        </w:rPr>
        <w:t>.</w:t>
      </w:r>
    </w:p>
    <w:p w14:paraId="097CBB7D" w14:textId="77777777" w:rsidR="008B7ED8" w:rsidRDefault="008B7ED8" w:rsidP="008B7ED8">
      <w:pPr>
        <w:rPr>
          <w:lang w:val="en-US"/>
        </w:rPr>
      </w:pPr>
      <w:r>
        <w:rPr>
          <w:lang w:val="en-US"/>
        </w:rPr>
        <w:t xml:space="preserve">A basic solution is that the </w:t>
      </w:r>
      <w:r w:rsidRPr="00516F5E">
        <w:rPr>
          <w:rStyle w:val="DefZchn"/>
        </w:rPr>
        <w:t>ResourceRef</w:t>
      </w:r>
      <w:r>
        <w:rPr>
          <w:lang w:val="en-US"/>
        </w:rPr>
        <w:t xml:space="preserve"> of the </w:t>
      </w:r>
      <w:r w:rsidR="00516F5E">
        <w:rPr>
          <w:lang w:val="en-US"/>
        </w:rPr>
        <w:t>C</w:t>
      </w:r>
      <w:r w:rsidR="00BF6D6B">
        <w:rPr>
          <w:lang w:val="en-US"/>
        </w:rPr>
        <w:t xml:space="preserve">ollection </w:t>
      </w:r>
      <w:r>
        <w:rPr>
          <w:lang w:val="en-US"/>
        </w:rPr>
        <w:t>MDRecord points to the endpoint of given search engine, but this seems to simplistic. We have to distinguish at least three entities</w:t>
      </w:r>
      <w:r w:rsidR="008D3749">
        <w:rPr>
          <w:lang w:val="en-US"/>
        </w:rPr>
        <w:t xml:space="preserve"> (see also discussion in </w:t>
      </w:r>
      <w:r w:rsidR="00106E43">
        <w:rPr>
          <w:lang w:val="en-US"/>
        </w:rPr>
        <w:fldChar w:fldCharType="begin"/>
      </w:r>
      <w:r w:rsidR="008D3749">
        <w:rPr>
          <w:lang w:val="en-US"/>
        </w:rPr>
        <w:instrText xml:space="preserve"> REF _Ref287825519 \w \h </w:instrText>
      </w:r>
      <w:r w:rsidR="00106E43">
        <w:rPr>
          <w:lang w:val="en-US"/>
        </w:rPr>
      </w:r>
      <w:r w:rsidR="00106E43">
        <w:rPr>
          <w:lang w:val="en-US"/>
        </w:rPr>
        <w:fldChar w:fldCharType="separate"/>
      </w:r>
      <w:r w:rsidR="00243C76">
        <w:rPr>
          <w:lang w:val="en-US"/>
        </w:rPr>
        <w:t>4.5</w:t>
      </w:r>
      <w:r w:rsidR="00106E43">
        <w:rPr>
          <w:lang w:val="en-US"/>
        </w:rPr>
        <w:fldChar w:fldCharType="end"/>
      </w:r>
      <w:r w:rsidR="008D3749">
        <w:rPr>
          <w:lang w:val="en-US"/>
        </w:rPr>
        <w:t xml:space="preserve"> </w:t>
      </w:r>
      <w:r w:rsidR="00106E43">
        <w:rPr>
          <w:lang w:val="en-US"/>
        </w:rPr>
        <w:fldChar w:fldCharType="begin"/>
      </w:r>
      <w:r w:rsidR="008D3749">
        <w:rPr>
          <w:lang w:val="en-US"/>
        </w:rPr>
        <w:instrText xml:space="preserve"> REF _Ref287825523 \h </w:instrText>
      </w:r>
      <w:r w:rsidR="00106E43">
        <w:rPr>
          <w:lang w:val="en-US"/>
        </w:rPr>
      </w:r>
      <w:r w:rsidR="00106E43">
        <w:rPr>
          <w:lang w:val="en-US"/>
        </w:rPr>
        <w:fldChar w:fldCharType="separate"/>
      </w:r>
      <w:r w:rsidR="00243C76">
        <w:rPr>
          <w:lang w:val="en-US"/>
        </w:rPr>
        <w:t>Restricting Search by Repositories/Corpora/Collections</w:t>
      </w:r>
      <w:r w:rsidR="00106E43">
        <w:rPr>
          <w:lang w:val="en-US"/>
        </w:rPr>
        <w:fldChar w:fldCharType="end"/>
      </w:r>
      <w:r w:rsidR="008D3749">
        <w:rPr>
          <w:lang w:val="en-US"/>
        </w:rPr>
        <w:t>)</w:t>
      </w:r>
      <w:r>
        <w:rPr>
          <w:lang w:val="en-US"/>
        </w:rPr>
        <w:t xml:space="preserve">: </w:t>
      </w:r>
    </w:p>
    <w:p w14:paraId="113157BF" w14:textId="77777777" w:rsidR="008B7ED8" w:rsidRDefault="008B7ED8" w:rsidP="008B7ED8">
      <w:pPr>
        <w:pStyle w:val="TermDef"/>
      </w:pPr>
      <w:r>
        <w:t xml:space="preserve">Collection </w:t>
      </w:r>
    </w:p>
    <w:p w14:paraId="2CFFE9BE" w14:textId="77777777" w:rsidR="008B7ED8" w:rsidRPr="005105E2" w:rsidRDefault="00BF6D6B" w:rsidP="008B7ED8">
      <w:pPr>
        <w:pStyle w:val="TermExplain"/>
      </w:pPr>
      <w:r>
        <w:t>r</w:t>
      </w:r>
      <w:r w:rsidR="008B7ED8">
        <w:t>epresented by the MDRecord</w:t>
      </w:r>
      <w:r>
        <w:t>, which describes the collection (originating Project, Editors etc.)</w:t>
      </w:r>
      <w:r>
        <w:br/>
        <w:t>links to member Resources (or sub-collections)</w:t>
      </w:r>
    </w:p>
    <w:p w14:paraId="70B6F011" w14:textId="77777777" w:rsidR="008B7ED8" w:rsidRDefault="008B7ED8" w:rsidP="008B7ED8">
      <w:pPr>
        <w:pStyle w:val="TermDef"/>
      </w:pPr>
      <w:r>
        <w:t>Resource</w:t>
      </w:r>
    </w:p>
    <w:p w14:paraId="3524B868" w14:textId="77777777" w:rsidR="008B7ED8" w:rsidRDefault="008B7ED8" w:rsidP="008B7ED8">
      <w:pPr>
        <w:pStyle w:val="TermExplain"/>
      </w:pPr>
      <w:r>
        <w:t>represented by own MDRecord</w:t>
      </w:r>
      <w:r w:rsidR="00BF6D6B">
        <w:t>, refers to its parent collection.</w:t>
      </w:r>
    </w:p>
    <w:p w14:paraId="5CC34DEA" w14:textId="77777777" w:rsidR="008B7ED8" w:rsidRDefault="008B7ED8" w:rsidP="008B7ED8">
      <w:pPr>
        <w:pStyle w:val="TermExplain"/>
      </w:pPr>
      <w:r>
        <w:t xml:space="preserve">However not every </w:t>
      </w:r>
      <w:r w:rsidR="00BF6D6B">
        <w:t>R</w:t>
      </w:r>
      <w:r>
        <w:t>esource needs to have own MDRecord</w:t>
      </w:r>
      <w:r w:rsidR="00BF6D6B">
        <w:t xml:space="preserve"> -&gt; </w:t>
      </w:r>
      <w:r>
        <w:t>Issue of granularity</w:t>
      </w:r>
    </w:p>
    <w:p w14:paraId="4B90E592" w14:textId="77777777" w:rsidR="008B7ED8" w:rsidRDefault="008B7ED8" w:rsidP="008B7ED8">
      <w:pPr>
        <w:pStyle w:val="TermDef"/>
      </w:pPr>
      <w:r>
        <w:t xml:space="preserve">Search Service </w:t>
      </w:r>
    </w:p>
    <w:p w14:paraId="10C3EA88" w14:textId="77777777" w:rsidR="008B7ED8" w:rsidRDefault="008B7ED8" w:rsidP="008B7ED8">
      <w:pPr>
        <w:pStyle w:val="TermExplain"/>
      </w:pPr>
      <w:r>
        <w:t>the active component allowing to search in given collection.</w:t>
      </w:r>
    </w:p>
    <w:p w14:paraId="47092ABD" w14:textId="77777777" w:rsidR="00BF6D6B" w:rsidRDefault="00BF6D6B" w:rsidP="008B7ED8">
      <w:pPr>
        <w:pStyle w:val="TermExplain"/>
      </w:pPr>
      <w:r>
        <w:t xml:space="preserve">There should be a MDRecord for this entity containing the </w:t>
      </w:r>
      <w:r w:rsidRPr="00516F5E">
        <w:rPr>
          <w:rStyle w:val="NamedEntityZchn"/>
        </w:rPr>
        <w:t>Technical Metadata Component</w:t>
      </w:r>
      <w:r>
        <w:t>, describing the technical details of the interface.</w:t>
      </w:r>
    </w:p>
    <w:p w14:paraId="45B96B81" w14:textId="77777777" w:rsidR="008B7ED8" w:rsidRDefault="008B7ED8" w:rsidP="004C19CF">
      <w:pPr>
        <w:pStyle w:val="TermExplain"/>
      </w:pPr>
      <w:r>
        <w:t>It will not necessarily</w:t>
      </w:r>
      <w:r w:rsidR="004C19CF">
        <w:t xml:space="preserve"> be able to</w:t>
      </w:r>
      <w:r>
        <w:t xml:space="preserve"> deliver the Resource itself. Due to IPR-issues, it may return </w:t>
      </w:r>
      <w:ins w:id="193" w:author="Administrator" w:date="2011-03-07T21:13:00Z">
        <w:r w:rsidR="0007094F">
          <w:t xml:space="preserve">         </w:t>
        </w:r>
      </w:ins>
      <w:r>
        <w:t>only resource fragments –</w:t>
      </w:r>
      <w:r w:rsidR="004C19CF">
        <w:t xml:space="preserve"> small snippets of the Resource in a KWIC-mode (as is the usual in text-corpora)</w:t>
      </w:r>
    </w:p>
    <w:p w14:paraId="755DFB58" w14:textId="77777777" w:rsidR="008B7ED8" w:rsidRDefault="008B7ED8" w:rsidP="008B7ED8">
      <w:pPr>
        <w:rPr>
          <w:lang w:val="en-US"/>
        </w:rPr>
      </w:pPr>
      <w:commentRangeStart w:id="194"/>
      <w:r w:rsidRPr="00DF5024">
        <w:rPr>
          <w:lang w:val="en-US"/>
        </w:rPr>
        <w:t>So the requirement for t</w:t>
      </w:r>
      <w:r>
        <w:rPr>
          <w:lang w:val="en-US"/>
        </w:rPr>
        <w:t>he metadata phase is to deliver not only the matching resource, but if the resource is not accessible directly, to also traverse t</w:t>
      </w:r>
      <w:r w:rsidR="004C19CF">
        <w:rPr>
          <w:lang w:val="en-US"/>
        </w:rPr>
        <w:t>he collection hierarchy up to a searchable/accessible</w:t>
      </w:r>
      <w:r>
        <w:rPr>
          <w:lang w:val="en-US"/>
        </w:rPr>
        <w:t xml:space="preserve"> collection</w:t>
      </w:r>
      <w:r w:rsidR="004C19CF">
        <w:rPr>
          <w:lang w:val="en-US"/>
        </w:rPr>
        <w:t xml:space="preserve">, ie one that </w:t>
      </w:r>
      <w:r>
        <w:rPr>
          <w:lang w:val="en-US"/>
        </w:rPr>
        <w:t xml:space="preserve">points to a search service. </w:t>
      </w:r>
      <w:commentRangeEnd w:id="194"/>
      <w:r w:rsidR="007C01F1">
        <w:rPr>
          <w:rStyle w:val="Kommentarzeichen"/>
        </w:rPr>
        <w:commentReference w:id="194"/>
      </w:r>
    </w:p>
    <w:p w14:paraId="318043C0" w14:textId="77777777" w:rsidR="008B7ED8" w:rsidRDefault="008B7ED8" w:rsidP="008B7ED8">
      <w:pPr>
        <w:rPr>
          <w:lang w:val="en-US"/>
        </w:rPr>
      </w:pPr>
      <w:r>
        <w:rPr>
          <w:lang w:val="en-US"/>
        </w:rPr>
        <w:t>It is not clear yet which software component would/shall have the intelligence/logic to match the information in the metadata record, with the corresponding information in the annotation file (</w:t>
      </w:r>
      <w:r w:rsidRPr="00971EC6">
        <w:rPr>
          <w:rStyle w:val="ExampleCodeZchn"/>
        </w:rPr>
        <w:t>Actor</w:t>
      </w:r>
      <w:r>
        <w:rPr>
          <w:lang w:val="en-US"/>
        </w:rPr>
        <w:t xml:space="preserve"> components to the appropriate </w:t>
      </w:r>
      <w:r w:rsidRPr="00971EC6">
        <w:rPr>
          <w:rStyle w:val="ExampleCodeZchn"/>
        </w:rPr>
        <w:t>Participants</w:t>
      </w:r>
      <w:r>
        <w:rPr>
          <w:lang w:val="en-US"/>
        </w:rPr>
        <w:t>) or even how to do it at all.</w:t>
      </w:r>
    </w:p>
    <w:p w14:paraId="20B3DC11" w14:textId="77777777" w:rsidR="003F248F" w:rsidRPr="003F248F" w:rsidRDefault="003F248F" w:rsidP="003F248F">
      <w:pPr>
        <w:rPr>
          <w:lang w:val="en-US"/>
        </w:rPr>
      </w:pPr>
    </w:p>
    <w:p w14:paraId="2F0E3E4F" w14:textId="77777777" w:rsidR="008B7ED8" w:rsidRPr="005B74D1" w:rsidRDefault="008B7ED8" w:rsidP="008B7ED8">
      <w:pPr>
        <w:pStyle w:val="Beschriftung"/>
        <w:keepNext/>
        <w:rPr>
          <w:lang w:val="en-US"/>
        </w:rPr>
      </w:pPr>
      <w:r w:rsidRPr="005B74D1">
        <w:rPr>
          <w:lang w:val="en-US"/>
        </w:rPr>
        <w:lastRenderedPageBreak/>
        <w:t xml:space="preserve">Figure </w:t>
      </w:r>
      <w:r w:rsidR="00106E43">
        <w:fldChar w:fldCharType="begin"/>
      </w:r>
      <w:r w:rsidRPr="005B74D1">
        <w:rPr>
          <w:lang w:val="en-US"/>
        </w:rPr>
        <w:instrText xml:space="preserve"> SEQ Figure \* ARABIC </w:instrText>
      </w:r>
      <w:r w:rsidR="00106E43">
        <w:fldChar w:fldCharType="separate"/>
      </w:r>
      <w:r w:rsidR="00243C76">
        <w:rPr>
          <w:noProof/>
          <w:lang w:val="en-US"/>
        </w:rPr>
        <w:t>8</w:t>
      </w:r>
      <w:r w:rsidR="00106E43">
        <w:fldChar w:fldCharType="end"/>
      </w:r>
      <w:r w:rsidRPr="005B74D1">
        <w:rPr>
          <w:lang w:val="en-US"/>
        </w:rPr>
        <w:t xml:space="preserve"> A schematic view on a combined metadata content search scenario</w:t>
      </w:r>
    </w:p>
    <w:p w14:paraId="50793723" w14:textId="77777777" w:rsidR="008B7ED8" w:rsidRPr="005B74D1" w:rsidRDefault="008B7ED8" w:rsidP="008B7ED8">
      <w:pPr>
        <w:rPr>
          <w:lang w:val="en-US"/>
        </w:rPr>
      </w:pPr>
      <w:r>
        <w:rPr>
          <w:noProof/>
          <w:lang w:val="de-DE" w:eastAsia="de-DE"/>
        </w:rPr>
        <w:drawing>
          <wp:inline distT="0" distB="0" distL="0" distR="0" wp14:anchorId="4A7B59AC" wp14:editId="792C0069">
            <wp:extent cx="5753100" cy="4610100"/>
            <wp:effectExtent l="19050" t="0" r="0" b="0"/>
            <wp:docPr id="7" name="Bild 19" descr="C:\Users\m\3lingua\clarin\CMDI\EDC\edc_interaction_m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3lingua\clarin\CMDI\EDC\edc_interaction_mks.png"/>
                    <pic:cNvPicPr>
                      <a:picLocks noChangeAspect="1" noChangeArrowheads="1"/>
                    </pic:cNvPicPr>
                  </pic:nvPicPr>
                  <pic:blipFill>
                    <a:blip r:embed="rId27" cstate="print"/>
                    <a:srcRect/>
                    <a:stretch>
                      <a:fillRect/>
                    </a:stretch>
                  </pic:blipFill>
                  <pic:spPr bwMode="auto">
                    <a:xfrm>
                      <a:off x="0" y="0"/>
                      <a:ext cx="5753100" cy="4610100"/>
                    </a:xfrm>
                    <a:prstGeom prst="rect">
                      <a:avLst/>
                    </a:prstGeom>
                    <a:noFill/>
                    <a:ln w="9525">
                      <a:noFill/>
                      <a:miter lim="800000"/>
                      <a:headEnd/>
                      <a:tailEnd/>
                    </a:ln>
                  </pic:spPr>
                </pic:pic>
              </a:graphicData>
            </a:graphic>
          </wp:inline>
        </w:drawing>
      </w:r>
    </w:p>
    <w:p w14:paraId="55451CC5" w14:textId="77777777" w:rsidR="008B7ED8" w:rsidRDefault="008B7ED8" w:rsidP="00EA2099">
      <w:pPr>
        <w:keepNext/>
      </w:pPr>
    </w:p>
    <w:p w14:paraId="576D9059" w14:textId="77777777" w:rsidR="003F248F" w:rsidRDefault="003F248F" w:rsidP="003F248F">
      <w:pPr>
        <w:pStyle w:val="berschrift2"/>
        <w:rPr>
          <w:lang w:val="en-US"/>
        </w:rPr>
      </w:pPr>
      <w:bookmarkStart w:id="195" w:name="_Toc287824968"/>
      <w:r w:rsidRPr="003F248F">
        <w:rPr>
          <w:lang w:val="en-US"/>
        </w:rPr>
        <w:t>Distributed User Management – Federated AAI</w:t>
      </w:r>
      <w:bookmarkEnd w:id="195"/>
    </w:p>
    <w:p w14:paraId="21479DEB" w14:textId="77777777" w:rsidR="003F248F" w:rsidRDefault="00890A22" w:rsidP="003F248F">
      <w:pPr>
        <w:rPr>
          <w:lang w:val="en-US"/>
        </w:rPr>
      </w:pPr>
      <w:r>
        <w:rPr>
          <w:lang w:val="en-US"/>
        </w:rPr>
        <w:t>In a distributed environment as envisaged, we will very soon have to handle the authentification and authorization. Especially as there are restriction (licensing) accessing a substantial part of the resources in question. Albeit this issue is being discussed in separate track within CLARIN and in tight cooperation with concerned players (eduGAIN, GEANT, …), we should sketch the specifics of this problem in the context of federated search:</w:t>
      </w:r>
    </w:p>
    <w:p w14:paraId="53821650" w14:textId="77777777" w:rsidR="00890A22" w:rsidRDefault="00890A22" w:rsidP="003F248F">
      <w:pPr>
        <w:rPr>
          <w:lang w:val="en-US"/>
        </w:rPr>
      </w:pPr>
      <w:commentRangeStart w:id="196"/>
      <w:r>
        <w:rPr>
          <w:lang w:val="en-US"/>
        </w:rPr>
        <w:t xml:space="preserve">In the </w:t>
      </w:r>
      <w:commentRangeEnd w:id="196"/>
      <w:r w:rsidR="00FE47C7">
        <w:rPr>
          <w:rStyle w:val="Kommentarzeichen"/>
        </w:rPr>
        <w:commentReference w:id="196"/>
      </w:r>
      <w:r>
        <w:rPr>
          <w:lang w:val="en-US"/>
        </w:rPr>
        <w:t xml:space="preserve">default scenario, we expect an user interacting with some web application, so authentification (via </w:t>
      </w:r>
      <w:r w:rsidRPr="008B7A3F">
        <w:rPr>
          <w:rStyle w:val="Fett"/>
          <w:lang w:val="en-US"/>
        </w:rPr>
        <w:t>Shibboleth</w:t>
      </w:r>
      <w:r>
        <w:rPr>
          <w:lang w:val="en-US"/>
        </w:rPr>
        <w:t xml:space="preserve"> at home organization) should be applicable here. However this web-application</w:t>
      </w:r>
      <w:r w:rsidR="00FE47C7">
        <w:rPr>
          <w:lang w:val="en-US"/>
        </w:rPr>
        <w:t xml:space="preserve"> acting as an aggregator</w:t>
      </w:r>
      <w:r>
        <w:rPr>
          <w:lang w:val="en-US"/>
        </w:rPr>
        <w:t xml:space="preserve">, will </w:t>
      </w:r>
      <w:r w:rsidR="00FE47C7">
        <w:rPr>
          <w:lang w:val="en-US"/>
        </w:rPr>
        <w:t xml:space="preserve">try to </w:t>
      </w:r>
      <w:r>
        <w:rPr>
          <w:lang w:val="en-US"/>
        </w:rPr>
        <w:t>access multiple Content Providers</w:t>
      </w:r>
      <w:r w:rsidR="00FE47C7">
        <w:rPr>
          <w:lang w:val="en-US"/>
        </w:rPr>
        <w:t xml:space="preserve"> with this user’s request, where it would need to identify itself with user’s authority (</w:t>
      </w:r>
      <w:r w:rsidR="00FE47C7" w:rsidRPr="008B7A3F">
        <w:rPr>
          <w:rStyle w:val="Fett"/>
          <w:lang w:val="en-US"/>
        </w:rPr>
        <w:t>delegation</w:t>
      </w:r>
      <w:r w:rsidR="00FE47C7">
        <w:rPr>
          <w:lang w:val="en-US"/>
        </w:rPr>
        <w:t xml:space="preserve"> of authentification).</w:t>
      </w:r>
    </w:p>
    <w:p w14:paraId="409EE204" w14:textId="77777777" w:rsidR="00FE47C7" w:rsidRDefault="00FE47C7" w:rsidP="003F248F">
      <w:pPr>
        <w:rPr>
          <w:lang w:val="en-US"/>
        </w:rPr>
      </w:pPr>
      <w:r>
        <w:rPr>
          <w:lang w:val="en-US"/>
        </w:rPr>
        <w:t xml:space="preserve">This configuration gets one step more complicated, when considering the federated search </w:t>
      </w:r>
      <w:r w:rsidRPr="00FE47C7">
        <w:rPr>
          <w:rStyle w:val="Fett"/>
          <w:lang w:val="en-US"/>
        </w:rPr>
        <w:t xml:space="preserve">as a service </w:t>
      </w:r>
      <w:r>
        <w:rPr>
          <w:lang w:val="en-US"/>
        </w:rPr>
        <w:t xml:space="preserve">being invoked by some third application (e.g. workflow-engine), so the service itself would have to be equipped with </w:t>
      </w:r>
      <w:commentRangeStart w:id="197"/>
      <w:r>
        <w:rPr>
          <w:lang w:val="en-US"/>
        </w:rPr>
        <w:t>delegated identity</w:t>
      </w:r>
      <w:commentRangeEnd w:id="197"/>
      <w:r>
        <w:rPr>
          <w:rStyle w:val="Kommentarzeichen"/>
        </w:rPr>
        <w:commentReference w:id="197"/>
      </w:r>
      <w:r>
        <w:rPr>
          <w:lang w:val="en-US"/>
        </w:rPr>
        <w:t>.</w:t>
      </w:r>
    </w:p>
    <w:p w14:paraId="2A517CF6" w14:textId="77777777" w:rsidR="00890A22" w:rsidRPr="003F248F" w:rsidRDefault="00FE47C7" w:rsidP="003F248F">
      <w:pPr>
        <w:rPr>
          <w:lang w:val="en-US"/>
        </w:rPr>
      </w:pPr>
      <w:r>
        <w:rPr>
          <w:lang w:val="en-US"/>
        </w:rPr>
        <w:t xml:space="preserve">Even before such requests can technically happen and be handled, the Content and Service Providers have to agree upon </w:t>
      </w:r>
      <w:r w:rsidRPr="008B7A3F">
        <w:rPr>
          <w:rStyle w:val="Fett"/>
          <w:lang w:val="en-US"/>
        </w:rPr>
        <w:t xml:space="preserve">harmonizing licensing schemes </w:t>
      </w:r>
      <w:r>
        <w:rPr>
          <w:lang w:val="en-US"/>
        </w:rPr>
        <w:t>on the orgnizational/contractual level.</w:t>
      </w:r>
    </w:p>
    <w:p w14:paraId="1333A41D" w14:textId="77777777" w:rsidR="00FC1B24" w:rsidRDefault="00FC1B24" w:rsidP="00FC1B24">
      <w:pPr>
        <w:pStyle w:val="berschrift1"/>
      </w:pPr>
      <w:bookmarkStart w:id="198" w:name="_Toc287824969"/>
      <w:bookmarkStart w:id="199" w:name="_Ref283837683"/>
      <w:bookmarkStart w:id="200" w:name="_Ref283837686"/>
      <w:r>
        <w:t>References</w:t>
      </w:r>
      <w:bookmarkEnd w:id="198"/>
    </w:p>
    <w:p w14:paraId="3F2BAF99" w14:textId="77777777" w:rsidR="00FC1B24" w:rsidRPr="00101BE1" w:rsidRDefault="00FC1B24" w:rsidP="00FC1B24">
      <w:pPr>
        <w:rPr>
          <w:lang w:val="en-US"/>
        </w:rPr>
      </w:pPr>
      <w:r w:rsidRPr="00101BE1">
        <w:rPr>
          <w:lang w:val="en-US"/>
        </w:rPr>
        <w:t>The documents of</w:t>
      </w:r>
      <w:r w:rsidR="002916EA">
        <w:rPr>
          <w:lang w:val="en-US"/>
        </w:rPr>
        <w:t xml:space="preserve"> t</w:t>
      </w:r>
      <w:r w:rsidRPr="00101BE1">
        <w:rPr>
          <w:lang w:val="en-US"/>
        </w:rPr>
        <w:t xml:space="preserve">he </w:t>
      </w:r>
      <w:r>
        <w:rPr>
          <w:lang w:val="en-US"/>
        </w:rPr>
        <w:t>OASIS - Search Web Services  TC:</w:t>
      </w:r>
      <w:r>
        <w:rPr>
          <w:lang w:val="en-US"/>
        </w:rPr>
        <w:br/>
        <w:t>(</w:t>
      </w:r>
      <w:r w:rsidRPr="00101BE1">
        <w:rPr>
          <w:lang w:val="en-US"/>
        </w:rPr>
        <w:t>a</w:t>
      </w:r>
      <w:r>
        <w:rPr>
          <w:lang w:val="en-US"/>
        </w:rPr>
        <w:t xml:space="preserve">t </w:t>
      </w:r>
      <w:hyperlink r:id="rId28" w:history="1">
        <w:r w:rsidRPr="00101BE1">
          <w:rPr>
            <w:rStyle w:val="Hyperlink"/>
            <w:lang w:val="en-US"/>
          </w:rPr>
          <w:t>http://www.oasis-open.org/committees/documents.php?wg_abbrev=search-ws</w:t>
        </w:r>
      </w:hyperlink>
      <w:r w:rsidRPr="00101BE1">
        <w:rPr>
          <w:lang w:val="en-US"/>
        </w:rPr>
        <w:t>)</w:t>
      </w:r>
    </w:p>
    <w:p w14:paraId="09FC49DE" w14:textId="77777777" w:rsidR="00FC1B24" w:rsidRDefault="00FC1B24" w:rsidP="00FC1B24">
      <w:r>
        <w:lastRenderedPageBreak/>
        <w:t>[OASIS-APD] 2010-09-17</w:t>
      </w:r>
    </w:p>
    <w:p w14:paraId="2EAA6F7D" w14:textId="77777777" w:rsidR="00FC1B24" w:rsidRDefault="00FC1B24" w:rsidP="00FC1B24">
      <w:r>
        <w:t xml:space="preserve">[OASIS-SRU2] version </w:t>
      </w:r>
    </w:p>
    <w:p w14:paraId="5B83DDD5" w14:textId="77777777" w:rsidR="00BD4443" w:rsidRDefault="000633FF" w:rsidP="00FC1B24">
      <w:hyperlink r:id="rId29" w:history="1">
        <w:r w:rsidR="00BD4443" w:rsidRPr="00F8410F">
          <w:rPr>
            <w:rStyle w:val="Hyperlink"/>
          </w:rPr>
          <w:t>http://www.dlib.org/dlib/january09/denenberg/01denenberg.html</w:t>
        </w:r>
      </w:hyperlink>
    </w:p>
    <w:p w14:paraId="6CE222E5" w14:textId="77777777" w:rsidR="00FC1B24" w:rsidRPr="00FC1B24" w:rsidRDefault="00FC1B24" w:rsidP="00FC1B24">
      <w:r>
        <w:br w:type="page"/>
      </w:r>
    </w:p>
    <w:p w14:paraId="3A61A853" w14:textId="77777777" w:rsidR="00A95363" w:rsidRDefault="00A95363" w:rsidP="00A95363">
      <w:pPr>
        <w:pStyle w:val="Titel"/>
      </w:pPr>
      <w:r>
        <w:lastRenderedPageBreak/>
        <w:t>Appendices</w:t>
      </w:r>
    </w:p>
    <w:p w14:paraId="4F8338D1" w14:textId="77777777" w:rsidR="00A95363" w:rsidRDefault="00F707D9" w:rsidP="00597556">
      <w:pPr>
        <w:pStyle w:val="Appendix-Title"/>
        <w:numPr>
          <w:ilvl w:val="0"/>
          <w:numId w:val="21"/>
        </w:numPr>
      </w:pPr>
      <w:bookmarkStart w:id="201" w:name="_Ref284192110"/>
      <w:bookmarkStart w:id="202" w:name="_Ref284192127"/>
      <w:bookmarkStart w:id="203" w:name="_Toc287824970"/>
      <w:r>
        <w:t>Repository List</w:t>
      </w:r>
      <w:bookmarkEnd w:id="199"/>
      <w:bookmarkEnd w:id="200"/>
      <w:bookmarkEnd w:id="201"/>
      <w:bookmarkEnd w:id="202"/>
      <w:bookmarkEnd w:id="203"/>
    </w:p>
    <w:p w14:paraId="78277A65" w14:textId="77777777" w:rsidR="00CD1493" w:rsidRDefault="00CD1493" w:rsidP="00597556">
      <w:pPr>
        <w:pStyle w:val="AppendixTitleLevel2"/>
      </w:pPr>
      <w:bookmarkStart w:id="204" w:name="_Ref287819874"/>
      <w:bookmarkStart w:id="205" w:name="_Toc287824971"/>
      <w:bookmarkStart w:id="206" w:name="_Ref283803506"/>
      <w:bookmarkStart w:id="207" w:name="_Ref283803528"/>
      <w:r>
        <w:t>ZeeRex format</w:t>
      </w:r>
      <w:bookmarkEnd w:id="204"/>
      <w:bookmarkEnd w:id="205"/>
    </w:p>
    <w:p w14:paraId="1D8F780B" w14:textId="77777777" w:rsidR="00CD1493" w:rsidRDefault="00CD1493" w:rsidP="00CD1493">
      <w:r>
        <w:t xml:space="preserve">Format: </w:t>
      </w:r>
      <w:r w:rsidRPr="00A95363">
        <w:t xml:space="preserve">ZeeRex F&amp;N </w:t>
      </w:r>
      <w:hyperlink r:id="rId30" w:anchor="3" w:history="1">
        <w:r w:rsidRPr="00A95363">
          <w:rPr>
            <w:rStyle w:val="Hyperlink"/>
          </w:rPr>
          <w:t>http://explain.z3950.org/overview/#3</w:t>
        </w:r>
      </w:hyperlink>
    </w:p>
    <w:p w14:paraId="23FD0182" w14:textId="77777777" w:rsidR="00CD1493" w:rsidRPr="000052AD" w:rsidRDefault="00CD1493" w:rsidP="00CD1493">
      <w:pPr>
        <w:pStyle w:val="ExampleCode"/>
      </w:pPr>
      <w:r w:rsidRPr="00CD34FA">
        <w:rPr>
          <w:lang w:val="de-AT"/>
        </w:rPr>
        <w:t xml:space="preserve"> </w:t>
      </w:r>
      <w:r w:rsidRPr="000052AD">
        <w:t>&lt;explain&gt;</w:t>
      </w:r>
    </w:p>
    <w:p w14:paraId="3C2FA4F4" w14:textId="77777777" w:rsidR="00CD1493" w:rsidRPr="000052AD" w:rsidRDefault="00CD1493" w:rsidP="00CD1493">
      <w:pPr>
        <w:pStyle w:val="ExampleCode"/>
      </w:pPr>
      <w:r w:rsidRPr="000052AD">
        <w:tab/>
        <w:t xml:space="preserve">  &lt;serverInfo&gt;</w:t>
      </w:r>
    </w:p>
    <w:p w14:paraId="0AD7FE7C" w14:textId="77777777" w:rsidR="00CD1493" w:rsidRPr="000052AD" w:rsidRDefault="00CD1493" w:rsidP="00CD1493">
      <w:pPr>
        <w:pStyle w:val="ExampleCode"/>
      </w:pPr>
      <w:r w:rsidRPr="000052AD">
        <w:tab/>
        <w:t xml:space="preserve">    &lt;host&gt;gondolin.hist.liv.ac.uk&lt;/host&gt;</w:t>
      </w:r>
    </w:p>
    <w:p w14:paraId="1B4A865C" w14:textId="77777777" w:rsidR="00CD1493" w:rsidRPr="003B6863" w:rsidRDefault="00CD1493" w:rsidP="00CD1493">
      <w:pPr>
        <w:pStyle w:val="ExampleCode"/>
        <w:rPr>
          <w:lang w:val="fr-FR"/>
        </w:rPr>
      </w:pPr>
      <w:r w:rsidRPr="000052AD">
        <w:tab/>
        <w:t xml:space="preserve">    </w:t>
      </w:r>
      <w:r w:rsidRPr="003B6863">
        <w:rPr>
          <w:lang w:val="fr-FR"/>
        </w:rPr>
        <w:t>&lt;port&gt;210&lt;/port&gt;</w:t>
      </w:r>
    </w:p>
    <w:p w14:paraId="15112A73" w14:textId="77777777" w:rsidR="00CD1493" w:rsidRPr="003B6863" w:rsidRDefault="00CD1493" w:rsidP="00CD1493">
      <w:pPr>
        <w:pStyle w:val="ExampleCode"/>
        <w:rPr>
          <w:lang w:val="fr-FR"/>
        </w:rPr>
      </w:pPr>
      <w:r w:rsidRPr="003B6863">
        <w:rPr>
          <w:lang w:val="fr-FR"/>
        </w:rPr>
        <w:tab/>
        <w:t xml:space="preserve">    &lt;database&gt;l5r&lt;/database&gt;</w:t>
      </w:r>
    </w:p>
    <w:p w14:paraId="4E964C00" w14:textId="77777777" w:rsidR="00CD1493" w:rsidRDefault="00CD1493" w:rsidP="00CD1493">
      <w:pPr>
        <w:pStyle w:val="ExampleCode"/>
      </w:pPr>
      <w:r w:rsidRPr="003B6863">
        <w:rPr>
          <w:lang w:val="fr-FR"/>
        </w:rPr>
        <w:tab/>
        <w:t xml:space="preserve">  </w:t>
      </w:r>
      <w:r>
        <w:t>&lt;/serverInfo&gt;</w:t>
      </w:r>
    </w:p>
    <w:p w14:paraId="76EE8E1D" w14:textId="77777777" w:rsidR="00CD1493" w:rsidRPr="00A95363" w:rsidRDefault="00CD1493" w:rsidP="00CD1493">
      <w:pPr>
        <w:pStyle w:val="ExampleCode"/>
      </w:pPr>
      <w:r>
        <w:t xml:space="preserve"> &lt;/explain&gt;</w:t>
      </w:r>
    </w:p>
    <w:p w14:paraId="38CEE0E0" w14:textId="77777777" w:rsidR="00CD1493" w:rsidRPr="00A040CD" w:rsidRDefault="00CD1493" w:rsidP="00CD1493">
      <w:pPr>
        <w:pStyle w:val="AppendixTitleLevel2"/>
        <w:rPr>
          <w:lang w:val="en-US"/>
        </w:rPr>
      </w:pPr>
      <w:bookmarkStart w:id="208" w:name="_Toc287824972"/>
      <w:r w:rsidRPr="00A040CD">
        <w:rPr>
          <w:lang w:val="en-US"/>
        </w:rPr>
        <w:t>List of candidate centers / search services</w:t>
      </w:r>
      <w:bookmarkEnd w:id="208"/>
    </w:p>
    <w:p w14:paraId="7395D268" w14:textId="77777777" w:rsidR="00CD1493" w:rsidRDefault="00CD1493" w:rsidP="00CD1493">
      <w:pPr>
        <w:rPr>
          <w:lang w:val="en-US"/>
        </w:rPr>
      </w:pPr>
      <w:r w:rsidRPr="00FF38E1">
        <w:rPr>
          <w:lang w:val="en-US"/>
        </w:rPr>
        <w:t>Combine with the centers-li</w:t>
      </w:r>
      <w:r>
        <w:rPr>
          <w:lang w:val="en-US"/>
        </w:rPr>
        <w:t xml:space="preserve">st </w:t>
      </w:r>
      <w:hyperlink r:id="rId31" w:history="1">
        <w:r w:rsidRPr="00614274">
          <w:rPr>
            <w:rStyle w:val="Hyperlink"/>
            <w:lang w:val="en-US"/>
          </w:rPr>
          <w:t>http://clarin.eu/centres</w:t>
        </w:r>
      </w:hyperlink>
    </w:p>
    <w:p w14:paraId="55B5C23C" w14:textId="77777777" w:rsidR="00CD1493" w:rsidRDefault="00CD1493" w:rsidP="00CD1493">
      <w:pPr>
        <w:rPr>
          <w:lang w:val="en-US"/>
        </w:rPr>
      </w:pPr>
      <w:r>
        <w:rPr>
          <w:lang w:val="en-US"/>
        </w:rPr>
        <w:t>Center/Repository, Search engine, Protocol</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79"/>
        <w:gridCol w:w="790"/>
        <w:gridCol w:w="2259"/>
        <w:gridCol w:w="2332"/>
        <w:gridCol w:w="2028"/>
      </w:tblGrid>
      <w:tr w:rsidR="00CD1493" w:rsidRPr="00173C31" w14:paraId="1E639A3E" w14:textId="77777777" w:rsidTr="00A344AF">
        <w:tc>
          <w:tcPr>
            <w:tcW w:w="1879" w:type="dxa"/>
          </w:tcPr>
          <w:p w14:paraId="38E96BB6" w14:textId="77777777" w:rsidR="00CD1493" w:rsidRPr="00173C31" w:rsidRDefault="00CD1493" w:rsidP="00A344AF">
            <w:pPr>
              <w:pStyle w:val="KeinLeerraum"/>
              <w:rPr>
                <w:b/>
                <w:i/>
              </w:rPr>
            </w:pPr>
            <w:r w:rsidRPr="00173C31">
              <w:rPr>
                <w:b/>
                <w:i/>
              </w:rPr>
              <w:t>Center</w:t>
            </w:r>
          </w:p>
        </w:tc>
        <w:tc>
          <w:tcPr>
            <w:tcW w:w="790" w:type="dxa"/>
          </w:tcPr>
          <w:p w14:paraId="6DD5FEE1" w14:textId="77777777" w:rsidR="00CD1493" w:rsidRPr="00173C31" w:rsidRDefault="00CD1493" w:rsidP="00A344AF">
            <w:pPr>
              <w:pStyle w:val="KeinLeerraum"/>
              <w:rPr>
                <w:b/>
                <w:i/>
              </w:rPr>
            </w:pPr>
            <w:r w:rsidRPr="00173C31">
              <w:rPr>
                <w:b/>
                <w:i/>
              </w:rPr>
              <w:t>Status</w:t>
            </w:r>
          </w:p>
        </w:tc>
        <w:tc>
          <w:tcPr>
            <w:tcW w:w="2259" w:type="dxa"/>
          </w:tcPr>
          <w:p w14:paraId="459FEECE" w14:textId="77777777" w:rsidR="00CD1493" w:rsidRPr="00173C31" w:rsidRDefault="00CD1493" w:rsidP="00A344AF">
            <w:pPr>
              <w:pStyle w:val="KeinLeerraum"/>
              <w:rPr>
                <w:b/>
                <w:i/>
              </w:rPr>
            </w:pPr>
            <w:r w:rsidRPr="00173C31">
              <w:rPr>
                <w:b/>
                <w:i/>
              </w:rPr>
              <w:t>MD</w:t>
            </w:r>
          </w:p>
        </w:tc>
        <w:tc>
          <w:tcPr>
            <w:tcW w:w="2332" w:type="dxa"/>
          </w:tcPr>
          <w:p w14:paraId="2399326C" w14:textId="77777777" w:rsidR="00CD1493" w:rsidRPr="00173C31" w:rsidRDefault="00CD1493" w:rsidP="00A344AF">
            <w:pPr>
              <w:pStyle w:val="KeinLeerraum"/>
              <w:rPr>
                <w:b/>
                <w:i/>
              </w:rPr>
            </w:pPr>
            <w:r w:rsidRPr="00173C31">
              <w:rPr>
                <w:b/>
                <w:i/>
              </w:rPr>
              <w:t>Content</w:t>
            </w:r>
          </w:p>
        </w:tc>
        <w:tc>
          <w:tcPr>
            <w:tcW w:w="2028" w:type="dxa"/>
          </w:tcPr>
          <w:p w14:paraId="47302E0E" w14:textId="77777777" w:rsidR="00CD1493" w:rsidRPr="00173C31" w:rsidRDefault="00CD1493" w:rsidP="00A344AF">
            <w:pPr>
              <w:pStyle w:val="KeinLeerraum"/>
              <w:rPr>
                <w:b/>
                <w:i/>
              </w:rPr>
            </w:pPr>
            <w:r w:rsidRPr="00173C31">
              <w:rPr>
                <w:b/>
                <w:i/>
              </w:rPr>
              <w:t>Search engine</w:t>
            </w:r>
          </w:p>
        </w:tc>
      </w:tr>
      <w:tr w:rsidR="00CD1493" w14:paraId="51CF9AB9" w14:textId="77777777" w:rsidTr="00A344AF">
        <w:tc>
          <w:tcPr>
            <w:tcW w:w="1879" w:type="dxa"/>
          </w:tcPr>
          <w:p w14:paraId="6E20F71D" w14:textId="77777777" w:rsidR="00CD1493" w:rsidRDefault="00CD1493" w:rsidP="00A344AF">
            <w:pPr>
              <w:pStyle w:val="KeinLeerraum"/>
            </w:pPr>
            <w:r>
              <w:t>MPI Nijmegen</w:t>
            </w:r>
          </w:p>
        </w:tc>
        <w:tc>
          <w:tcPr>
            <w:tcW w:w="790" w:type="dxa"/>
          </w:tcPr>
          <w:p w14:paraId="01B51564" w14:textId="77777777" w:rsidR="00CD1493" w:rsidRDefault="00CD1493" w:rsidP="00A344AF">
            <w:pPr>
              <w:pStyle w:val="KeinLeerraum"/>
            </w:pPr>
          </w:p>
        </w:tc>
        <w:tc>
          <w:tcPr>
            <w:tcW w:w="2259" w:type="dxa"/>
          </w:tcPr>
          <w:p w14:paraId="1B024890" w14:textId="77777777" w:rsidR="00CD1493" w:rsidRDefault="00CD1493" w:rsidP="00A344AF">
            <w:pPr>
              <w:pStyle w:val="KeinLeerraum"/>
            </w:pPr>
            <w:r>
              <w:t>IMDI/CMDI searchable</w:t>
            </w:r>
          </w:p>
          <w:p w14:paraId="41A68EBC" w14:textId="77777777" w:rsidR="00CD1493" w:rsidRDefault="00CD1493" w:rsidP="00A344AF">
            <w:pPr>
              <w:pStyle w:val="KeinLeerraum"/>
            </w:pPr>
            <w:r>
              <w:t>In CLARIN Repository</w:t>
            </w:r>
          </w:p>
        </w:tc>
        <w:tc>
          <w:tcPr>
            <w:tcW w:w="2332" w:type="dxa"/>
          </w:tcPr>
          <w:p w14:paraId="2DBEABA6" w14:textId="77777777" w:rsidR="00CD1493" w:rsidRDefault="00CD1493" w:rsidP="00A344AF">
            <w:pPr>
              <w:pStyle w:val="KeinLeerraum"/>
            </w:pPr>
            <w:r>
              <w:t>Sessions, multimodal</w:t>
            </w:r>
          </w:p>
        </w:tc>
        <w:tc>
          <w:tcPr>
            <w:tcW w:w="2028" w:type="dxa"/>
          </w:tcPr>
          <w:p w14:paraId="06CBC19F" w14:textId="77777777" w:rsidR="00CD1493" w:rsidRDefault="00CD1493" w:rsidP="002916EA">
            <w:pPr>
              <w:pStyle w:val="KeinLeerraum"/>
            </w:pPr>
            <w:r>
              <w:t>ANNEX/TROVA</w:t>
            </w:r>
            <w:r w:rsidR="002916EA">
              <w:t xml:space="preserve">, </w:t>
            </w:r>
            <w:r w:rsidR="002916EA">
              <w:br/>
              <w:t>MD Search</w:t>
            </w:r>
          </w:p>
        </w:tc>
      </w:tr>
      <w:tr w:rsidR="00CD1493" w14:paraId="3EF14E96" w14:textId="77777777" w:rsidTr="00A344AF">
        <w:tc>
          <w:tcPr>
            <w:tcW w:w="1879" w:type="dxa"/>
          </w:tcPr>
          <w:p w14:paraId="246F7A42" w14:textId="77777777" w:rsidR="00CD1493" w:rsidRDefault="00CD1493" w:rsidP="00A344AF">
            <w:pPr>
              <w:pStyle w:val="KeinLeerraum"/>
            </w:pPr>
            <w:r>
              <w:t>Meertens</w:t>
            </w:r>
          </w:p>
        </w:tc>
        <w:tc>
          <w:tcPr>
            <w:tcW w:w="790" w:type="dxa"/>
          </w:tcPr>
          <w:p w14:paraId="63B201A7" w14:textId="77777777" w:rsidR="00CD1493" w:rsidRDefault="00CD1493" w:rsidP="00A344AF">
            <w:pPr>
              <w:pStyle w:val="KeinLeerraum"/>
            </w:pPr>
          </w:p>
        </w:tc>
        <w:tc>
          <w:tcPr>
            <w:tcW w:w="2259" w:type="dxa"/>
          </w:tcPr>
          <w:p w14:paraId="3EF64F0A" w14:textId="77777777" w:rsidR="00CD1493" w:rsidRDefault="00CD1493" w:rsidP="00A344AF">
            <w:pPr>
              <w:pStyle w:val="KeinLeerraum"/>
            </w:pPr>
          </w:p>
        </w:tc>
        <w:tc>
          <w:tcPr>
            <w:tcW w:w="2332" w:type="dxa"/>
          </w:tcPr>
          <w:p w14:paraId="0A4317A4" w14:textId="77777777" w:rsidR="00CD1493" w:rsidRDefault="00CD1493" w:rsidP="00A344AF">
            <w:pPr>
              <w:pStyle w:val="KeinLeerraum"/>
            </w:pPr>
            <w:r>
              <w:t>Various Databases</w:t>
            </w:r>
            <w:r>
              <w:rPr>
                <w:rStyle w:val="Funotenzeichen"/>
              </w:rPr>
              <w:footnoteReference w:id="37"/>
            </w:r>
          </w:p>
        </w:tc>
        <w:tc>
          <w:tcPr>
            <w:tcW w:w="2028" w:type="dxa"/>
          </w:tcPr>
          <w:p w14:paraId="4AEE9C5C" w14:textId="77777777" w:rsidR="00CD1493" w:rsidRDefault="00CD1493" w:rsidP="00A344AF">
            <w:pPr>
              <w:pStyle w:val="KeinLeerraum"/>
            </w:pPr>
          </w:p>
        </w:tc>
      </w:tr>
      <w:tr w:rsidR="00CD1493" w14:paraId="0E27BE2A" w14:textId="77777777" w:rsidTr="00A344AF">
        <w:tc>
          <w:tcPr>
            <w:tcW w:w="1879" w:type="dxa"/>
          </w:tcPr>
          <w:p w14:paraId="4A60B02D" w14:textId="77777777" w:rsidR="00CD1493" w:rsidRDefault="00CD1493" w:rsidP="00A344AF">
            <w:pPr>
              <w:pStyle w:val="KeinLeerraum"/>
            </w:pPr>
            <w:r>
              <w:t>INL</w:t>
            </w:r>
          </w:p>
        </w:tc>
        <w:tc>
          <w:tcPr>
            <w:tcW w:w="790" w:type="dxa"/>
          </w:tcPr>
          <w:p w14:paraId="7A538676" w14:textId="77777777" w:rsidR="00CD1493" w:rsidRDefault="00CD1493" w:rsidP="00A344AF">
            <w:pPr>
              <w:pStyle w:val="KeinLeerraum"/>
            </w:pPr>
          </w:p>
        </w:tc>
        <w:tc>
          <w:tcPr>
            <w:tcW w:w="2259" w:type="dxa"/>
          </w:tcPr>
          <w:p w14:paraId="715A4E15" w14:textId="77777777" w:rsidR="00CD1493" w:rsidRDefault="00CD1493" w:rsidP="00A344AF">
            <w:pPr>
              <w:pStyle w:val="KeinLeerraum"/>
            </w:pPr>
          </w:p>
        </w:tc>
        <w:tc>
          <w:tcPr>
            <w:tcW w:w="2332" w:type="dxa"/>
          </w:tcPr>
          <w:p w14:paraId="30726727" w14:textId="77777777" w:rsidR="00CD1493" w:rsidRDefault="00CD1493" w:rsidP="00A344AF">
            <w:pPr>
              <w:pStyle w:val="KeinLeerraum"/>
            </w:pPr>
          </w:p>
        </w:tc>
        <w:tc>
          <w:tcPr>
            <w:tcW w:w="2028" w:type="dxa"/>
          </w:tcPr>
          <w:p w14:paraId="2FEC0FD2" w14:textId="77777777" w:rsidR="00CD1493" w:rsidRDefault="00CD1493" w:rsidP="00A344AF">
            <w:pPr>
              <w:pStyle w:val="KeinLeerraum"/>
            </w:pPr>
          </w:p>
        </w:tc>
      </w:tr>
      <w:tr w:rsidR="00CD1493" w14:paraId="4BC1CAFF" w14:textId="77777777" w:rsidTr="00A344AF">
        <w:tc>
          <w:tcPr>
            <w:tcW w:w="1879" w:type="dxa"/>
          </w:tcPr>
          <w:p w14:paraId="25B700B0" w14:textId="77777777" w:rsidR="00CD1493" w:rsidRDefault="00CD1493" w:rsidP="00A344AF">
            <w:pPr>
              <w:pStyle w:val="KeinLeerraum"/>
            </w:pPr>
            <w:r>
              <w:t>AAC/ICLTT</w:t>
            </w:r>
          </w:p>
        </w:tc>
        <w:tc>
          <w:tcPr>
            <w:tcW w:w="790" w:type="dxa"/>
          </w:tcPr>
          <w:p w14:paraId="78A238F3" w14:textId="77777777" w:rsidR="00CD1493" w:rsidRDefault="00CD1493" w:rsidP="00A344AF">
            <w:pPr>
              <w:pStyle w:val="KeinLeerraum"/>
            </w:pPr>
          </w:p>
        </w:tc>
        <w:tc>
          <w:tcPr>
            <w:tcW w:w="2259" w:type="dxa"/>
          </w:tcPr>
          <w:p w14:paraId="026FBA64" w14:textId="77777777" w:rsidR="00CD1493" w:rsidRDefault="00CD1493" w:rsidP="00A344AF">
            <w:pPr>
              <w:pStyle w:val="KeinLeerraum"/>
            </w:pPr>
            <w:r>
              <w:t>CMDI-teiHeader</w:t>
            </w:r>
          </w:p>
        </w:tc>
        <w:tc>
          <w:tcPr>
            <w:tcW w:w="2332" w:type="dxa"/>
          </w:tcPr>
          <w:p w14:paraId="134E4867" w14:textId="77777777" w:rsidR="00CD1493" w:rsidRDefault="00CD1493" w:rsidP="00A344AF">
            <w:pPr>
              <w:pStyle w:val="KeinLeerraum"/>
            </w:pPr>
            <w:r>
              <w:t>Diachronic corpus , de</w:t>
            </w:r>
          </w:p>
        </w:tc>
        <w:tc>
          <w:tcPr>
            <w:tcW w:w="2028" w:type="dxa"/>
          </w:tcPr>
          <w:p w14:paraId="3D3C4221" w14:textId="77777777" w:rsidR="00CD1493" w:rsidRDefault="00CD1493" w:rsidP="00A344AF">
            <w:pPr>
              <w:pStyle w:val="KeinLeerraum"/>
            </w:pPr>
            <w:r>
              <w:t>DDC</w:t>
            </w:r>
          </w:p>
        </w:tc>
      </w:tr>
      <w:tr w:rsidR="00CD1493" w14:paraId="6637649B" w14:textId="77777777" w:rsidTr="00A344AF">
        <w:tc>
          <w:tcPr>
            <w:tcW w:w="1879" w:type="dxa"/>
          </w:tcPr>
          <w:p w14:paraId="64957EC3" w14:textId="77777777" w:rsidR="00CD1493" w:rsidRDefault="00CD1493" w:rsidP="00A344AF">
            <w:pPr>
              <w:pStyle w:val="KeinLeerraum"/>
            </w:pPr>
            <w:r>
              <w:t>DWDS</w:t>
            </w:r>
          </w:p>
        </w:tc>
        <w:tc>
          <w:tcPr>
            <w:tcW w:w="790" w:type="dxa"/>
          </w:tcPr>
          <w:p w14:paraId="562CEEC8" w14:textId="77777777" w:rsidR="00CD1493" w:rsidRDefault="00CD1493" w:rsidP="00A344AF">
            <w:pPr>
              <w:pStyle w:val="KeinLeerraum"/>
            </w:pPr>
          </w:p>
        </w:tc>
        <w:tc>
          <w:tcPr>
            <w:tcW w:w="2259" w:type="dxa"/>
          </w:tcPr>
          <w:p w14:paraId="14D156BC" w14:textId="77777777" w:rsidR="00CD1493" w:rsidRDefault="00CD1493" w:rsidP="00A344AF">
            <w:pPr>
              <w:pStyle w:val="KeinLeerraum"/>
            </w:pPr>
          </w:p>
        </w:tc>
        <w:tc>
          <w:tcPr>
            <w:tcW w:w="2332" w:type="dxa"/>
          </w:tcPr>
          <w:p w14:paraId="3DF9293D" w14:textId="77777777" w:rsidR="00CD1493" w:rsidRDefault="00CD1493" w:rsidP="00A344AF">
            <w:pPr>
              <w:pStyle w:val="KeinLeerraum"/>
            </w:pPr>
            <w:r>
              <w:t>text corpus, de</w:t>
            </w:r>
          </w:p>
        </w:tc>
        <w:tc>
          <w:tcPr>
            <w:tcW w:w="2028" w:type="dxa"/>
          </w:tcPr>
          <w:p w14:paraId="1AAFD2D1" w14:textId="77777777" w:rsidR="00CD1493" w:rsidRDefault="00CD1493" w:rsidP="00A344AF">
            <w:pPr>
              <w:pStyle w:val="KeinLeerraum"/>
            </w:pPr>
            <w:r>
              <w:t>DDC</w:t>
            </w:r>
          </w:p>
        </w:tc>
      </w:tr>
      <w:tr w:rsidR="00CD1493" w14:paraId="7C36A4D4" w14:textId="77777777" w:rsidTr="00A344AF">
        <w:tc>
          <w:tcPr>
            <w:tcW w:w="1879" w:type="dxa"/>
          </w:tcPr>
          <w:p w14:paraId="761B6F7D" w14:textId="77777777" w:rsidR="00CD1493" w:rsidRDefault="00CD1493" w:rsidP="00A344AF">
            <w:pPr>
              <w:pStyle w:val="KeinLeerraum"/>
            </w:pPr>
          </w:p>
        </w:tc>
        <w:tc>
          <w:tcPr>
            <w:tcW w:w="790" w:type="dxa"/>
          </w:tcPr>
          <w:p w14:paraId="1590FECE" w14:textId="77777777" w:rsidR="00CD1493" w:rsidRDefault="00CD1493" w:rsidP="00A344AF">
            <w:pPr>
              <w:pStyle w:val="KeinLeerraum"/>
            </w:pPr>
          </w:p>
        </w:tc>
        <w:tc>
          <w:tcPr>
            <w:tcW w:w="2259" w:type="dxa"/>
          </w:tcPr>
          <w:p w14:paraId="768BE9FE" w14:textId="77777777" w:rsidR="00CD1493" w:rsidRDefault="00CD1493" w:rsidP="00A344AF">
            <w:pPr>
              <w:pStyle w:val="KeinLeerraum"/>
            </w:pPr>
          </w:p>
        </w:tc>
        <w:tc>
          <w:tcPr>
            <w:tcW w:w="2332" w:type="dxa"/>
          </w:tcPr>
          <w:p w14:paraId="709CA836" w14:textId="77777777" w:rsidR="00CD1493" w:rsidRDefault="00CD1493" w:rsidP="00A344AF">
            <w:pPr>
              <w:pStyle w:val="KeinLeerraum"/>
            </w:pPr>
          </w:p>
        </w:tc>
        <w:tc>
          <w:tcPr>
            <w:tcW w:w="2028" w:type="dxa"/>
          </w:tcPr>
          <w:p w14:paraId="44EE1208" w14:textId="77777777" w:rsidR="00CD1493" w:rsidRDefault="00CD1493" w:rsidP="00A344AF">
            <w:pPr>
              <w:pStyle w:val="KeinLeerraum"/>
            </w:pPr>
          </w:p>
        </w:tc>
      </w:tr>
      <w:tr w:rsidR="00CD1493" w14:paraId="1D5CBCAD" w14:textId="77777777" w:rsidTr="00A344AF">
        <w:tc>
          <w:tcPr>
            <w:tcW w:w="1879" w:type="dxa"/>
          </w:tcPr>
          <w:p w14:paraId="575E56BF" w14:textId="77777777" w:rsidR="00CD1493" w:rsidRDefault="00CD1493" w:rsidP="00A344AF">
            <w:pPr>
              <w:pStyle w:val="KeinLeerraum"/>
            </w:pPr>
          </w:p>
        </w:tc>
        <w:tc>
          <w:tcPr>
            <w:tcW w:w="790" w:type="dxa"/>
          </w:tcPr>
          <w:p w14:paraId="5932AF6F" w14:textId="77777777" w:rsidR="00CD1493" w:rsidRDefault="00CD1493" w:rsidP="00A344AF">
            <w:pPr>
              <w:pStyle w:val="KeinLeerraum"/>
            </w:pPr>
          </w:p>
        </w:tc>
        <w:tc>
          <w:tcPr>
            <w:tcW w:w="2259" w:type="dxa"/>
          </w:tcPr>
          <w:p w14:paraId="08810B32" w14:textId="77777777" w:rsidR="00CD1493" w:rsidRDefault="00CD1493" w:rsidP="00A344AF">
            <w:pPr>
              <w:pStyle w:val="KeinLeerraum"/>
            </w:pPr>
          </w:p>
        </w:tc>
        <w:tc>
          <w:tcPr>
            <w:tcW w:w="2332" w:type="dxa"/>
          </w:tcPr>
          <w:p w14:paraId="599736C8" w14:textId="77777777" w:rsidR="00CD1493" w:rsidRDefault="00CD1493" w:rsidP="00A344AF">
            <w:pPr>
              <w:pStyle w:val="KeinLeerraum"/>
            </w:pPr>
          </w:p>
        </w:tc>
        <w:tc>
          <w:tcPr>
            <w:tcW w:w="2028" w:type="dxa"/>
          </w:tcPr>
          <w:p w14:paraId="191D8AA6" w14:textId="77777777" w:rsidR="00CD1493" w:rsidRDefault="00CD1493" w:rsidP="00A344AF">
            <w:pPr>
              <w:pStyle w:val="KeinLeerraum"/>
            </w:pPr>
          </w:p>
        </w:tc>
      </w:tr>
    </w:tbl>
    <w:p w14:paraId="09BEFF6F" w14:textId="77777777" w:rsidR="00F707D9" w:rsidRPr="00A95363" w:rsidRDefault="00A95363" w:rsidP="00597556">
      <w:pPr>
        <w:pStyle w:val="AppendixTitleLevel2"/>
      </w:pPr>
      <w:bookmarkStart w:id="209" w:name="_Ref287819770"/>
      <w:bookmarkStart w:id="210" w:name="_Toc287824973"/>
      <w:r w:rsidRPr="00384585">
        <w:t>Feature</w:t>
      </w:r>
      <w:r w:rsidRPr="00DF0DA5">
        <w:t xml:space="preserve"> Matrix</w:t>
      </w:r>
      <w:bookmarkEnd w:id="206"/>
      <w:bookmarkEnd w:id="207"/>
      <w:bookmarkEnd w:id="209"/>
      <w:bookmarkEnd w:id="210"/>
    </w:p>
    <w:p w14:paraId="7F59FCD8" w14:textId="77777777" w:rsidR="0020661E" w:rsidRDefault="002F34EE" w:rsidP="0020661E">
      <w:pPr>
        <w:rPr>
          <w:lang w:val="en-US"/>
        </w:rPr>
      </w:pPr>
      <w:r>
        <w:rPr>
          <w:lang w:val="en-US"/>
        </w:rPr>
        <w:t>Besides the conformance levels defined for CQL, there are also other conformance requirements on the client and server applications stated in the SRU 2.0 draft (chapter 14).</w:t>
      </w:r>
    </w:p>
    <w:p w14:paraId="3A45DB29" w14:textId="77777777" w:rsidR="00A95363" w:rsidRPr="0020661E" w:rsidRDefault="00A95363" w:rsidP="0020661E">
      <w:pPr>
        <w:rPr>
          <w:lang w:val="en-US"/>
        </w:rPr>
      </w:pPr>
      <w:r>
        <w:rPr>
          <w:lang w:val="en-US"/>
        </w:rPr>
        <w:t>We want a compmrehensive list of features, which could be used by the services to announce their capabilities and for clients to search for services with required features.</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361"/>
        <w:gridCol w:w="1780"/>
        <w:gridCol w:w="3071"/>
      </w:tblGrid>
      <w:tr w:rsidR="00EA2099" w14:paraId="4445F3D0" w14:textId="77777777" w:rsidTr="000F27E1">
        <w:tc>
          <w:tcPr>
            <w:tcW w:w="4361" w:type="dxa"/>
          </w:tcPr>
          <w:p w14:paraId="24F594EE" w14:textId="77777777" w:rsidR="00EA2099" w:rsidRDefault="00EA2099" w:rsidP="00EA2099">
            <w:pPr>
              <w:rPr>
                <w:lang w:val="en-US"/>
              </w:rPr>
            </w:pPr>
            <w:r>
              <w:rPr>
                <w:lang w:val="en-US"/>
              </w:rPr>
              <w:t>CQL</w:t>
            </w:r>
          </w:p>
        </w:tc>
        <w:tc>
          <w:tcPr>
            <w:tcW w:w="1780" w:type="dxa"/>
          </w:tcPr>
          <w:p w14:paraId="7C5F2A8D" w14:textId="77777777" w:rsidR="00EA2099" w:rsidRDefault="00EA2099" w:rsidP="0020661E">
            <w:pPr>
              <w:rPr>
                <w:lang w:val="en-US"/>
              </w:rPr>
            </w:pPr>
          </w:p>
        </w:tc>
        <w:tc>
          <w:tcPr>
            <w:tcW w:w="3071" w:type="dxa"/>
          </w:tcPr>
          <w:p w14:paraId="69F056FC" w14:textId="77777777" w:rsidR="00EA2099" w:rsidRDefault="00EA2099" w:rsidP="0020661E">
            <w:pPr>
              <w:rPr>
                <w:lang w:val="en-US"/>
              </w:rPr>
            </w:pPr>
          </w:p>
        </w:tc>
      </w:tr>
      <w:tr w:rsidR="00EA2099" w14:paraId="4F5381D0" w14:textId="77777777" w:rsidTr="000F27E1">
        <w:tc>
          <w:tcPr>
            <w:tcW w:w="4361" w:type="dxa"/>
          </w:tcPr>
          <w:p w14:paraId="4AA74C7A" w14:textId="77777777" w:rsidR="00EA2099" w:rsidRDefault="00EA2099" w:rsidP="00EA2099">
            <w:pPr>
              <w:ind w:left="284"/>
              <w:rPr>
                <w:lang w:val="en-US"/>
              </w:rPr>
            </w:pPr>
            <w:r>
              <w:rPr>
                <w:lang w:val="en-US"/>
              </w:rPr>
              <w:t xml:space="preserve">Conformance level 0 </w:t>
            </w:r>
          </w:p>
        </w:tc>
        <w:tc>
          <w:tcPr>
            <w:tcW w:w="1780" w:type="dxa"/>
          </w:tcPr>
          <w:p w14:paraId="0F2DBCF7" w14:textId="77777777" w:rsidR="00EA2099" w:rsidRDefault="00EA2099" w:rsidP="0020661E">
            <w:pPr>
              <w:rPr>
                <w:lang w:val="en-US"/>
              </w:rPr>
            </w:pPr>
          </w:p>
        </w:tc>
        <w:tc>
          <w:tcPr>
            <w:tcW w:w="3071" w:type="dxa"/>
          </w:tcPr>
          <w:p w14:paraId="68B6FEA2" w14:textId="77777777" w:rsidR="00EA2099" w:rsidRDefault="00EA2099" w:rsidP="0020661E">
            <w:pPr>
              <w:rPr>
                <w:lang w:val="en-US"/>
              </w:rPr>
            </w:pPr>
          </w:p>
        </w:tc>
      </w:tr>
      <w:tr w:rsidR="00EA2099" w14:paraId="17CCE7C8" w14:textId="77777777" w:rsidTr="000F27E1">
        <w:tc>
          <w:tcPr>
            <w:tcW w:w="4361" w:type="dxa"/>
          </w:tcPr>
          <w:p w14:paraId="51A7F728" w14:textId="77777777" w:rsidR="00EA2099" w:rsidRDefault="00EA2099" w:rsidP="00EA2099">
            <w:pPr>
              <w:ind w:left="284"/>
              <w:rPr>
                <w:lang w:val="en-US"/>
              </w:rPr>
            </w:pPr>
            <w:r>
              <w:rPr>
                <w:lang w:val="en-US"/>
              </w:rPr>
              <w:t>Conformance level 1</w:t>
            </w:r>
          </w:p>
        </w:tc>
        <w:tc>
          <w:tcPr>
            <w:tcW w:w="1780" w:type="dxa"/>
          </w:tcPr>
          <w:p w14:paraId="33C19745" w14:textId="77777777" w:rsidR="00EA2099" w:rsidRDefault="00EA2099" w:rsidP="0020661E">
            <w:pPr>
              <w:rPr>
                <w:lang w:val="en-US"/>
              </w:rPr>
            </w:pPr>
          </w:p>
        </w:tc>
        <w:tc>
          <w:tcPr>
            <w:tcW w:w="3071" w:type="dxa"/>
          </w:tcPr>
          <w:p w14:paraId="24D4EE76" w14:textId="77777777" w:rsidR="00EA2099" w:rsidRDefault="00EA2099" w:rsidP="0020661E">
            <w:pPr>
              <w:rPr>
                <w:lang w:val="en-US"/>
              </w:rPr>
            </w:pPr>
          </w:p>
        </w:tc>
      </w:tr>
      <w:tr w:rsidR="00EA2099" w14:paraId="4609A48E" w14:textId="77777777" w:rsidTr="000F27E1">
        <w:tc>
          <w:tcPr>
            <w:tcW w:w="4361" w:type="dxa"/>
          </w:tcPr>
          <w:p w14:paraId="2AE49F00" w14:textId="77777777" w:rsidR="00EA2099" w:rsidRDefault="00EA2099" w:rsidP="00EA2099">
            <w:pPr>
              <w:ind w:left="284"/>
              <w:rPr>
                <w:lang w:val="en-US"/>
              </w:rPr>
            </w:pPr>
            <w:r>
              <w:rPr>
                <w:lang w:val="en-US"/>
              </w:rPr>
              <w:t>Conformance level 2</w:t>
            </w:r>
          </w:p>
        </w:tc>
        <w:tc>
          <w:tcPr>
            <w:tcW w:w="1780" w:type="dxa"/>
          </w:tcPr>
          <w:p w14:paraId="1FB49772" w14:textId="77777777" w:rsidR="00EA2099" w:rsidRDefault="00EA2099" w:rsidP="0020661E">
            <w:pPr>
              <w:rPr>
                <w:lang w:val="en-US"/>
              </w:rPr>
            </w:pPr>
          </w:p>
        </w:tc>
        <w:tc>
          <w:tcPr>
            <w:tcW w:w="3071" w:type="dxa"/>
          </w:tcPr>
          <w:p w14:paraId="6E22BF16" w14:textId="77777777" w:rsidR="00EA2099" w:rsidRDefault="00EA2099" w:rsidP="0020661E">
            <w:pPr>
              <w:rPr>
                <w:lang w:val="en-US"/>
              </w:rPr>
            </w:pPr>
          </w:p>
        </w:tc>
      </w:tr>
      <w:tr w:rsidR="0095084A" w14:paraId="390E4E66" w14:textId="77777777" w:rsidTr="000F27E1">
        <w:tc>
          <w:tcPr>
            <w:tcW w:w="4361" w:type="dxa"/>
          </w:tcPr>
          <w:p w14:paraId="7AFAB546" w14:textId="77777777" w:rsidR="0095084A" w:rsidRDefault="0095084A" w:rsidP="00EA2099">
            <w:pPr>
              <w:ind w:left="284"/>
              <w:rPr>
                <w:lang w:val="en-US"/>
              </w:rPr>
            </w:pPr>
            <w:r>
              <w:rPr>
                <w:lang w:val="en-US"/>
              </w:rPr>
              <w:t>dynamic Indices  (cmd., ccs.)</w:t>
            </w:r>
          </w:p>
        </w:tc>
        <w:tc>
          <w:tcPr>
            <w:tcW w:w="1780" w:type="dxa"/>
          </w:tcPr>
          <w:p w14:paraId="7F092886" w14:textId="77777777" w:rsidR="0095084A" w:rsidRDefault="0095084A" w:rsidP="0020661E">
            <w:pPr>
              <w:rPr>
                <w:lang w:val="en-US"/>
              </w:rPr>
            </w:pPr>
          </w:p>
        </w:tc>
        <w:tc>
          <w:tcPr>
            <w:tcW w:w="3071" w:type="dxa"/>
          </w:tcPr>
          <w:p w14:paraId="1D64A4AD" w14:textId="77777777" w:rsidR="0095084A" w:rsidRDefault="0095084A" w:rsidP="0020661E">
            <w:pPr>
              <w:rPr>
                <w:lang w:val="en-US"/>
              </w:rPr>
            </w:pPr>
          </w:p>
        </w:tc>
      </w:tr>
      <w:tr w:rsidR="0095084A" w14:paraId="6A820FBD" w14:textId="77777777" w:rsidTr="000F27E1">
        <w:tc>
          <w:tcPr>
            <w:tcW w:w="4361" w:type="dxa"/>
          </w:tcPr>
          <w:p w14:paraId="74E278D1" w14:textId="77777777" w:rsidR="0095084A" w:rsidRDefault="0095084A" w:rsidP="00EA2099">
            <w:pPr>
              <w:ind w:left="284"/>
              <w:rPr>
                <w:lang w:val="en-US"/>
              </w:rPr>
            </w:pPr>
            <w:r>
              <w:rPr>
                <w:lang w:val="en-US"/>
              </w:rPr>
              <w:t>Sequential Tier Search</w:t>
            </w:r>
          </w:p>
        </w:tc>
        <w:tc>
          <w:tcPr>
            <w:tcW w:w="1780" w:type="dxa"/>
          </w:tcPr>
          <w:p w14:paraId="2F41DAFE" w14:textId="77777777" w:rsidR="0095084A" w:rsidRDefault="0095084A" w:rsidP="0020661E">
            <w:pPr>
              <w:rPr>
                <w:lang w:val="en-US"/>
              </w:rPr>
            </w:pPr>
          </w:p>
        </w:tc>
        <w:tc>
          <w:tcPr>
            <w:tcW w:w="3071" w:type="dxa"/>
          </w:tcPr>
          <w:p w14:paraId="0C7B1FDD" w14:textId="77777777" w:rsidR="0095084A" w:rsidRDefault="0095084A" w:rsidP="0020661E">
            <w:pPr>
              <w:rPr>
                <w:lang w:val="en-US"/>
              </w:rPr>
            </w:pPr>
          </w:p>
        </w:tc>
      </w:tr>
      <w:tr w:rsidR="00EA2099" w14:paraId="70A9593F" w14:textId="77777777" w:rsidTr="000F27E1">
        <w:tc>
          <w:tcPr>
            <w:tcW w:w="4361" w:type="dxa"/>
          </w:tcPr>
          <w:p w14:paraId="1AA2B72E" w14:textId="77777777" w:rsidR="00EA2099" w:rsidRDefault="00460A59" w:rsidP="0020661E">
            <w:pPr>
              <w:rPr>
                <w:lang w:val="en-US"/>
              </w:rPr>
            </w:pPr>
            <w:r>
              <w:rPr>
                <w:lang w:val="en-US"/>
              </w:rPr>
              <w:lastRenderedPageBreak/>
              <w:t xml:space="preserve">Explain </w:t>
            </w:r>
            <w:r w:rsidR="00EA2099">
              <w:rPr>
                <w:lang w:val="en-US"/>
              </w:rPr>
              <w:t>operation</w:t>
            </w:r>
          </w:p>
        </w:tc>
        <w:tc>
          <w:tcPr>
            <w:tcW w:w="1780" w:type="dxa"/>
          </w:tcPr>
          <w:p w14:paraId="6F5A1A4D" w14:textId="77777777" w:rsidR="00EA2099" w:rsidRDefault="00EA2099" w:rsidP="0020661E">
            <w:pPr>
              <w:rPr>
                <w:lang w:val="en-US"/>
              </w:rPr>
            </w:pPr>
          </w:p>
        </w:tc>
        <w:tc>
          <w:tcPr>
            <w:tcW w:w="3071" w:type="dxa"/>
          </w:tcPr>
          <w:p w14:paraId="6EAFFDD2" w14:textId="77777777" w:rsidR="00EA2099" w:rsidRDefault="00EA2099" w:rsidP="0020661E">
            <w:pPr>
              <w:rPr>
                <w:lang w:val="en-US"/>
              </w:rPr>
            </w:pPr>
          </w:p>
        </w:tc>
      </w:tr>
      <w:tr w:rsidR="00EA2099" w:rsidRPr="003B6863" w14:paraId="180CC812" w14:textId="77777777" w:rsidTr="000F27E1">
        <w:tc>
          <w:tcPr>
            <w:tcW w:w="4361" w:type="dxa"/>
          </w:tcPr>
          <w:p w14:paraId="2BD1BEBF" w14:textId="77777777" w:rsidR="0095084A" w:rsidRDefault="00EA2099" w:rsidP="0020661E">
            <w:pPr>
              <w:rPr>
                <w:lang w:val="en-US"/>
              </w:rPr>
            </w:pPr>
            <w:r>
              <w:rPr>
                <w:lang w:val="en-US"/>
              </w:rPr>
              <w:t>Scan operation (on which indices)</w:t>
            </w:r>
          </w:p>
        </w:tc>
        <w:tc>
          <w:tcPr>
            <w:tcW w:w="1780" w:type="dxa"/>
          </w:tcPr>
          <w:p w14:paraId="288F7EC7" w14:textId="77777777" w:rsidR="00EA2099" w:rsidRDefault="00EA2099" w:rsidP="0020661E">
            <w:pPr>
              <w:rPr>
                <w:lang w:val="en-US"/>
              </w:rPr>
            </w:pPr>
          </w:p>
        </w:tc>
        <w:tc>
          <w:tcPr>
            <w:tcW w:w="3071" w:type="dxa"/>
          </w:tcPr>
          <w:p w14:paraId="23FF6685" w14:textId="77777777" w:rsidR="00EA2099" w:rsidRDefault="00EA2099" w:rsidP="0020661E">
            <w:pPr>
              <w:rPr>
                <w:lang w:val="en-US"/>
              </w:rPr>
            </w:pPr>
          </w:p>
        </w:tc>
      </w:tr>
      <w:tr w:rsidR="00EA2099" w14:paraId="27DB13FC" w14:textId="77777777" w:rsidTr="000F27E1">
        <w:tc>
          <w:tcPr>
            <w:tcW w:w="4361" w:type="dxa"/>
          </w:tcPr>
          <w:p w14:paraId="3D642684" w14:textId="77777777" w:rsidR="00EA2099" w:rsidRDefault="00EA2099" w:rsidP="00861F82">
            <w:pPr>
              <w:rPr>
                <w:lang w:val="en-US"/>
              </w:rPr>
            </w:pPr>
            <w:r>
              <w:rPr>
                <w:lang w:val="en-US"/>
              </w:rPr>
              <w:t>Serving Metadata</w:t>
            </w:r>
          </w:p>
        </w:tc>
        <w:tc>
          <w:tcPr>
            <w:tcW w:w="1780" w:type="dxa"/>
          </w:tcPr>
          <w:p w14:paraId="462676D6" w14:textId="77777777" w:rsidR="00EA2099" w:rsidRDefault="00EA2099" w:rsidP="0020661E">
            <w:pPr>
              <w:rPr>
                <w:lang w:val="en-US"/>
              </w:rPr>
            </w:pPr>
          </w:p>
        </w:tc>
        <w:tc>
          <w:tcPr>
            <w:tcW w:w="3071" w:type="dxa"/>
          </w:tcPr>
          <w:p w14:paraId="4CA9C443" w14:textId="77777777" w:rsidR="00EA2099" w:rsidRDefault="00EA2099" w:rsidP="0020661E">
            <w:pPr>
              <w:rPr>
                <w:lang w:val="en-US"/>
              </w:rPr>
            </w:pPr>
          </w:p>
        </w:tc>
      </w:tr>
      <w:tr w:rsidR="00EA2099" w:rsidRPr="003B6863" w14:paraId="4A7E7197" w14:textId="77777777" w:rsidTr="000F27E1">
        <w:tc>
          <w:tcPr>
            <w:tcW w:w="4361" w:type="dxa"/>
          </w:tcPr>
          <w:p w14:paraId="1A9A75A1" w14:textId="77777777" w:rsidR="00EA2099" w:rsidRDefault="00EA2099" w:rsidP="00EA2099">
            <w:pPr>
              <w:rPr>
                <w:lang w:val="en-US"/>
              </w:rPr>
            </w:pPr>
            <w:r>
              <w:rPr>
                <w:lang w:val="en-US"/>
              </w:rPr>
              <w:t>Serving original resource (subject to accessibility)</w:t>
            </w:r>
          </w:p>
        </w:tc>
        <w:tc>
          <w:tcPr>
            <w:tcW w:w="1780" w:type="dxa"/>
          </w:tcPr>
          <w:p w14:paraId="329F551D" w14:textId="77777777" w:rsidR="00EA2099" w:rsidRDefault="00EA2099" w:rsidP="0020661E">
            <w:pPr>
              <w:rPr>
                <w:lang w:val="en-US"/>
              </w:rPr>
            </w:pPr>
          </w:p>
        </w:tc>
        <w:tc>
          <w:tcPr>
            <w:tcW w:w="3071" w:type="dxa"/>
          </w:tcPr>
          <w:p w14:paraId="25911925" w14:textId="77777777" w:rsidR="00EA2099" w:rsidRDefault="00EA2099" w:rsidP="0020661E">
            <w:pPr>
              <w:rPr>
                <w:lang w:val="en-US"/>
              </w:rPr>
            </w:pPr>
          </w:p>
        </w:tc>
      </w:tr>
      <w:tr w:rsidR="00EA2099" w14:paraId="00EA648D" w14:textId="77777777" w:rsidTr="000F27E1">
        <w:tc>
          <w:tcPr>
            <w:tcW w:w="4361" w:type="dxa"/>
          </w:tcPr>
          <w:p w14:paraId="6FD87CD4" w14:textId="77777777" w:rsidR="00EA2099" w:rsidRDefault="00EA2099" w:rsidP="00EA2099">
            <w:pPr>
              <w:ind w:left="284"/>
              <w:rPr>
                <w:lang w:val="en-US"/>
              </w:rPr>
            </w:pPr>
            <w:r>
              <w:rPr>
                <w:lang w:val="en-US"/>
              </w:rPr>
              <w:t xml:space="preserve">Full-text Browse </w:t>
            </w:r>
          </w:p>
        </w:tc>
        <w:tc>
          <w:tcPr>
            <w:tcW w:w="1780" w:type="dxa"/>
          </w:tcPr>
          <w:p w14:paraId="5F39BC16" w14:textId="77777777" w:rsidR="00EA2099" w:rsidRDefault="00EA2099" w:rsidP="0020661E">
            <w:pPr>
              <w:rPr>
                <w:lang w:val="en-US"/>
              </w:rPr>
            </w:pPr>
          </w:p>
        </w:tc>
        <w:tc>
          <w:tcPr>
            <w:tcW w:w="3071" w:type="dxa"/>
          </w:tcPr>
          <w:p w14:paraId="44F1878F" w14:textId="77777777" w:rsidR="00EA2099" w:rsidRDefault="00EA2099" w:rsidP="0020661E">
            <w:pPr>
              <w:rPr>
                <w:lang w:val="en-US"/>
              </w:rPr>
            </w:pPr>
          </w:p>
        </w:tc>
      </w:tr>
      <w:tr w:rsidR="00EA2099" w14:paraId="79D05A46" w14:textId="77777777" w:rsidTr="000F27E1">
        <w:tc>
          <w:tcPr>
            <w:tcW w:w="4361" w:type="dxa"/>
          </w:tcPr>
          <w:p w14:paraId="3B202268" w14:textId="77777777" w:rsidR="00EA2099" w:rsidRDefault="00EA2099" w:rsidP="00EA2099">
            <w:pPr>
              <w:ind w:left="284"/>
              <w:rPr>
                <w:lang w:val="en-US"/>
              </w:rPr>
            </w:pPr>
            <w:r>
              <w:rPr>
                <w:lang w:val="en-US"/>
              </w:rPr>
              <w:t>Facsimile</w:t>
            </w:r>
          </w:p>
        </w:tc>
        <w:tc>
          <w:tcPr>
            <w:tcW w:w="1780" w:type="dxa"/>
          </w:tcPr>
          <w:p w14:paraId="5AD4B790" w14:textId="77777777" w:rsidR="00EA2099" w:rsidRDefault="00EA2099" w:rsidP="0020661E">
            <w:pPr>
              <w:rPr>
                <w:lang w:val="en-US"/>
              </w:rPr>
            </w:pPr>
          </w:p>
        </w:tc>
        <w:tc>
          <w:tcPr>
            <w:tcW w:w="3071" w:type="dxa"/>
          </w:tcPr>
          <w:p w14:paraId="2D92F511" w14:textId="77777777" w:rsidR="00EA2099" w:rsidRDefault="00EA2099" w:rsidP="0020661E">
            <w:pPr>
              <w:rPr>
                <w:lang w:val="en-US"/>
              </w:rPr>
            </w:pPr>
          </w:p>
        </w:tc>
      </w:tr>
      <w:tr w:rsidR="00EA2099" w14:paraId="489C003C" w14:textId="77777777" w:rsidTr="000F27E1">
        <w:tc>
          <w:tcPr>
            <w:tcW w:w="4361" w:type="dxa"/>
          </w:tcPr>
          <w:p w14:paraId="49242C1C" w14:textId="77777777" w:rsidR="00EA2099" w:rsidRDefault="00EA2099" w:rsidP="00EA2099">
            <w:pPr>
              <w:ind w:left="284"/>
              <w:rPr>
                <w:lang w:val="en-US"/>
              </w:rPr>
            </w:pPr>
            <w:r>
              <w:rPr>
                <w:lang w:val="en-US"/>
              </w:rPr>
              <w:t>AV-resource</w:t>
            </w:r>
          </w:p>
        </w:tc>
        <w:tc>
          <w:tcPr>
            <w:tcW w:w="1780" w:type="dxa"/>
          </w:tcPr>
          <w:p w14:paraId="0BBD119B" w14:textId="77777777" w:rsidR="00EA2099" w:rsidRDefault="00EA2099" w:rsidP="0020661E">
            <w:pPr>
              <w:rPr>
                <w:lang w:val="en-US"/>
              </w:rPr>
            </w:pPr>
          </w:p>
        </w:tc>
        <w:tc>
          <w:tcPr>
            <w:tcW w:w="3071" w:type="dxa"/>
          </w:tcPr>
          <w:p w14:paraId="6F591C35" w14:textId="77777777" w:rsidR="00EA2099" w:rsidRDefault="00EA2099" w:rsidP="0020661E">
            <w:pPr>
              <w:rPr>
                <w:lang w:val="en-US"/>
              </w:rPr>
            </w:pPr>
          </w:p>
        </w:tc>
      </w:tr>
      <w:tr w:rsidR="00EA2099" w14:paraId="0306A484" w14:textId="77777777" w:rsidTr="000F27E1">
        <w:tc>
          <w:tcPr>
            <w:tcW w:w="4361" w:type="dxa"/>
          </w:tcPr>
          <w:p w14:paraId="23C1D5B1" w14:textId="77777777" w:rsidR="00EA2099" w:rsidRDefault="00EA2099" w:rsidP="00EA2099">
            <w:pPr>
              <w:rPr>
                <w:lang w:val="en-US"/>
              </w:rPr>
            </w:pPr>
            <w:r>
              <w:rPr>
                <w:lang w:val="en-US"/>
              </w:rPr>
              <w:t>Serving Resource Fragments</w:t>
            </w:r>
          </w:p>
        </w:tc>
        <w:tc>
          <w:tcPr>
            <w:tcW w:w="1780" w:type="dxa"/>
          </w:tcPr>
          <w:p w14:paraId="5E2F9D3F" w14:textId="77777777" w:rsidR="00EA2099" w:rsidRDefault="00EA2099" w:rsidP="0020661E">
            <w:pPr>
              <w:rPr>
                <w:lang w:val="en-US"/>
              </w:rPr>
            </w:pPr>
          </w:p>
        </w:tc>
        <w:tc>
          <w:tcPr>
            <w:tcW w:w="3071" w:type="dxa"/>
          </w:tcPr>
          <w:p w14:paraId="63B071B2" w14:textId="77777777" w:rsidR="00EA2099" w:rsidRDefault="00EA2099" w:rsidP="0020661E">
            <w:pPr>
              <w:rPr>
                <w:lang w:val="en-US"/>
              </w:rPr>
            </w:pPr>
          </w:p>
        </w:tc>
      </w:tr>
      <w:tr w:rsidR="00EA2099" w14:paraId="6ABD1339" w14:textId="77777777" w:rsidTr="000F27E1">
        <w:tc>
          <w:tcPr>
            <w:tcW w:w="4361" w:type="dxa"/>
          </w:tcPr>
          <w:p w14:paraId="30E2102E" w14:textId="77777777" w:rsidR="00EA2099" w:rsidRDefault="00EA2099" w:rsidP="00EA2099">
            <w:pPr>
              <w:ind w:left="284"/>
              <w:rPr>
                <w:lang w:val="en-US"/>
              </w:rPr>
            </w:pPr>
            <w:r>
              <w:rPr>
                <w:lang w:val="en-US"/>
              </w:rPr>
              <w:t>KWIC</w:t>
            </w:r>
          </w:p>
        </w:tc>
        <w:tc>
          <w:tcPr>
            <w:tcW w:w="1780" w:type="dxa"/>
          </w:tcPr>
          <w:p w14:paraId="6B937F57" w14:textId="77777777" w:rsidR="00EA2099" w:rsidRDefault="00EA2099" w:rsidP="0020661E">
            <w:pPr>
              <w:rPr>
                <w:lang w:val="en-US"/>
              </w:rPr>
            </w:pPr>
          </w:p>
        </w:tc>
        <w:tc>
          <w:tcPr>
            <w:tcW w:w="3071" w:type="dxa"/>
          </w:tcPr>
          <w:p w14:paraId="14891A27" w14:textId="77777777" w:rsidR="00EA2099" w:rsidRDefault="00EA2099" w:rsidP="0020661E">
            <w:pPr>
              <w:rPr>
                <w:lang w:val="en-US"/>
              </w:rPr>
            </w:pPr>
          </w:p>
        </w:tc>
      </w:tr>
      <w:tr w:rsidR="00EA2099" w14:paraId="42C1EF8C" w14:textId="77777777" w:rsidTr="000F27E1">
        <w:tc>
          <w:tcPr>
            <w:tcW w:w="4361" w:type="dxa"/>
          </w:tcPr>
          <w:p w14:paraId="72974F5D" w14:textId="77777777" w:rsidR="00EA2099" w:rsidRDefault="00EA2099" w:rsidP="00EA2099">
            <w:pPr>
              <w:ind w:left="284"/>
              <w:rPr>
                <w:lang w:val="en-US"/>
              </w:rPr>
            </w:pPr>
            <w:r>
              <w:rPr>
                <w:lang w:val="en-US"/>
              </w:rPr>
              <w:t>AV-snippet</w:t>
            </w:r>
          </w:p>
        </w:tc>
        <w:tc>
          <w:tcPr>
            <w:tcW w:w="1780" w:type="dxa"/>
          </w:tcPr>
          <w:p w14:paraId="31CCA4F0" w14:textId="77777777" w:rsidR="00EA2099" w:rsidRDefault="00EA2099" w:rsidP="0020661E">
            <w:pPr>
              <w:rPr>
                <w:lang w:val="en-US"/>
              </w:rPr>
            </w:pPr>
          </w:p>
        </w:tc>
        <w:tc>
          <w:tcPr>
            <w:tcW w:w="3071" w:type="dxa"/>
          </w:tcPr>
          <w:p w14:paraId="12E0524C" w14:textId="77777777" w:rsidR="00EA2099" w:rsidRDefault="00EA2099" w:rsidP="0020661E">
            <w:pPr>
              <w:rPr>
                <w:lang w:val="en-US"/>
              </w:rPr>
            </w:pPr>
          </w:p>
        </w:tc>
      </w:tr>
      <w:tr w:rsidR="00EA2099" w14:paraId="5F2F49E0" w14:textId="77777777" w:rsidTr="000F27E1">
        <w:tc>
          <w:tcPr>
            <w:tcW w:w="4361" w:type="dxa"/>
          </w:tcPr>
          <w:p w14:paraId="250FA1B5" w14:textId="77777777" w:rsidR="00EA2099" w:rsidRDefault="00EA2099" w:rsidP="00EA2099">
            <w:pPr>
              <w:rPr>
                <w:lang w:val="en-US"/>
              </w:rPr>
            </w:pPr>
            <w:r>
              <w:rPr>
                <w:lang w:val="en-US"/>
              </w:rPr>
              <w:t>Service associated Resources</w:t>
            </w:r>
          </w:p>
        </w:tc>
        <w:tc>
          <w:tcPr>
            <w:tcW w:w="1780" w:type="dxa"/>
          </w:tcPr>
          <w:p w14:paraId="63BB5A0B" w14:textId="77777777" w:rsidR="00EA2099" w:rsidRDefault="00EA2099" w:rsidP="0020661E">
            <w:pPr>
              <w:rPr>
                <w:lang w:val="en-US"/>
              </w:rPr>
            </w:pPr>
          </w:p>
        </w:tc>
        <w:tc>
          <w:tcPr>
            <w:tcW w:w="3071" w:type="dxa"/>
          </w:tcPr>
          <w:p w14:paraId="257A482A" w14:textId="77777777" w:rsidR="00EA2099" w:rsidRDefault="00EA2099" w:rsidP="0020661E">
            <w:pPr>
              <w:rPr>
                <w:lang w:val="en-US"/>
              </w:rPr>
            </w:pPr>
          </w:p>
        </w:tc>
      </w:tr>
      <w:tr w:rsidR="00EA2099" w14:paraId="48932251" w14:textId="77777777" w:rsidTr="000F27E1">
        <w:tc>
          <w:tcPr>
            <w:tcW w:w="4361" w:type="dxa"/>
          </w:tcPr>
          <w:p w14:paraId="3431EF51" w14:textId="77777777" w:rsidR="00EA2099" w:rsidRDefault="00EA2099" w:rsidP="00EA2099">
            <w:pPr>
              <w:ind w:left="284"/>
              <w:rPr>
                <w:lang w:val="en-US"/>
              </w:rPr>
            </w:pPr>
            <w:r>
              <w:rPr>
                <w:lang w:val="en-US"/>
              </w:rPr>
              <w:t>Annotations</w:t>
            </w:r>
          </w:p>
        </w:tc>
        <w:tc>
          <w:tcPr>
            <w:tcW w:w="1780" w:type="dxa"/>
          </w:tcPr>
          <w:p w14:paraId="7AB6C133" w14:textId="77777777" w:rsidR="00EA2099" w:rsidRDefault="00EA2099" w:rsidP="0020661E">
            <w:pPr>
              <w:rPr>
                <w:lang w:val="en-US"/>
              </w:rPr>
            </w:pPr>
          </w:p>
        </w:tc>
        <w:tc>
          <w:tcPr>
            <w:tcW w:w="3071" w:type="dxa"/>
          </w:tcPr>
          <w:p w14:paraId="501ECC5E" w14:textId="77777777" w:rsidR="00EA2099" w:rsidRDefault="00EA2099" w:rsidP="0020661E">
            <w:pPr>
              <w:rPr>
                <w:lang w:val="en-US"/>
              </w:rPr>
            </w:pPr>
          </w:p>
        </w:tc>
      </w:tr>
      <w:tr w:rsidR="00EA2099" w14:paraId="778E9735" w14:textId="77777777" w:rsidTr="000F27E1">
        <w:tc>
          <w:tcPr>
            <w:tcW w:w="4361" w:type="dxa"/>
          </w:tcPr>
          <w:p w14:paraId="4F98540B" w14:textId="77777777" w:rsidR="00EA2099" w:rsidRDefault="00EA2099" w:rsidP="00861F82">
            <w:pPr>
              <w:rPr>
                <w:lang w:val="en-US"/>
              </w:rPr>
            </w:pPr>
            <w:r>
              <w:rPr>
                <w:lang w:val="en-US"/>
              </w:rPr>
              <w:t>Result Formats</w:t>
            </w:r>
          </w:p>
        </w:tc>
        <w:tc>
          <w:tcPr>
            <w:tcW w:w="1780" w:type="dxa"/>
          </w:tcPr>
          <w:p w14:paraId="21DD02F0" w14:textId="77777777" w:rsidR="00EA2099" w:rsidRDefault="00EA2099" w:rsidP="0020661E">
            <w:pPr>
              <w:rPr>
                <w:lang w:val="en-US"/>
              </w:rPr>
            </w:pPr>
          </w:p>
        </w:tc>
        <w:tc>
          <w:tcPr>
            <w:tcW w:w="3071" w:type="dxa"/>
          </w:tcPr>
          <w:p w14:paraId="36C67BF8" w14:textId="77777777" w:rsidR="00EA2099" w:rsidRDefault="00EA2099" w:rsidP="0020661E">
            <w:pPr>
              <w:rPr>
                <w:lang w:val="en-US"/>
              </w:rPr>
            </w:pPr>
          </w:p>
        </w:tc>
      </w:tr>
      <w:tr w:rsidR="00EA2099" w14:paraId="4EBB464A" w14:textId="77777777" w:rsidTr="000F27E1">
        <w:tc>
          <w:tcPr>
            <w:tcW w:w="4361" w:type="dxa"/>
          </w:tcPr>
          <w:p w14:paraId="344BBC59" w14:textId="77777777" w:rsidR="00EA2099" w:rsidRDefault="00EA2099" w:rsidP="0020661E">
            <w:pPr>
              <w:rPr>
                <w:lang w:val="en-US"/>
              </w:rPr>
            </w:pPr>
            <w:r>
              <w:rPr>
                <w:lang w:val="en-US"/>
              </w:rPr>
              <w:t>Authentication</w:t>
            </w:r>
          </w:p>
        </w:tc>
        <w:tc>
          <w:tcPr>
            <w:tcW w:w="1780" w:type="dxa"/>
          </w:tcPr>
          <w:p w14:paraId="588571FB" w14:textId="77777777" w:rsidR="00EA2099" w:rsidRDefault="00EA2099" w:rsidP="0020661E">
            <w:pPr>
              <w:rPr>
                <w:lang w:val="en-US"/>
              </w:rPr>
            </w:pPr>
          </w:p>
        </w:tc>
        <w:tc>
          <w:tcPr>
            <w:tcW w:w="3071" w:type="dxa"/>
          </w:tcPr>
          <w:p w14:paraId="1272873F" w14:textId="77777777" w:rsidR="00EA2099" w:rsidRDefault="00EA2099" w:rsidP="0020661E">
            <w:pPr>
              <w:rPr>
                <w:lang w:val="en-US"/>
              </w:rPr>
            </w:pPr>
          </w:p>
        </w:tc>
      </w:tr>
    </w:tbl>
    <w:p w14:paraId="01846CE3" w14:textId="77777777" w:rsidR="00FE5B42" w:rsidRDefault="00573736" w:rsidP="00597556">
      <w:pPr>
        <w:pStyle w:val="Appendix-Title"/>
      </w:pPr>
      <w:bookmarkStart w:id="211" w:name="_Toc287824974"/>
      <w:r>
        <w:t>C</w:t>
      </w:r>
      <w:r w:rsidR="00FE5B42">
        <w:t>andidate Search Engines</w:t>
      </w:r>
      <w:bookmarkEnd w:id="211"/>
    </w:p>
    <w:p w14:paraId="5051F870" w14:textId="77777777" w:rsidR="00D470E3" w:rsidRPr="00D470E3" w:rsidRDefault="00D470E3" w:rsidP="00D470E3">
      <w:pPr>
        <w:pStyle w:val="Remark"/>
      </w:pPr>
      <w:r>
        <w:t>We may not need a description of all potential search engines, but we should try to find representatives for every type and go through the “binding” SRU &lt;-&gt; given Service</w:t>
      </w:r>
      <w:r w:rsidR="00573736">
        <w:t xml:space="preserve"> exemplary</w:t>
      </w:r>
      <w:r>
        <w:t>.</w:t>
      </w:r>
    </w:p>
    <w:p w14:paraId="73B4AE76" w14:textId="77777777" w:rsidR="00DE4B5D" w:rsidRDefault="00DE4B5D" w:rsidP="00384585">
      <w:pPr>
        <w:pStyle w:val="AppendixTitleLevel2"/>
      </w:pPr>
      <w:bookmarkStart w:id="212" w:name="_Toc287824975"/>
      <w:r>
        <w:t>CLARIN MDService</w:t>
      </w:r>
      <w:bookmarkEnd w:id="212"/>
    </w:p>
    <w:p w14:paraId="7595DEFF" w14:textId="77777777" w:rsidR="00DE4B5D" w:rsidRDefault="00DE4B5D" w:rsidP="00DE4B5D">
      <w:pPr>
        <w:rPr>
          <w:lang w:val="en-US"/>
        </w:rPr>
      </w:pPr>
      <w:r>
        <w:rPr>
          <w:lang w:val="en-US"/>
        </w:rPr>
        <w:t>The CMDI component to search in the MD records collected in the Join</w:t>
      </w:r>
      <w:r w:rsidR="002916EA">
        <w:rPr>
          <w:lang w:val="en-US"/>
        </w:rPr>
        <w:t>t</w:t>
      </w:r>
      <w:r>
        <w:rPr>
          <w:lang w:val="en-US"/>
        </w:rPr>
        <w:t xml:space="preserve"> MD Repository</w:t>
      </w:r>
    </w:p>
    <w:p w14:paraId="1198DFD7" w14:textId="77777777" w:rsidR="00DE4B5D" w:rsidRPr="00A040CD" w:rsidRDefault="000633FF" w:rsidP="00DE4B5D">
      <w:pPr>
        <w:rPr>
          <w:lang w:val="en-US"/>
        </w:rPr>
      </w:pPr>
      <w:hyperlink r:id="rId32" w:history="1">
        <w:r w:rsidR="00DE4B5D" w:rsidRPr="00614274">
          <w:rPr>
            <w:rStyle w:val="Hyperlink"/>
            <w:lang w:val="en-US"/>
          </w:rPr>
          <w:t>http://clarin.aac.ac.at/MDService2/</w:t>
        </w:r>
      </w:hyperlink>
    </w:p>
    <w:p w14:paraId="30CFF0AE" w14:textId="77777777" w:rsidR="00A040CD" w:rsidRPr="00573736" w:rsidRDefault="00573736" w:rsidP="00DE4B5D">
      <w:pPr>
        <w:rPr>
          <w:lang w:val="en-US"/>
        </w:rPr>
      </w:pPr>
      <w:r w:rsidRPr="00573736">
        <w:rPr>
          <w:lang w:val="en-US"/>
        </w:rPr>
        <w:t>Information about binding to S</w:t>
      </w:r>
      <w:r>
        <w:rPr>
          <w:lang w:val="en-US"/>
        </w:rPr>
        <w:t>RU:</w:t>
      </w:r>
      <w:r w:rsidR="00A040CD">
        <w:rPr>
          <w:lang w:val="en-US"/>
        </w:rPr>
        <w:t xml:space="preserve"> </w:t>
      </w:r>
      <w:hyperlink r:id="rId33" w:history="1">
        <w:r w:rsidR="00A040CD" w:rsidRPr="00614274">
          <w:rPr>
            <w:rStyle w:val="Hyperlink"/>
            <w:lang w:val="en-US"/>
          </w:rPr>
          <w:t>http://clarin.aac.ac.at/MDService2/static/CMDRSB_20110123.pdf</w:t>
        </w:r>
      </w:hyperlink>
    </w:p>
    <w:p w14:paraId="3451182E" w14:textId="77777777" w:rsidR="00FE5B42" w:rsidRDefault="00FE5B42" w:rsidP="00FC1B24">
      <w:pPr>
        <w:pStyle w:val="AppendixTitleLevel2"/>
        <w:rPr>
          <w:lang w:val="en-US"/>
        </w:rPr>
      </w:pPr>
      <w:bookmarkStart w:id="213" w:name="_Toc287824976"/>
      <w:r>
        <w:rPr>
          <w:lang w:val="en-US"/>
        </w:rPr>
        <w:t>DDC</w:t>
      </w:r>
      <w:bookmarkEnd w:id="213"/>
    </w:p>
    <w:p w14:paraId="261975CD" w14:textId="77777777" w:rsidR="00542A6B" w:rsidRDefault="000633FF" w:rsidP="00542A6B">
      <w:pPr>
        <w:rPr>
          <w:lang w:val="en-US"/>
        </w:rPr>
      </w:pPr>
      <w:hyperlink r:id="rId34" w:history="1">
        <w:r w:rsidR="00542A6B" w:rsidRPr="003B083E">
          <w:rPr>
            <w:rStyle w:val="Hyperlink"/>
            <w:lang w:val="en-US"/>
          </w:rPr>
          <w:t>http://www.ddc-concordance.org/</w:t>
        </w:r>
      </w:hyperlink>
    </w:p>
    <w:p w14:paraId="39C91230" w14:textId="77777777" w:rsidR="00542A6B" w:rsidRDefault="00101BE1" w:rsidP="00542A6B">
      <w:pPr>
        <w:rPr>
          <w:lang w:val="en-US"/>
        </w:rPr>
      </w:pPr>
      <w:r>
        <w:rPr>
          <w:lang w:val="en-US"/>
        </w:rPr>
        <w:t>corpus search engine</w:t>
      </w:r>
      <w:r w:rsidR="006D318F">
        <w:rPr>
          <w:lang w:val="en-US"/>
        </w:rPr>
        <w:t xml:space="preserve"> used at DWDS Berlin, </w:t>
      </w:r>
      <w:r w:rsidR="008E0C98">
        <w:rPr>
          <w:lang w:val="en-US"/>
        </w:rPr>
        <w:t>Basel, Bozen, Wien (C4 Project)</w:t>
      </w:r>
    </w:p>
    <w:p w14:paraId="71CB97AC" w14:textId="77777777" w:rsidR="008E0C98" w:rsidRPr="00542A6B" w:rsidRDefault="000633FF" w:rsidP="00542A6B">
      <w:pPr>
        <w:rPr>
          <w:lang w:val="en-US"/>
        </w:rPr>
      </w:pPr>
      <w:hyperlink r:id="rId35" w:history="1">
        <w:r w:rsidR="008E0C98" w:rsidRPr="00614274">
          <w:rPr>
            <w:rStyle w:val="Hyperlink"/>
            <w:lang w:val="en-US"/>
          </w:rPr>
          <w:t>http://chtk.unibas.ch/korpus-c4/search</w:t>
        </w:r>
      </w:hyperlink>
    </w:p>
    <w:p w14:paraId="2A869254" w14:textId="77777777" w:rsidR="00D42D55" w:rsidRPr="00797C7B" w:rsidRDefault="00797C7B" w:rsidP="00FC1B24">
      <w:pPr>
        <w:pStyle w:val="AppendixTitleLevel2"/>
        <w:rPr>
          <w:lang w:val="en-US"/>
        </w:rPr>
      </w:pPr>
      <w:bookmarkStart w:id="214" w:name="_Toc287824977"/>
      <w:r>
        <w:rPr>
          <w:lang w:val="en-US"/>
        </w:rPr>
        <w:t xml:space="preserve">MPI Tools: </w:t>
      </w:r>
      <w:r w:rsidR="00101BE1">
        <w:rPr>
          <w:lang w:val="en-US"/>
        </w:rPr>
        <w:t>ANNEX/</w:t>
      </w:r>
      <w:r w:rsidR="00FE5B42">
        <w:rPr>
          <w:lang w:val="en-US"/>
        </w:rPr>
        <w:t>Trova</w:t>
      </w:r>
      <w:r w:rsidRPr="00797C7B">
        <w:rPr>
          <w:lang w:val="en-US"/>
        </w:rPr>
        <w:t>/ELAN</w:t>
      </w:r>
      <w:bookmarkEnd w:id="214"/>
    </w:p>
    <w:p w14:paraId="07A86946" w14:textId="77777777" w:rsidR="00101BE1" w:rsidRPr="005F23B5" w:rsidRDefault="00101BE1" w:rsidP="00101BE1">
      <w:pPr>
        <w:rPr>
          <w:lang w:val="en-US"/>
        </w:rPr>
      </w:pPr>
      <w:r w:rsidRPr="005F23B5">
        <w:rPr>
          <w:lang w:val="en-US"/>
        </w:rPr>
        <w:t>Annotation</w:t>
      </w:r>
      <w:r w:rsidR="005F23B5" w:rsidRPr="005F23B5">
        <w:rPr>
          <w:lang w:val="en-US"/>
        </w:rPr>
        <w:t xml:space="preserve"> search </w:t>
      </w:r>
      <w:r w:rsidR="005F23B5">
        <w:rPr>
          <w:lang w:val="en-US"/>
        </w:rPr>
        <w:t xml:space="preserve"> and </w:t>
      </w:r>
      <w:r w:rsidR="005F23B5" w:rsidRPr="005F23B5">
        <w:rPr>
          <w:lang w:val="en-US"/>
        </w:rPr>
        <w:t>viewer</w:t>
      </w:r>
    </w:p>
    <w:p w14:paraId="62DB6437" w14:textId="77777777" w:rsidR="00D42D55" w:rsidRPr="005F23B5" w:rsidRDefault="000633FF" w:rsidP="00D42D55">
      <w:pPr>
        <w:rPr>
          <w:lang w:val="en-US"/>
        </w:rPr>
      </w:pPr>
      <w:hyperlink r:id="rId36" w:history="1">
        <w:r w:rsidR="00D42D55" w:rsidRPr="005F23B5">
          <w:rPr>
            <w:rStyle w:val="Hyperlink"/>
            <w:lang w:val="en-US"/>
          </w:rPr>
          <w:t>http://www.lat-mpi.eu/tools/annex/manual/ch03.html</w:t>
        </w:r>
      </w:hyperlink>
    </w:p>
    <w:p w14:paraId="15A07E41" w14:textId="77777777" w:rsidR="00D42D55" w:rsidRPr="008B7ED8" w:rsidRDefault="000633FF" w:rsidP="00D42D55">
      <w:pPr>
        <w:rPr>
          <w:lang w:val="en-US"/>
        </w:rPr>
      </w:pPr>
      <w:hyperlink r:id="rId37" w:history="1">
        <w:r w:rsidR="00D42D55" w:rsidRPr="00A36333">
          <w:rPr>
            <w:rStyle w:val="Hyperlink"/>
            <w:lang w:val="en-US"/>
          </w:rPr>
          <w:t>http://corpus1.mpi.nl/ds/annex/search.jsp?nodeid=MPI76418%23&amp;row=37</w:t>
        </w:r>
      </w:hyperlink>
    </w:p>
    <w:p w14:paraId="49184926" w14:textId="77777777" w:rsidR="00797C7B" w:rsidRPr="00AD175C" w:rsidRDefault="00797C7B" w:rsidP="00797C7B">
      <w:pPr>
        <w:pStyle w:val="Beschriftung"/>
        <w:keepNext/>
        <w:rPr>
          <w:lang w:val="en-US"/>
        </w:rPr>
      </w:pPr>
      <w:r w:rsidRPr="00AD175C">
        <w:rPr>
          <w:lang w:val="en-US"/>
        </w:rPr>
        <w:lastRenderedPageBreak/>
        <w:t xml:space="preserve">Figure </w:t>
      </w:r>
      <w:r w:rsidR="00106E43">
        <w:fldChar w:fldCharType="begin"/>
      </w:r>
      <w:r w:rsidRPr="00AD175C">
        <w:rPr>
          <w:lang w:val="en-US"/>
        </w:rPr>
        <w:instrText xml:space="preserve"> SEQ Figure \* ARABIC </w:instrText>
      </w:r>
      <w:r w:rsidR="00106E43">
        <w:fldChar w:fldCharType="separate"/>
      </w:r>
      <w:r w:rsidR="00243C76">
        <w:rPr>
          <w:noProof/>
          <w:lang w:val="en-US"/>
        </w:rPr>
        <w:t>9</w:t>
      </w:r>
      <w:r w:rsidR="00106E43">
        <w:fldChar w:fldCharType="end"/>
      </w:r>
      <w:r w:rsidRPr="00AD175C">
        <w:rPr>
          <w:lang w:val="en-US"/>
        </w:rPr>
        <w:t xml:space="preserve"> The multi-tier search in Trova</w:t>
      </w:r>
    </w:p>
    <w:p w14:paraId="43BAFFDC" w14:textId="77777777" w:rsidR="00797C7B" w:rsidRDefault="00797C7B" w:rsidP="00797C7B">
      <w:pPr>
        <w:rPr>
          <w:lang w:val="en-US"/>
        </w:rPr>
      </w:pPr>
      <w:r>
        <w:rPr>
          <w:noProof/>
          <w:lang w:val="de-DE" w:eastAsia="de-DE"/>
        </w:rPr>
        <w:drawing>
          <wp:inline distT="0" distB="0" distL="0" distR="0" wp14:anchorId="2818AFB0" wp14:editId="5618AA02">
            <wp:extent cx="5759450" cy="2707640"/>
            <wp:effectExtent l="19050" t="0" r="0" b="0"/>
            <wp:docPr id="2" name="Bild 5" descr="C:\Users\m\3lingua\clarin\FCS\resources\screenT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3lingua\clarin\FCS\resources\screenTrova.png"/>
                    <pic:cNvPicPr>
                      <a:picLocks noChangeAspect="1" noChangeArrowheads="1"/>
                    </pic:cNvPicPr>
                  </pic:nvPicPr>
                  <pic:blipFill>
                    <a:blip r:embed="rId38" cstate="print"/>
                    <a:srcRect/>
                    <a:stretch>
                      <a:fillRect/>
                    </a:stretch>
                  </pic:blipFill>
                  <pic:spPr bwMode="auto">
                    <a:xfrm>
                      <a:off x="0" y="0"/>
                      <a:ext cx="5759450" cy="2707640"/>
                    </a:xfrm>
                    <a:prstGeom prst="rect">
                      <a:avLst/>
                    </a:prstGeom>
                    <a:noFill/>
                    <a:ln w="9525">
                      <a:noFill/>
                      <a:miter lim="800000"/>
                      <a:headEnd/>
                      <a:tailEnd/>
                    </a:ln>
                  </pic:spPr>
                </pic:pic>
              </a:graphicData>
            </a:graphic>
          </wp:inline>
        </w:drawing>
      </w:r>
    </w:p>
    <w:p w14:paraId="77F67894" w14:textId="77777777" w:rsidR="00797C7B" w:rsidRDefault="00797C7B" w:rsidP="00D42D55">
      <w:pPr>
        <w:rPr>
          <w:lang w:val="en-US"/>
        </w:rPr>
      </w:pPr>
    </w:p>
    <w:p w14:paraId="457CC7EB" w14:textId="77777777" w:rsidR="00173C31" w:rsidRPr="00674984" w:rsidRDefault="00173C31" w:rsidP="00173C31">
      <w:pPr>
        <w:pStyle w:val="Beschriftung"/>
        <w:keepNext/>
        <w:rPr>
          <w:lang w:val="en-US"/>
        </w:rPr>
      </w:pPr>
      <w:r w:rsidRPr="00674984">
        <w:rPr>
          <w:lang w:val="en-US"/>
        </w:rPr>
        <w:t xml:space="preserve">Figure </w:t>
      </w:r>
      <w:r w:rsidR="00106E43">
        <w:fldChar w:fldCharType="begin"/>
      </w:r>
      <w:r w:rsidRPr="00674984">
        <w:rPr>
          <w:lang w:val="en-US"/>
        </w:rPr>
        <w:instrText xml:space="preserve"> SEQ Figure \* ARABIC </w:instrText>
      </w:r>
      <w:r w:rsidR="00106E43">
        <w:fldChar w:fldCharType="separate"/>
      </w:r>
      <w:r w:rsidR="00243C76">
        <w:rPr>
          <w:noProof/>
          <w:lang w:val="en-US"/>
        </w:rPr>
        <w:t>10</w:t>
      </w:r>
      <w:r w:rsidR="00106E43">
        <w:fldChar w:fldCharType="end"/>
      </w:r>
      <w:r w:rsidRPr="00674984">
        <w:rPr>
          <w:lang w:val="en-US"/>
        </w:rPr>
        <w:t xml:space="preserve"> ELAN search interface with proximity modifiers</w:t>
      </w:r>
    </w:p>
    <w:p w14:paraId="5F0E497A" w14:textId="77777777" w:rsidR="00173C31" w:rsidRPr="00A36333" w:rsidRDefault="00173C31" w:rsidP="00D42D55">
      <w:pPr>
        <w:rPr>
          <w:lang w:val="en-US"/>
        </w:rPr>
      </w:pPr>
      <w:r>
        <w:rPr>
          <w:noProof/>
          <w:lang w:val="de-DE" w:eastAsia="de-DE"/>
        </w:rPr>
        <w:drawing>
          <wp:inline distT="0" distB="0" distL="0" distR="0" wp14:anchorId="0B3EFBFA" wp14:editId="0A5552DB">
            <wp:extent cx="5755523" cy="2983832"/>
            <wp:effectExtent l="19050" t="0" r="0" b="0"/>
            <wp:docPr id="3" name="Bild 18" descr="C:\Users\m\3lingua\clarin\FCS\resources\screenELAN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3lingua\clarin\FCS\resources\screenELANsearch2.png"/>
                    <pic:cNvPicPr>
                      <a:picLocks noChangeAspect="1" noChangeArrowheads="1"/>
                    </pic:cNvPicPr>
                  </pic:nvPicPr>
                  <pic:blipFill>
                    <a:blip r:embed="rId39" cstate="print"/>
                    <a:srcRect/>
                    <a:stretch>
                      <a:fillRect/>
                    </a:stretch>
                  </pic:blipFill>
                  <pic:spPr bwMode="auto">
                    <a:xfrm>
                      <a:off x="0" y="0"/>
                      <a:ext cx="5753100" cy="2982576"/>
                    </a:xfrm>
                    <a:prstGeom prst="rect">
                      <a:avLst/>
                    </a:prstGeom>
                    <a:noFill/>
                    <a:ln w="9525">
                      <a:noFill/>
                      <a:miter lim="800000"/>
                      <a:headEnd/>
                      <a:tailEnd/>
                    </a:ln>
                  </pic:spPr>
                </pic:pic>
              </a:graphicData>
            </a:graphic>
          </wp:inline>
        </w:drawing>
      </w:r>
    </w:p>
    <w:p w14:paraId="4225B59F" w14:textId="77777777" w:rsidR="00FE5B42" w:rsidRDefault="00D42D55" w:rsidP="00FC1B24">
      <w:pPr>
        <w:pStyle w:val="AppendixTitleLevel2"/>
        <w:rPr>
          <w:lang w:val="en-US"/>
        </w:rPr>
      </w:pPr>
      <w:bookmarkStart w:id="215" w:name="_Ref284163112"/>
      <w:bookmarkStart w:id="216" w:name="_Ref284163115"/>
      <w:bookmarkStart w:id="217" w:name="_Toc287824978"/>
      <w:r w:rsidRPr="00D42D55">
        <w:rPr>
          <w:lang w:val="en-US"/>
        </w:rPr>
        <w:t>Nederlandse Familienamenbank</w:t>
      </w:r>
      <w:bookmarkEnd w:id="215"/>
      <w:bookmarkEnd w:id="216"/>
      <w:bookmarkEnd w:id="217"/>
    </w:p>
    <w:p w14:paraId="3BB5689B" w14:textId="77777777" w:rsidR="00D42D55" w:rsidRDefault="000633FF" w:rsidP="00542A6B">
      <w:pPr>
        <w:rPr>
          <w:lang w:val="en-US"/>
        </w:rPr>
      </w:pPr>
      <w:hyperlink r:id="rId40" w:history="1">
        <w:r w:rsidR="00D42D55" w:rsidRPr="00614274">
          <w:rPr>
            <w:rStyle w:val="Hyperlink"/>
            <w:lang w:val="en-US"/>
          </w:rPr>
          <w:t>http://www.meertens.knaw.nl/nfb/</w:t>
        </w:r>
      </w:hyperlink>
    </w:p>
    <w:p w14:paraId="397AE5F7" w14:textId="77777777" w:rsidR="00FF0967" w:rsidRDefault="00FF0967">
      <w:pPr>
        <w:spacing w:before="0" w:after="200" w:line="276" w:lineRule="auto"/>
        <w:rPr>
          <w:rFonts w:asciiTheme="majorHAnsi" w:eastAsiaTheme="majorEastAsia" w:hAnsiTheme="majorHAnsi" w:cstheme="majorBidi"/>
          <w:b/>
          <w:bCs/>
          <w:color w:val="365F91" w:themeColor="accent1" w:themeShade="BF"/>
          <w:sz w:val="28"/>
          <w:szCs w:val="28"/>
          <w:lang w:val="en-US"/>
        </w:rPr>
      </w:pPr>
      <w:r w:rsidRPr="00D775AB">
        <w:rPr>
          <w:lang w:val="en-US"/>
        </w:rPr>
        <w:br w:type="page"/>
      </w:r>
    </w:p>
    <w:p w14:paraId="3AD4FE89" w14:textId="77777777" w:rsidR="00573736" w:rsidRDefault="00573736" w:rsidP="00FC1B24">
      <w:pPr>
        <w:pStyle w:val="Appendix-Title"/>
      </w:pPr>
      <w:bookmarkStart w:id="218" w:name="_Toc287824979"/>
      <w:r>
        <w:lastRenderedPageBreak/>
        <w:t>CQL Examples</w:t>
      </w:r>
      <w:bookmarkEnd w:id="218"/>
    </w:p>
    <w:p w14:paraId="1835A464" w14:textId="77777777" w:rsidR="00666061" w:rsidRDefault="005873C5" w:rsidP="005873C5">
      <w:pPr>
        <w:pStyle w:val="AppendixTitleLevel2"/>
        <w:rPr>
          <w:lang w:val="en-US"/>
        </w:rPr>
      </w:pPr>
      <w:bookmarkStart w:id="219" w:name="_Toc287824980"/>
      <w:r>
        <w:rPr>
          <w:lang w:val="en-US"/>
        </w:rPr>
        <w:t>Metadata Queries</w:t>
      </w:r>
      <w:bookmarkEnd w:id="219"/>
    </w:p>
    <w:p w14:paraId="5CF042E7" w14:textId="77777777" w:rsidR="00CC0FE7" w:rsidRDefault="00CC0FE7" w:rsidP="005873C5">
      <w:pPr>
        <w:pStyle w:val="TermDef"/>
      </w:pPr>
      <w:r>
        <w:t>basic search clause</w:t>
      </w:r>
    </w:p>
    <w:p w14:paraId="08438910" w14:textId="77777777" w:rsidR="00CC0FE7" w:rsidRPr="00CC0FE7" w:rsidRDefault="00CC0FE7" w:rsidP="00CC0FE7">
      <w:pPr>
        <w:pStyle w:val="ExampleCode"/>
      </w:pPr>
      <w:r w:rsidRPr="00CC0FE7">
        <w:t xml:space="preserve">dc.title </w:t>
      </w:r>
      <w:r>
        <w:t xml:space="preserve">adj </w:t>
      </w:r>
      <w:r w:rsidRPr="00CC0FE7">
        <w:t>"open access"</w:t>
      </w:r>
    </w:p>
    <w:p w14:paraId="21EDE8EE" w14:textId="77777777" w:rsidR="005873C5" w:rsidRPr="005873C5" w:rsidRDefault="00CC0FE7" w:rsidP="005873C5">
      <w:pPr>
        <w:pStyle w:val="TermDef"/>
      </w:pPr>
      <w:r>
        <w:t>boolean</w:t>
      </w:r>
    </w:p>
    <w:p w14:paraId="3F0DBC31" w14:textId="77777777" w:rsidR="005873C5" w:rsidRPr="005873C5" w:rsidRDefault="005873C5" w:rsidP="005873C5">
      <w:pPr>
        <w:pStyle w:val="ExampleCode"/>
      </w:pPr>
      <w:r w:rsidRPr="005873C5">
        <w:t>Organisation any University</w:t>
      </w:r>
    </w:p>
    <w:p w14:paraId="0CF97374" w14:textId="77777777" w:rsidR="005873C5" w:rsidRPr="005873C5" w:rsidRDefault="005873C5" w:rsidP="005873C5">
      <w:pPr>
        <w:pStyle w:val="ExampleCode"/>
      </w:pPr>
      <w:r w:rsidRPr="005873C5">
        <w:t>and (dc.language=de or cmd.Country=Austria)</w:t>
      </w:r>
    </w:p>
    <w:p w14:paraId="58CEDFD6" w14:textId="77777777" w:rsidR="005873C5" w:rsidRPr="005873C5" w:rsidRDefault="005873C5" w:rsidP="005873C5">
      <w:pPr>
        <w:pStyle w:val="ExampleCode"/>
      </w:pPr>
      <w:r w:rsidRPr="005873C5">
        <w:t>and (dc.title any Liebe or cmd.Author any Trakl)</w:t>
      </w:r>
    </w:p>
    <w:p w14:paraId="136E0583" w14:textId="77777777" w:rsidR="005873C5" w:rsidRPr="005873C5" w:rsidRDefault="005873C5" w:rsidP="005873C5">
      <w:pPr>
        <w:pStyle w:val="AppendixTitleLevel2"/>
        <w:rPr>
          <w:lang w:val="en-US"/>
        </w:rPr>
      </w:pPr>
      <w:bookmarkStart w:id="220" w:name="_Toc287824981"/>
      <w:r>
        <w:rPr>
          <w:lang w:val="en-US"/>
        </w:rPr>
        <w:t>Content Queries</w:t>
      </w:r>
      <w:bookmarkEnd w:id="220"/>
    </w:p>
    <w:p w14:paraId="7ED63439" w14:textId="77777777" w:rsidR="00573736" w:rsidRDefault="00573736" w:rsidP="00573736">
      <w:pPr>
        <w:rPr>
          <w:lang w:val="en-US"/>
        </w:rPr>
      </w:pPr>
    </w:p>
    <w:p w14:paraId="7A9E7367" w14:textId="77777777" w:rsidR="005873C5" w:rsidRDefault="005873C5" w:rsidP="005873C5">
      <w:pPr>
        <w:pStyle w:val="AppendixTitleLevel2"/>
        <w:rPr>
          <w:lang w:val="en-US"/>
        </w:rPr>
      </w:pPr>
      <w:bookmarkStart w:id="221" w:name="_Toc287824982"/>
      <w:r>
        <w:rPr>
          <w:lang w:val="en-US"/>
        </w:rPr>
        <w:t>Sequential Tier Search</w:t>
      </w:r>
      <w:bookmarkEnd w:id="221"/>
    </w:p>
    <w:p w14:paraId="2BBE2AA2" w14:textId="77777777" w:rsidR="005873C5" w:rsidRPr="005873C5" w:rsidRDefault="005873C5" w:rsidP="005873C5">
      <w:pPr>
        <w:pStyle w:val="AppendixTitleLevel2"/>
        <w:rPr>
          <w:lang w:val="en-US"/>
        </w:rPr>
      </w:pPr>
      <w:bookmarkStart w:id="222" w:name="_Toc287824983"/>
      <w:r>
        <w:rPr>
          <w:lang w:val="en-US"/>
        </w:rPr>
        <w:t>Metadata Content Queries</w:t>
      </w:r>
      <w:bookmarkEnd w:id="222"/>
    </w:p>
    <w:p w14:paraId="39765834" w14:textId="77777777" w:rsidR="005873C5" w:rsidRPr="00573736" w:rsidRDefault="005873C5" w:rsidP="00573736">
      <w:pPr>
        <w:rPr>
          <w:lang w:val="en-US"/>
        </w:rPr>
      </w:pPr>
    </w:p>
    <w:p w14:paraId="0C228415" w14:textId="77777777" w:rsidR="00666061" w:rsidRDefault="00666061" w:rsidP="00FC1B24">
      <w:pPr>
        <w:pStyle w:val="Appendix-Title"/>
      </w:pPr>
      <w:bookmarkStart w:id="223" w:name="_Toc287824984"/>
      <w:r>
        <w:t>Proposed Extensions</w:t>
      </w:r>
      <w:bookmarkEnd w:id="223"/>
    </w:p>
    <w:p w14:paraId="2331CE28" w14:textId="77777777" w:rsidR="00666061" w:rsidRDefault="00666061" w:rsidP="00666061">
      <w:pPr>
        <w:rPr>
          <w:lang w:val="en-US"/>
        </w:rPr>
      </w:pPr>
    </w:p>
    <w:p w14:paraId="48BE94AB" w14:textId="77777777" w:rsidR="000F27E1" w:rsidRDefault="005642CB" w:rsidP="000F27E1">
      <w:pPr>
        <w:pStyle w:val="AppendixTitleLevel2"/>
        <w:rPr>
          <w:lang w:val="en-US"/>
        </w:rPr>
      </w:pPr>
      <w:bookmarkStart w:id="224" w:name="_Ref284187629"/>
      <w:bookmarkStart w:id="225" w:name="_Ref284187635"/>
      <w:bookmarkStart w:id="226" w:name="_Toc287824985"/>
      <w:r>
        <w:rPr>
          <w:lang w:val="en-US"/>
        </w:rPr>
        <w:t>d</w:t>
      </w:r>
      <w:r w:rsidR="00666061">
        <w:rPr>
          <w:lang w:val="en-US"/>
        </w:rPr>
        <w:t>ynamic Indices</w:t>
      </w:r>
      <w:bookmarkEnd w:id="224"/>
      <w:bookmarkEnd w:id="225"/>
      <w:bookmarkEnd w:id="226"/>
    </w:p>
    <w:p w14:paraId="525A508B" w14:textId="77777777" w:rsidR="007F3D86" w:rsidRDefault="007F3D86" w:rsidP="007F3D86">
      <w:pPr>
        <w:pStyle w:val="Def"/>
        <w:tabs>
          <w:tab w:val="left" w:pos="2410"/>
        </w:tabs>
        <w:ind w:left="2977" w:hanging="2977"/>
      </w:pPr>
      <w:r>
        <w:t xml:space="preserve">index </w:t>
      </w:r>
      <w:r>
        <w:tab/>
        <w:t xml:space="preserve">::= ['cmd.']cmdIndex | ['ccs.']contentIndex  </w:t>
      </w:r>
    </w:p>
    <w:p w14:paraId="6DD0B7F7" w14:textId="77777777" w:rsidR="007F3D86" w:rsidRDefault="007F3D86" w:rsidP="007F3D86">
      <w:pPr>
        <w:pStyle w:val="Def"/>
        <w:tabs>
          <w:tab w:val="left" w:pos="2410"/>
        </w:tabs>
        <w:ind w:left="2977" w:hanging="2977"/>
      </w:pPr>
      <w:r>
        <w:t xml:space="preserve">cmdIndex </w:t>
      </w:r>
      <w:r>
        <w:tab/>
        <w:t xml:space="preserve">::= cmdIndex '.' cmdComponent | cmdComponent  </w:t>
      </w:r>
    </w:p>
    <w:p w14:paraId="7B2E65E7" w14:textId="77777777" w:rsidR="007F3D86" w:rsidRDefault="007F3D86" w:rsidP="007F3D86">
      <w:pPr>
        <w:pStyle w:val="Def"/>
        <w:tabs>
          <w:tab w:val="left" w:pos="2410"/>
        </w:tabs>
        <w:ind w:left="2977" w:hanging="2977"/>
      </w:pPr>
      <w:r>
        <w:t xml:space="preserve">cmdComponent </w:t>
      </w:r>
      <w:r>
        <w:tab/>
        <w:t xml:space="preserve">::= {componentName} | {componentID}  </w:t>
      </w:r>
    </w:p>
    <w:p w14:paraId="3E0853C4" w14:textId="77777777" w:rsidR="007F3D86" w:rsidRDefault="007F3D86" w:rsidP="007F3D86">
      <w:pPr>
        <w:pStyle w:val="Def"/>
        <w:tabs>
          <w:tab w:val="left" w:pos="2410"/>
        </w:tabs>
        <w:ind w:left="2977" w:hanging="2977"/>
      </w:pPr>
      <w:r>
        <w:t xml:space="preserve">contentIndex </w:t>
      </w:r>
      <w:r>
        <w:tab/>
        <w:t xml:space="preserve">::= wordLevelIndex | annotationIndex  </w:t>
      </w:r>
    </w:p>
    <w:p w14:paraId="608261FD" w14:textId="77777777" w:rsidR="007F3D86" w:rsidRDefault="007F3D86" w:rsidP="007F3D86">
      <w:pPr>
        <w:pStyle w:val="Def"/>
        <w:tabs>
          <w:tab w:val="left" w:pos="2410"/>
        </w:tabs>
        <w:ind w:left="2977" w:hanging="2977"/>
      </w:pPr>
      <w:r>
        <w:t xml:space="preserve">wordLevelIndex </w:t>
      </w:r>
      <w:r>
        <w:tab/>
        <w:t>::= 'word' | 'w' | 'pos' | 'p' | 'lemma'</w:t>
      </w:r>
      <w:r>
        <w:br/>
        <w:t xml:space="preserve">| 'l'| 'thesaurus' | 't' | {...}  </w:t>
      </w:r>
    </w:p>
    <w:p w14:paraId="04F6144F" w14:textId="77777777" w:rsidR="007F3D86" w:rsidRDefault="007F3D86" w:rsidP="007F3D86">
      <w:pPr>
        <w:pStyle w:val="Def"/>
        <w:tabs>
          <w:tab w:val="left" w:pos="2410"/>
        </w:tabs>
        <w:ind w:left="2977" w:hanging="2977"/>
      </w:pPr>
      <w:r>
        <w:t xml:space="preserve">annotationIndex </w:t>
      </w:r>
      <w:r>
        <w:tab/>
        <w:t xml:space="preserve">::= annotationPath ['.' annotationAttr]  </w:t>
      </w:r>
    </w:p>
    <w:p w14:paraId="6F75D5AA" w14:textId="77777777" w:rsidR="007F3D86" w:rsidRPr="00A87A55" w:rsidRDefault="007F3D86" w:rsidP="007F3D86">
      <w:pPr>
        <w:pStyle w:val="Def"/>
        <w:tabs>
          <w:tab w:val="left" w:pos="2410"/>
        </w:tabs>
        <w:ind w:left="2977" w:hanging="2977"/>
      </w:pPr>
      <w:r>
        <w:t xml:space="preserve">annotationPath  </w:t>
      </w:r>
      <w:r>
        <w:tab/>
        <w:t xml:space="preserve">::= annotationPath '.' {annotationElement} | </w:t>
      </w:r>
      <w:r>
        <w:br/>
        <w:t xml:space="preserve">{annotationElement} </w:t>
      </w:r>
    </w:p>
    <w:p w14:paraId="1692D917" w14:textId="77777777" w:rsidR="007F3D86" w:rsidRDefault="007F3D86" w:rsidP="007F3D86">
      <w:pPr>
        <w:rPr>
          <w:lang w:val="en-US"/>
        </w:rPr>
      </w:pPr>
      <w:r>
        <w:rPr>
          <w:lang w:val="en-US"/>
        </w:rPr>
        <w:t>Examples:</w:t>
      </w:r>
    </w:p>
    <w:p w14:paraId="1A9F046D" w14:textId="77777777" w:rsidR="007F3D86" w:rsidRDefault="007F3D86" w:rsidP="007F3D86">
      <w:pPr>
        <w:pStyle w:val="ExampleCode"/>
      </w:pPr>
      <w:r>
        <w:t>cmd.Session.Actor.Name</w:t>
      </w:r>
    </w:p>
    <w:p w14:paraId="61797E7F" w14:textId="77777777" w:rsidR="007F3D86" w:rsidRDefault="007F3D86" w:rsidP="007F3D86">
      <w:pPr>
        <w:pStyle w:val="ExampleCode"/>
      </w:pPr>
      <w:r w:rsidRPr="00E66344">
        <w:t>Collection.Project.Title</w:t>
      </w:r>
    </w:p>
    <w:p w14:paraId="0CF6B11F" w14:textId="77777777" w:rsidR="007F3D86" w:rsidRDefault="007F3D86" w:rsidP="007F3D86">
      <w:pPr>
        <w:pStyle w:val="ExampleCode"/>
      </w:pPr>
      <w:r>
        <w:t>ccs.TierType.PoS</w:t>
      </w:r>
    </w:p>
    <w:p w14:paraId="6EF5A3B6" w14:textId="77777777" w:rsidR="007F3D86" w:rsidRDefault="007F3D86" w:rsidP="007F3D86">
      <w:pPr>
        <w:pStyle w:val="ExampleCode"/>
      </w:pPr>
      <w:r>
        <w:t>ccs.TierName.V40069-Lemma</w:t>
      </w:r>
    </w:p>
    <w:p w14:paraId="609678D2" w14:textId="77777777" w:rsidR="007F3D86" w:rsidRDefault="007F3D86" w:rsidP="007F3D86">
      <w:pPr>
        <w:pStyle w:val="ExampleCode"/>
      </w:pPr>
      <w:r>
        <w:t>isocat.PoS</w:t>
      </w:r>
    </w:p>
    <w:p w14:paraId="07A60C4D" w14:textId="77777777" w:rsidR="007F3D86" w:rsidRPr="007F3D86" w:rsidRDefault="007F3D86" w:rsidP="007F3D86">
      <w:pPr>
        <w:rPr>
          <w:lang w:val="en-US"/>
        </w:rPr>
      </w:pPr>
    </w:p>
    <w:p w14:paraId="08328AB1" w14:textId="77777777" w:rsidR="005642CB" w:rsidRPr="00654854" w:rsidRDefault="00654854" w:rsidP="005642CB">
      <w:pPr>
        <w:pStyle w:val="AppendixTitleLevel2"/>
        <w:rPr>
          <w:lang w:val="en-US"/>
        </w:rPr>
      </w:pPr>
      <w:bookmarkStart w:id="227" w:name="_Toc287824986"/>
      <w:r w:rsidRPr="00654854">
        <w:rPr>
          <w:lang w:val="en-US"/>
        </w:rPr>
        <w:lastRenderedPageBreak/>
        <w:t xml:space="preserve">Context Set: </w:t>
      </w:r>
      <w:r>
        <w:rPr>
          <w:lang w:val="en-US"/>
        </w:rPr>
        <w:t>CMDI</w:t>
      </w:r>
      <w:r w:rsidRPr="00654854">
        <w:rPr>
          <w:lang w:val="en-US"/>
        </w:rPr>
        <w:t xml:space="preserve"> </w:t>
      </w:r>
      <w:r>
        <w:rPr>
          <w:lang w:val="en-US"/>
        </w:rPr>
        <w:t xml:space="preserve">- </w:t>
      </w:r>
      <w:r w:rsidRPr="00654854">
        <w:rPr>
          <w:lang w:val="en-US"/>
        </w:rPr>
        <w:t>Component Metadata Infrastructure</w:t>
      </w:r>
      <w:bookmarkEnd w:id="227"/>
      <w:r w:rsidRPr="00654854">
        <w:rPr>
          <w:lang w:val="en-US"/>
        </w:rPr>
        <w:t xml:space="preserve"> </w:t>
      </w:r>
    </w:p>
    <w:p w14:paraId="15FF5BEE" w14:textId="77777777" w:rsidR="005642CB" w:rsidRPr="00654854" w:rsidRDefault="00654854" w:rsidP="005642CB">
      <w:pPr>
        <w:pStyle w:val="AppendixTitleLevel2"/>
        <w:rPr>
          <w:lang w:val="en-US"/>
        </w:rPr>
      </w:pPr>
      <w:bookmarkStart w:id="228" w:name="_Toc287824987"/>
      <w:r w:rsidRPr="00654854">
        <w:rPr>
          <w:lang w:val="en-US"/>
        </w:rPr>
        <w:t xml:space="preserve">Context Set: </w:t>
      </w:r>
      <w:r>
        <w:rPr>
          <w:lang w:val="en-US"/>
        </w:rPr>
        <w:t>CCS</w:t>
      </w:r>
      <w:r w:rsidRPr="00654854">
        <w:rPr>
          <w:lang w:val="en-US"/>
        </w:rPr>
        <w:t xml:space="preserve"> </w:t>
      </w:r>
      <w:r>
        <w:rPr>
          <w:lang w:val="en-US"/>
        </w:rPr>
        <w:t xml:space="preserve"> - </w:t>
      </w:r>
      <w:r w:rsidRPr="00654854">
        <w:rPr>
          <w:lang w:val="en-US"/>
        </w:rPr>
        <w:t>CLARIN Content S</w:t>
      </w:r>
      <w:r>
        <w:rPr>
          <w:lang w:val="en-US"/>
        </w:rPr>
        <w:t>earch</w:t>
      </w:r>
      <w:bookmarkEnd w:id="228"/>
    </w:p>
    <w:p w14:paraId="007672B6" w14:textId="77777777" w:rsidR="00F44B45" w:rsidRDefault="00654854" w:rsidP="00F44B45">
      <w:pPr>
        <w:pStyle w:val="AppendixTitleLevel2"/>
      </w:pPr>
      <w:bookmarkStart w:id="229" w:name="_Toc287824988"/>
      <w:r>
        <w:t>N</w:t>
      </w:r>
      <w:r w:rsidR="000F27E1">
        <w:t xml:space="preserve">ew </w:t>
      </w:r>
      <w:r>
        <w:t>B</w:t>
      </w:r>
      <w:r w:rsidR="000F27E1">
        <w:t xml:space="preserve">oolean </w:t>
      </w:r>
      <w:r>
        <w:t>O</w:t>
      </w:r>
      <w:r w:rsidR="000F27E1">
        <w:t>perator: IN</w:t>
      </w:r>
      <w:bookmarkEnd w:id="229"/>
    </w:p>
    <w:p w14:paraId="5B1B5AE6" w14:textId="77777777" w:rsidR="00F44B45" w:rsidRPr="00F44B45" w:rsidRDefault="00F44B45" w:rsidP="00F44B45">
      <w:pPr>
        <w:pStyle w:val="AppendixTitleLevel2"/>
        <w:rPr>
          <w:lang w:val="en-US"/>
        </w:rPr>
      </w:pPr>
      <w:bookmarkStart w:id="230" w:name="_Toc287824989"/>
      <w:r>
        <w:rPr>
          <w:lang w:val="en-US"/>
        </w:rPr>
        <w:t>CCS response Schema:</w:t>
      </w:r>
      <w:r w:rsidRPr="00F44B45">
        <w:rPr>
          <w:lang w:val="en-US"/>
        </w:rPr>
        <w:t xml:space="preserve"> ResultSet, Resource, ResourceFragment</w:t>
      </w:r>
      <w:r>
        <w:rPr>
          <w:lang w:val="en-US"/>
        </w:rPr>
        <w:t>, DataView</w:t>
      </w:r>
      <w:bookmarkEnd w:id="230"/>
    </w:p>
    <w:p w14:paraId="437B1EE5" w14:textId="77777777" w:rsidR="00F707D9" w:rsidRDefault="00573736" w:rsidP="00FC1B24">
      <w:pPr>
        <w:pStyle w:val="Appendix-Title"/>
      </w:pPr>
      <w:bookmarkStart w:id="231" w:name="_Toc287824990"/>
      <w:r>
        <w:t xml:space="preserve">Mapping to other query </w:t>
      </w:r>
      <w:r w:rsidR="00F707D9">
        <w:t>languages</w:t>
      </w:r>
      <w:bookmarkEnd w:id="231"/>
    </w:p>
    <w:p w14:paraId="655D075D" w14:textId="77777777" w:rsidR="00F707D9" w:rsidRDefault="00F707D9" w:rsidP="00FC1B24">
      <w:pPr>
        <w:pStyle w:val="AppendixTitleLevel2"/>
        <w:rPr>
          <w:lang w:val="en-US"/>
        </w:rPr>
      </w:pPr>
      <w:bookmarkStart w:id="232" w:name="_Toc287824991"/>
      <w:r>
        <w:rPr>
          <w:lang w:val="en-US"/>
        </w:rPr>
        <w:t>SRU -&gt; XPath</w:t>
      </w:r>
      <w:bookmarkEnd w:id="232"/>
    </w:p>
    <w:p w14:paraId="3CF06243" w14:textId="77777777" w:rsidR="001C4474" w:rsidRDefault="001C4474" w:rsidP="001C4474">
      <w:pPr>
        <w:rPr>
          <w:lang w:val="en-US"/>
        </w:rPr>
      </w:pPr>
      <w:r>
        <w:rPr>
          <w:lang w:val="en-US"/>
        </w:rPr>
        <w:t xml:space="preserve">Actually </w:t>
      </w:r>
      <w:commentRangeStart w:id="233"/>
      <w:r>
        <w:rPr>
          <w:lang w:val="en-US"/>
        </w:rPr>
        <w:t xml:space="preserve">it </w:t>
      </w:r>
      <w:commentRangeEnd w:id="233"/>
      <w:r w:rsidR="002916EA">
        <w:rPr>
          <w:rStyle w:val="Kommentarzeichen"/>
        </w:rPr>
        <w:commentReference w:id="233"/>
      </w:r>
      <w:r>
        <w:rPr>
          <w:lang w:val="en-US"/>
        </w:rPr>
        <w:t xml:space="preserve">is translating to the cmd-dialect of XPath </w:t>
      </w:r>
      <w:r w:rsidR="00573736">
        <w:rPr>
          <w:lang w:val="en-US"/>
        </w:rPr>
        <w:t xml:space="preserve">operating </w:t>
      </w:r>
      <w:r>
        <w:rPr>
          <w:lang w:val="en-US"/>
        </w:rPr>
        <w:t xml:space="preserve"> on CMDI</w:t>
      </w:r>
      <w:r w:rsidR="00573736">
        <w:rPr>
          <w:lang w:val="en-US"/>
        </w:rPr>
        <w:t>.</w:t>
      </w:r>
    </w:p>
    <w:p w14:paraId="6CF67842" w14:textId="77777777" w:rsidR="00D41AC7" w:rsidRDefault="00D41AC7" w:rsidP="001C4474">
      <w:pPr>
        <w:rPr>
          <w:lang w:val="en-US"/>
        </w:rPr>
      </w:pPr>
      <w:r>
        <w:rPr>
          <w:lang w:val="en-US"/>
        </w:rPr>
        <w:t xml:space="preserve">More live examples under: </w:t>
      </w:r>
      <w:hyperlink r:id="rId41" w:history="1">
        <w:r w:rsidRPr="00614274">
          <w:rPr>
            <w:rStyle w:val="Hyperlink"/>
            <w:lang w:val="en-US"/>
          </w:rPr>
          <w:t>http://clarin.aac.ac.at/MDService2/docs/htmlpage/queries</w:t>
        </w:r>
      </w:hyperlink>
    </w:p>
    <w:p w14:paraId="46706699" w14:textId="77777777" w:rsidR="00A909B6" w:rsidRDefault="00A909B6" w:rsidP="00A909B6">
      <w:pPr>
        <w:pStyle w:val="Remark"/>
      </w:pPr>
      <w:r>
        <w:t>! Needs to be checked. May not be up2date!</w:t>
      </w:r>
    </w:p>
    <w:tbl>
      <w:tblPr>
        <w:tblW w:w="9322" w:type="dxa"/>
        <w:tblLayout w:type="fixed"/>
        <w:tblLook w:val="04A0" w:firstRow="1" w:lastRow="0" w:firstColumn="1" w:lastColumn="0" w:noHBand="0" w:noVBand="1"/>
      </w:tblPr>
      <w:tblGrid>
        <w:gridCol w:w="3652"/>
        <w:gridCol w:w="5670"/>
      </w:tblGrid>
      <w:tr w:rsidR="00666061" w14:paraId="51B9C7FE" w14:textId="77777777" w:rsidTr="00D41AC7">
        <w:tc>
          <w:tcPr>
            <w:tcW w:w="3652" w:type="dxa"/>
            <w:tcBorders>
              <w:top w:val="single" w:sz="4" w:space="0" w:color="000000" w:themeColor="text1"/>
              <w:bottom w:val="dashed" w:sz="4" w:space="0" w:color="BFBFBF" w:themeColor="background1" w:themeShade="BF"/>
            </w:tcBorders>
          </w:tcPr>
          <w:p w14:paraId="611CE7B4" w14:textId="77777777" w:rsidR="00666061" w:rsidRDefault="00666061" w:rsidP="00666061">
            <w:pPr>
              <w:pStyle w:val="TermDef"/>
            </w:pPr>
            <w:r w:rsidRPr="00094162">
              <w:t>simple search : {term}</w:t>
            </w:r>
          </w:p>
        </w:tc>
        <w:tc>
          <w:tcPr>
            <w:tcW w:w="5670" w:type="dxa"/>
            <w:tcBorders>
              <w:top w:val="single" w:sz="4" w:space="0" w:color="000000" w:themeColor="text1"/>
              <w:bottom w:val="dashed" w:sz="4" w:space="0" w:color="BFBFBF" w:themeColor="background1" w:themeShade="BF"/>
            </w:tcBorders>
          </w:tcPr>
          <w:p w14:paraId="2CF1C25A" w14:textId="77777777" w:rsidR="00666061" w:rsidRDefault="00666061" w:rsidP="00646A5D">
            <w:pPr>
              <w:rPr>
                <w:lang w:val="en-US"/>
              </w:rPr>
            </w:pPr>
            <w:r w:rsidRPr="00094162">
              <w:rPr>
                <w:rStyle w:val="HTMLSchreibmaschine"/>
              </w:rPr>
              <w:t>//*[ft:query(.,{term})]</w:t>
            </w:r>
          </w:p>
        </w:tc>
      </w:tr>
      <w:tr w:rsidR="00666061" w14:paraId="6EA89F28" w14:textId="77777777" w:rsidTr="00D41AC7">
        <w:tc>
          <w:tcPr>
            <w:tcW w:w="3652" w:type="dxa"/>
            <w:tcBorders>
              <w:top w:val="dashed" w:sz="4" w:space="0" w:color="BFBFBF" w:themeColor="background1" w:themeShade="BF"/>
              <w:bottom w:val="single" w:sz="4" w:space="0" w:color="000000" w:themeColor="text1"/>
            </w:tcBorders>
          </w:tcPr>
          <w:p w14:paraId="5F3A382F" w14:textId="77777777" w:rsidR="00666061" w:rsidRDefault="00666061" w:rsidP="00646A5D">
            <w:pPr>
              <w:rPr>
                <w:lang w:val="en-US"/>
              </w:rPr>
            </w:pPr>
            <w:r w:rsidRPr="00094162">
              <w:rPr>
                <w:sz w:val="20"/>
              </w:rPr>
              <w:t>Peter</w:t>
            </w:r>
          </w:p>
        </w:tc>
        <w:tc>
          <w:tcPr>
            <w:tcW w:w="5670" w:type="dxa"/>
            <w:tcBorders>
              <w:top w:val="dashed" w:sz="4" w:space="0" w:color="BFBFBF" w:themeColor="background1" w:themeShade="BF"/>
              <w:bottom w:val="single" w:sz="4" w:space="0" w:color="000000" w:themeColor="text1"/>
            </w:tcBorders>
          </w:tcPr>
          <w:p w14:paraId="578A45E7" w14:textId="77777777" w:rsidR="00666061" w:rsidRDefault="00666061" w:rsidP="00666061">
            <w:pPr>
              <w:rPr>
                <w:lang w:val="en-US"/>
              </w:rPr>
            </w:pPr>
            <w:r w:rsidRPr="00094162">
              <w:rPr>
                <w:rStyle w:val="HTMLSchreibmaschine"/>
              </w:rPr>
              <w:t>//*[ft:query(.,'Peter')]</w:t>
            </w:r>
          </w:p>
        </w:tc>
      </w:tr>
      <w:tr w:rsidR="00666061" w14:paraId="545A03E3" w14:textId="77777777" w:rsidTr="00D41AC7">
        <w:tc>
          <w:tcPr>
            <w:tcW w:w="3652" w:type="dxa"/>
            <w:tcBorders>
              <w:top w:val="single" w:sz="4" w:space="0" w:color="000000" w:themeColor="text1"/>
              <w:bottom w:val="dashed" w:sz="4" w:space="0" w:color="BFBFBF" w:themeColor="background1" w:themeShade="BF"/>
            </w:tcBorders>
          </w:tcPr>
          <w:p w14:paraId="55EEC57B" w14:textId="77777777" w:rsidR="00666061" w:rsidRDefault="00666061" w:rsidP="00666061">
            <w:pPr>
              <w:pStyle w:val="TermDef"/>
            </w:pPr>
            <w:r w:rsidRPr="00094162">
              <w:t>{cmdComponent}</w:t>
            </w:r>
          </w:p>
        </w:tc>
        <w:tc>
          <w:tcPr>
            <w:tcW w:w="5670" w:type="dxa"/>
            <w:tcBorders>
              <w:top w:val="single" w:sz="4" w:space="0" w:color="000000" w:themeColor="text1"/>
              <w:bottom w:val="dashed" w:sz="4" w:space="0" w:color="BFBFBF" w:themeColor="background1" w:themeShade="BF"/>
            </w:tcBorders>
          </w:tcPr>
          <w:p w14:paraId="441AD494" w14:textId="77777777" w:rsidR="00666061" w:rsidRDefault="00666061" w:rsidP="001C4474">
            <w:pPr>
              <w:rPr>
                <w:lang w:val="en-US"/>
              </w:rPr>
            </w:pPr>
            <w:r w:rsidRPr="00094162">
              <w:rPr>
                <w:rStyle w:val="HTMLSchreibmaschine"/>
              </w:rPr>
              <w:t>//{cmdComponent}</w:t>
            </w:r>
          </w:p>
        </w:tc>
      </w:tr>
      <w:tr w:rsidR="00666061" w14:paraId="560D48BE" w14:textId="77777777" w:rsidTr="00D41AC7">
        <w:trPr>
          <w:trHeight w:val="330"/>
        </w:trPr>
        <w:tc>
          <w:tcPr>
            <w:tcW w:w="3652" w:type="dxa"/>
            <w:tcBorders>
              <w:top w:val="dashed" w:sz="4" w:space="0" w:color="BFBFBF" w:themeColor="background1" w:themeShade="BF"/>
              <w:bottom w:val="single" w:sz="4" w:space="0" w:color="000000" w:themeColor="text1"/>
            </w:tcBorders>
          </w:tcPr>
          <w:p w14:paraId="1C53F84E" w14:textId="77777777" w:rsidR="00666061" w:rsidRDefault="00666061" w:rsidP="001C4474">
            <w:pPr>
              <w:rPr>
                <w:lang w:val="en-US"/>
              </w:rPr>
            </w:pPr>
            <w:r w:rsidRPr="00094162">
              <w:rPr>
                <w:sz w:val="20"/>
              </w:rPr>
              <w:t>Actor</w:t>
            </w:r>
          </w:p>
        </w:tc>
        <w:tc>
          <w:tcPr>
            <w:tcW w:w="5670" w:type="dxa"/>
            <w:tcBorders>
              <w:top w:val="dashed" w:sz="4" w:space="0" w:color="BFBFBF" w:themeColor="background1" w:themeShade="BF"/>
              <w:bottom w:val="single" w:sz="4" w:space="0" w:color="000000" w:themeColor="text1"/>
            </w:tcBorders>
          </w:tcPr>
          <w:p w14:paraId="5C697DD5" w14:textId="77777777" w:rsidR="00666061" w:rsidRDefault="00666061" w:rsidP="00666061">
            <w:pPr>
              <w:rPr>
                <w:lang w:val="en-US"/>
              </w:rPr>
            </w:pPr>
            <w:r w:rsidRPr="00094162">
              <w:rPr>
                <w:rStyle w:val="HTMLSchreibmaschine"/>
              </w:rPr>
              <w:t>//</w:t>
            </w:r>
            <w:r>
              <w:rPr>
                <w:rStyle w:val="HTMLSchreibmaschine"/>
              </w:rPr>
              <w:t>Actor</w:t>
            </w:r>
          </w:p>
        </w:tc>
      </w:tr>
      <w:tr w:rsidR="00D41AC7" w14:paraId="1839CA7A" w14:textId="77777777" w:rsidTr="00D41AC7">
        <w:trPr>
          <w:trHeight w:val="105"/>
        </w:trPr>
        <w:tc>
          <w:tcPr>
            <w:tcW w:w="3652" w:type="dxa"/>
            <w:tcBorders>
              <w:top w:val="single" w:sz="4" w:space="0" w:color="000000" w:themeColor="text1"/>
            </w:tcBorders>
          </w:tcPr>
          <w:p w14:paraId="56AC7E3C" w14:textId="77777777" w:rsidR="00D41AC7" w:rsidRPr="00094162" w:rsidRDefault="00D41AC7" w:rsidP="001C4474">
            <w:pPr>
              <w:rPr>
                <w:sz w:val="20"/>
              </w:rPr>
            </w:pPr>
          </w:p>
        </w:tc>
        <w:tc>
          <w:tcPr>
            <w:tcW w:w="5670" w:type="dxa"/>
            <w:tcBorders>
              <w:top w:val="single" w:sz="4" w:space="0" w:color="000000" w:themeColor="text1"/>
            </w:tcBorders>
          </w:tcPr>
          <w:p w14:paraId="32739C23" w14:textId="77777777" w:rsidR="00D41AC7" w:rsidRPr="00094162" w:rsidRDefault="00D41AC7" w:rsidP="00666061">
            <w:pPr>
              <w:rPr>
                <w:rStyle w:val="HTMLSchreibmaschine"/>
              </w:rPr>
            </w:pPr>
          </w:p>
        </w:tc>
      </w:tr>
      <w:tr w:rsidR="00A909B6" w:rsidRPr="003B6863" w14:paraId="1E73C265" w14:textId="77777777" w:rsidTr="00D41AC7">
        <w:tc>
          <w:tcPr>
            <w:tcW w:w="3652" w:type="dxa"/>
            <w:tcBorders>
              <w:bottom w:val="dashed" w:sz="4" w:space="0" w:color="BFBFBF" w:themeColor="background1" w:themeShade="BF"/>
            </w:tcBorders>
            <w:vAlign w:val="center"/>
          </w:tcPr>
          <w:p w14:paraId="7C19630A" w14:textId="77777777" w:rsidR="00A909B6" w:rsidRPr="00094162" w:rsidRDefault="00A909B6" w:rsidP="003E0B3B">
            <w:pPr>
              <w:pStyle w:val="TermDef"/>
              <w:rPr>
                <w:rFonts w:ascii="Times" w:hAnsi="Times"/>
              </w:rPr>
            </w:pPr>
            <w:r w:rsidRPr="00094162">
              <w:t>searchClause:=</w:t>
            </w:r>
            <w:r w:rsidRPr="00094162">
              <w:br/>
              <w:t xml:space="preserve">{cmdIndex} {rel} {term} </w:t>
            </w:r>
          </w:p>
        </w:tc>
        <w:tc>
          <w:tcPr>
            <w:tcW w:w="5670" w:type="dxa"/>
            <w:tcBorders>
              <w:bottom w:val="dashed" w:sz="4" w:space="0" w:color="BFBFBF" w:themeColor="background1" w:themeShade="BF"/>
            </w:tcBorders>
            <w:vAlign w:val="center"/>
          </w:tcPr>
          <w:p w14:paraId="74F963BA" w14:textId="77777777" w:rsidR="00A909B6" w:rsidRPr="006070A5" w:rsidRDefault="00A909B6" w:rsidP="00E70778">
            <w:pPr>
              <w:rPr>
                <w:rFonts w:ascii="Times" w:hAnsi="Times"/>
                <w:sz w:val="20"/>
                <w:lang w:val="en-US"/>
              </w:rPr>
            </w:pPr>
            <w:r w:rsidRPr="006070A5">
              <w:rPr>
                <w:rStyle w:val="HTMLSchreibmaschine"/>
                <w:lang w:val="en-US"/>
              </w:rPr>
              <w:t>//{cmdIndex}[\. {rel} '{term}']</w:t>
            </w:r>
            <w:r w:rsidRPr="006070A5">
              <w:rPr>
                <w:sz w:val="20"/>
                <w:lang w:val="en-US"/>
              </w:rPr>
              <w:t xml:space="preserve"> </w:t>
            </w:r>
          </w:p>
        </w:tc>
      </w:tr>
      <w:tr w:rsidR="00A909B6" w14:paraId="289E5035" w14:textId="77777777" w:rsidTr="00D41AC7">
        <w:tc>
          <w:tcPr>
            <w:tcW w:w="3652" w:type="dxa"/>
            <w:tcBorders>
              <w:top w:val="dashed" w:sz="4" w:space="0" w:color="BFBFBF" w:themeColor="background1" w:themeShade="BF"/>
              <w:bottom w:val="single" w:sz="4" w:space="0" w:color="000000" w:themeColor="text1"/>
            </w:tcBorders>
            <w:vAlign w:val="center"/>
          </w:tcPr>
          <w:p w14:paraId="59F55EDA" w14:textId="77777777" w:rsidR="00A909B6" w:rsidRPr="00094162" w:rsidRDefault="00A909B6" w:rsidP="00E70778">
            <w:pPr>
              <w:rPr>
                <w:rFonts w:ascii="Times" w:hAnsi="Times"/>
                <w:sz w:val="20"/>
              </w:rPr>
            </w:pPr>
            <w:r w:rsidRPr="00094162">
              <w:rPr>
                <w:sz w:val="20"/>
              </w:rPr>
              <w:t xml:space="preserve">Actors.Actor.Sex=f </w:t>
            </w:r>
          </w:p>
        </w:tc>
        <w:tc>
          <w:tcPr>
            <w:tcW w:w="5670" w:type="dxa"/>
            <w:tcBorders>
              <w:top w:val="dashed" w:sz="4" w:space="0" w:color="BFBFBF" w:themeColor="background1" w:themeShade="BF"/>
              <w:bottom w:val="single" w:sz="4" w:space="0" w:color="000000" w:themeColor="text1"/>
            </w:tcBorders>
            <w:vAlign w:val="center"/>
          </w:tcPr>
          <w:p w14:paraId="3544B9F2" w14:textId="77777777" w:rsidR="00A909B6" w:rsidRPr="00094162" w:rsidRDefault="00A909B6" w:rsidP="00E70778">
            <w:pPr>
              <w:rPr>
                <w:rFonts w:ascii="Times" w:hAnsi="Times"/>
                <w:sz w:val="20"/>
              </w:rPr>
            </w:pPr>
            <w:r w:rsidRPr="00094162">
              <w:rPr>
                <w:rStyle w:val="HTMLSchreibmaschine"/>
              </w:rPr>
              <w:t>//Actors/Actor/Sex[.='f']</w:t>
            </w:r>
            <w:r w:rsidRPr="00094162">
              <w:rPr>
                <w:sz w:val="20"/>
              </w:rPr>
              <w:t xml:space="preserve"> </w:t>
            </w:r>
          </w:p>
        </w:tc>
      </w:tr>
      <w:tr w:rsidR="00A909B6" w:rsidRPr="00916668" w14:paraId="22DBFA7A" w14:textId="77777777" w:rsidTr="00D41AC7">
        <w:tc>
          <w:tcPr>
            <w:tcW w:w="3652" w:type="dxa"/>
            <w:tcBorders>
              <w:top w:val="single" w:sz="4" w:space="0" w:color="000000" w:themeColor="text1"/>
              <w:bottom w:val="dashed" w:sz="4" w:space="0" w:color="BFBFBF" w:themeColor="background1" w:themeShade="BF"/>
            </w:tcBorders>
            <w:vAlign w:val="center"/>
          </w:tcPr>
          <w:p w14:paraId="5C77CC2E" w14:textId="77777777" w:rsidR="00A909B6" w:rsidRPr="003E0B3B" w:rsidRDefault="00A909B6" w:rsidP="003E0B3B">
            <w:pPr>
              <w:pStyle w:val="TermDef"/>
            </w:pPr>
            <w:r w:rsidRPr="00094162">
              <w:t xml:space="preserve">{cmdIndex} any {term} </w:t>
            </w:r>
          </w:p>
        </w:tc>
        <w:tc>
          <w:tcPr>
            <w:tcW w:w="5670" w:type="dxa"/>
            <w:tcBorders>
              <w:top w:val="single" w:sz="4" w:space="0" w:color="000000" w:themeColor="text1"/>
              <w:bottom w:val="dashed" w:sz="4" w:space="0" w:color="BFBFBF" w:themeColor="background1" w:themeShade="BF"/>
            </w:tcBorders>
            <w:vAlign w:val="center"/>
          </w:tcPr>
          <w:p w14:paraId="7AE0F320" w14:textId="77777777" w:rsidR="00A909B6" w:rsidRPr="001C4474" w:rsidRDefault="00A909B6" w:rsidP="00E70778">
            <w:pPr>
              <w:rPr>
                <w:rFonts w:ascii="Times" w:hAnsi="Times"/>
                <w:sz w:val="20"/>
                <w:lang w:val="en-US"/>
              </w:rPr>
            </w:pPr>
            <w:r w:rsidRPr="001C4474">
              <w:rPr>
                <w:rStyle w:val="HTMLSchreibmaschine"/>
                <w:lang w:val="en-US"/>
              </w:rPr>
              <w:t>//{cmdIndex}[contains(. '{term}')]</w:t>
            </w:r>
            <w:r w:rsidRPr="001C4474">
              <w:rPr>
                <w:sz w:val="20"/>
                <w:lang w:val="en-US"/>
              </w:rPr>
              <w:t xml:space="preserve"> </w:t>
            </w:r>
          </w:p>
        </w:tc>
      </w:tr>
      <w:tr w:rsidR="00A909B6" w14:paraId="14963BC7" w14:textId="77777777" w:rsidTr="00D41AC7">
        <w:trPr>
          <w:trHeight w:val="390"/>
        </w:trPr>
        <w:tc>
          <w:tcPr>
            <w:tcW w:w="3652" w:type="dxa"/>
            <w:tcBorders>
              <w:top w:val="dashed" w:sz="4" w:space="0" w:color="BFBFBF" w:themeColor="background1" w:themeShade="BF"/>
              <w:bottom w:val="single" w:sz="4" w:space="0" w:color="000000" w:themeColor="text1"/>
            </w:tcBorders>
            <w:vAlign w:val="center"/>
          </w:tcPr>
          <w:p w14:paraId="6C24EADE" w14:textId="77777777" w:rsidR="00A909B6" w:rsidRPr="00094162" w:rsidRDefault="00A909B6" w:rsidP="00E70778">
            <w:pPr>
              <w:rPr>
                <w:rFonts w:ascii="Times" w:hAnsi="Times"/>
                <w:sz w:val="20"/>
              </w:rPr>
            </w:pPr>
            <w:r w:rsidRPr="00094162">
              <w:rPr>
                <w:sz w:val="20"/>
              </w:rPr>
              <w:t xml:space="preserve">Organisation.Name any University </w:t>
            </w:r>
          </w:p>
        </w:tc>
        <w:tc>
          <w:tcPr>
            <w:tcW w:w="5670" w:type="dxa"/>
            <w:tcBorders>
              <w:top w:val="dashed" w:sz="4" w:space="0" w:color="BFBFBF" w:themeColor="background1" w:themeShade="BF"/>
              <w:bottom w:val="single" w:sz="4" w:space="0" w:color="000000" w:themeColor="text1"/>
            </w:tcBorders>
            <w:vAlign w:val="center"/>
          </w:tcPr>
          <w:p w14:paraId="5F532A9A" w14:textId="77777777" w:rsidR="00A909B6" w:rsidRPr="00094162" w:rsidRDefault="00A909B6" w:rsidP="00E70778">
            <w:pPr>
              <w:rPr>
                <w:rFonts w:ascii="Times" w:hAnsi="Times"/>
                <w:sz w:val="20"/>
              </w:rPr>
            </w:pPr>
            <w:r w:rsidRPr="00094162">
              <w:rPr>
                <w:rStyle w:val="HTMLSchreibmaschine"/>
              </w:rPr>
              <w:t>//Organisation/Name[contains(.,'University')]</w:t>
            </w:r>
            <w:r w:rsidRPr="00094162">
              <w:rPr>
                <w:sz w:val="20"/>
              </w:rPr>
              <w:t xml:space="preserve"> </w:t>
            </w:r>
          </w:p>
        </w:tc>
      </w:tr>
      <w:tr w:rsidR="00A909B6" w14:paraId="70CE52F7" w14:textId="77777777" w:rsidTr="00D41AC7">
        <w:tc>
          <w:tcPr>
            <w:tcW w:w="3652" w:type="dxa"/>
            <w:tcBorders>
              <w:bottom w:val="dashed" w:sz="4" w:space="0" w:color="BFBFBF" w:themeColor="background1" w:themeShade="BF"/>
            </w:tcBorders>
            <w:vAlign w:val="center"/>
          </w:tcPr>
          <w:p w14:paraId="627FEEFF" w14:textId="77777777" w:rsidR="00A909B6" w:rsidRPr="00094162" w:rsidRDefault="00A909B6" w:rsidP="003E0B3B">
            <w:pPr>
              <w:pStyle w:val="TermDef"/>
              <w:rPr>
                <w:rFonts w:ascii="Times" w:hAnsi="Times"/>
              </w:rPr>
            </w:pPr>
            <w:r w:rsidRPr="00094162">
              <w:t xml:space="preserve">AND </w:t>
            </w:r>
          </w:p>
        </w:tc>
        <w:tc>
          <w:tcPr>
            <w:tcW w:w="5670" w:type="dxa"/>
            <w:tcBorders>
              <w:bottom w:val="dashed" w:sz="4" w:space="0" w:color="BFBFBF" w:themeColor="background1" w:themeShade="BF"/>
            </w:tcBorders>
            <w:vAlign w:val="center"/>
          </w:tcPr>
          <w:p w14:paraId="6100A532" w14:textId="77777777" w:rsidR="00A909B6" w:rsidRPr="00094162" w:rsidRDefault="00A909B6" w:rsidP="00E70778">
            <w:pPr>
              <w:rPr>
                <w:rFonts w:ascii="Times" w:hAnsi="Times"/>
                <w:sz w:val="20"/>
              </w:rPr>
            </w:pPr>
            <w:r w:rsidRPr="00094162">
              <w:rPr>
                <w:rStyle w:val="HTMLSchreibmaschine"/>
              </w:rPr>
              <w:t>//CMD[.//{Q1}][.//{Q2}]</w:t>
            </w:r>
            <w:r w:rsidRPr="00094162">
              <w:rPr>
                <w:sz w:val="20"/>
              </w:rPr>
              <w:t xml:space="preserve"> </w:t>
            </w:r>
          </w:p>
        </w:tc>
      </w:tr>
      <w:tr w:rsidR="00A909B6" w:rsidRPr="00916668" w14:paraId="21B8FB76" w14:textId="77777777" w:rsidTr="00D41AC7">
        <w:tc>
          <w:tcPr>
            <w:tcW w:w="3652" w:type="dxa"/>
            <w:tcBorders>
              <w:top w:val="dashed" w:sz="4" w:space="0" w:color="BFBFBF" w:themeColor="background1" w:themeShade="BF"/>
              <w:bottom w:val="single" w:sz="4" w:space="0" w:color="000000" w:themeColor="text1"/>
            </w:tcBorders>
            <w:vAlign w:val="center"/>
          </w:tcPr>
          <w:p w14:paraId="3651CBD6" w14:textId="77777777" w:rsidR="00A909B6" w:rsidRPr="001C4474" w:rsidRDefault="00A909B6" w:rsidP="00A67692">
            <w:pPr>
              <w:rPr>
                <w:rFonts w:ascii="Times" w:hAnsi="Times"/>
                <w:sz w:val="20"/>
                <w:lang w:val="en-US"/>
              </w:rPr>
            </w:pPr>
            <w:r w:rsidRPr="001C4474">
              <w:rPr>
                <w:sz w:val="20"/>
                <w:lang w:val="en-US"/>
              </w:rPr>
              <w:t xml:space="preserve">Organisation.Name </w:t>
            </w:r>
            <w:r w:rsidR="00A67692">
              <w:rPr>
                <w:sz w:val="20"/>
                <w:lang w:val="en-US"/>
              </w:rPr>
              <w:t>=</w:t>
            </w:r>
            <w:r w:rsidRPr="001C4474">
              <w:rPr>
                <w:sz w:val="20"/>
                <w:lang w:val="en-US"/>
              </w:rPr>
              <w:t xml:space="preserve"> University and Actor.gender=m </w:t>
            </w:r>
          </w:p>
        </w:tc>
        <w:tc>
          <w:tcPr>
            <w:tcW w:w="5670" w:type="dxa"/>
            <w:tcBorders>
              <w:top w:val="dashed" w:sz="4" w:space="0" w:color="BFBFBF" w:themeColor="background1" w:themeShade="BF"/>
              <w:bottom w:val="single" w:sz="4" w:space="0" w:color="000000" w:themeColor="text1"/>
            </w:tcBorders>
            <w:vAlign w:val="center"/>
          </w:tcPr>
          <w:p w14:paraId="7B059F30" w14:textId="77777777" w:rsidR="00A909B6" w:rsidRPr="001C4474" w:rsidRDefault="00A909B6" w:rsidP="00E70778">
            <w:pPr>
              <w:rPr>
                <w:rFonts w:ascii="Times" w:hAnsi="Times"/>
                <w:sz w:val="20"/>
                <w:lang w:val="en-US"/>
              </w:rPr>
            </w:pPr>
            <w:r w:rsidRPr="001C4474">
              <w:rPr>
                <w:rStyle w:val="HTMLSchreibmaschine"/>
                <w:lang w:val="en-US"/>
              </w:rPr>
              <w:t>//CMD [.//Organisation/Name [contains(.,'University')]] [.//Actor.gender='m']</w:t>
            </w:r>
            <w:r w:rsidRPr="001C4474">
              <w:rPr>
                <w:sz w:val="20"/>
                <w:lang w:val="en-US"/>
              </w:rPr>
              <w:t xml:space="preserve"> </w:t>
            </w:r>
          </w:p>
        </w:tc>
      </w:tr>
      <w:tr w:rsidR="00A909B6" w14:paraId="59C37909" w14:textId="77777777" w:rsidTr="00D41AC7">
        <w:tc>
          <w:tcPr>
            <w:tcW w:w="3652" w:type="dxa"/>
            <w:tcBorders>
              <w:top w:val="single" w:sz="4" w:space="0" w:color="000000" w:themeColor="text1"/>
              <w:bottom w:val="dashed" w:sz="4" w:space="0" w:color="BFBFBF" w:themeColor="background1" w:themeShade="BF"/>
            </w:tcBorders>
            <w:vAlign w:val="center"/>
          </w:tcPr>
          <w:p w14:paraId="50939DA1" w14:textId="77777777" w:rsidR="00A909B6" w:rsidRPr="00094162" w:rsidRDefault="00A909B6" w:rsidP="003E0B3B">
            <w:pPr>
              <w:pStyle w:val="TermDef"/>
              <w:rPr>
                <w:rFonts w:ascii="Times" w:hAnsi="Times"/>
              </w:rPr>
            </w:pPr>
            <w:r w:rsidRPr="00094162">
              <w:t xml:space="preserve">AND NOT </w:t>
            </w:r>
          </w:p>
        </w:tc>
        <w:tc>
          <w:tcPr>
            <w:tcW w:w="5670" w:type="dxa"/>
            <w:tcBorders>
              <w:top w:val="single" w:sz="4" w:space="0" w:color="000000" w:themeColor="text1"/>
              <w:bottom w:val="dashed" w:sz="4" w:space="0" w:color="BFBFBF" w:themeColor="background1" w:themeShade="BF"/>
            </w:tcBorders>
            <w:vAlign w:val="center"/>
          </w:tcPr>
          <w:p w14:paraId="4A13196E" w14:textId="77777777" w:rsidR="00A909B6" w:rsidRPr="00094162" w:rsidRDefault="00A909B6" w:rsidP="00E70778">
            <w:pPr>
              <w:rPr>
                <w:rFonts w:ascii="Times" w:hAnsi="Times"/>
                <w:sz w:val="20"/>
              </w:rPr>
            </w:pPr>
            <w:r w:rsidRPr="00094162">
              <w:rPr>
                <w:rStyle w:val="HTMLSchreibmaschine"/>
              </w:rPr>
              <w:t>//CMD[.//{Q1}][not(.//{Q2})]</w:t>
            </w:r>
            <w:r w:rsidRPr="00094162">
              <w:rPr>
                <w:sz w:val="20"/>
              </w:rPr>
              <w:t xml:space="preserve"> </w:t>
            </w:r>
          </w:p>
        </w:tc>
      </w:tr>
      <w:tr w:rsidR="00A909B6" w:rsidRPr="003B6863" w14:paraId="58090021" w14:textId="77777777" w:rsidTr="00D41AC7">
        <w:tc>
          <w:tcPr>
            <w:tcW w:w="3652" w:type="dxa"/>
            <w:tcBorders>
              <w:top w:val="dashed" w:sz="4" w:space="0" w:color="BFBFBF" w:themeColor="background1" w:themeShade="BF"/>
              <w:bottom w:val="single" w:sz="4" w:space="0" w:color="000000" w:themeColor="text1"/>
            </w:tcBorders>
            <w:vAlign w:val="center"/>
          </w:tcPr>
          <w:p w14:paraId="3B073393" w14:textId="77777777" w:rsidR="00A909B6" w:rsidRPr="001C4474" w:rsidRDefault="00A909B6" w:rsidP="00E70778">
            <w:pPr>
              <w:rPr>
                <w:rFonts w:ascii="Times" w:hAnsi="Times"/>
                <w:sz w:val="20"/>
                <w:lang w:val="en-US"/>
              </w:rPr>
            </w:pPr>
            <w:r w:rsidRPr="001C4474">
              <w:rPr>
                <w:sz w:val="20"/>
                <w:lang w:val="en-US"/>
              </w:rPr>
              <w:t xml:space="preserve">Organisation.Name any University and_not Actor.gender=m </w:t>
            </w:r>
          </w:p>
        </w:tc>
        <w:tc>
          <w:tcPr>
            <w:tcW w:w="5670" w:type="dxa"/>
            <w:tcBorders>
              <w:top w:val="dashed" w:sz="4" w:space="0" w:color="BFBFBF" w:themeColor="background1" w:themeShade="BF"/>
              <w:bottom w:val="single" w:sz="4" w:space="0" w:color="000000" w:themeColor="text1"/>
            </w:tcBorders>
            <w:vAlign w:val="center"/>
          </w:tcPr>
          <w:p w14:paraId="1E52580F" w14:textId="77777777" w:rsidR="00A909B6" w:rsidRPr="001C4474" w:rsidRDefault="00A909B6" w:rsidP="00E70778">
            <w:pPr>
              <w:rPr>
                <w:rFonts w:ascii="Times" w:hAnsi="Times"/>
                <w:sz w:val="20"/>
                <w:lang w:val="en-US"/>
              </w:rPr>
            </w:pPr>
            <w:r w:rsidRPr="001C4474">
              <w:rPr>
                <w:rStyle w:val="HTMLSchreibmaschine"/>
                <w:lang w:val="en-US"/>
              </w:rPr>
              <w:t>//CMD [.//Organisation/Name [contains(.,'University')]] [not(.//Actor.gender='m')]</w:t>
            </w:r>
            <w:r w:rsidRPr="001C4474">
              <w:rPr>
                <w:sz w:val="20"/>
                <w:lang w:val="en-US"/>
              </w:rPr>
              <w:t xml:space="preserve"> </w:t>
            </w:r>
          </w:p>
        </w:tc>
      </w:tr>
      <w:tr w:rsidR="00A909B6" w14:paraId="6896A39C" w14:textId="77777777" w:rsidTr="00D41AC7">
        <w:tc>
          <w:tcPr>
            <w:tcW w:w="3652" w:type="dxa"/>
            <w:tcBorders>
              <w:top w:val="single" w:sz="4" w:space="0" w:color="000000" w:themeColor="text1"/>
              <w:bottom w:val="dashed" w:sz="4" w:space="0" w:color="BFBFBF" w:themeColor="background1" w:themeShade="BF"/>
            </w:tcBorders>
            <w:vAlign w:val="center"/>
          </w:tcPr>
          <w:p w14:paraId="6C56D32B" w14:textId="77777777" w:rsidR="00A909B6" w:rsidRPr="00094162" w:rsidRDefault="00A909B6" w:rsidP="003E0B3B">
            <w:pPr>
              <w:pStyle w:val="TermDef"/>
              <w:rPr>
                <w:rFonts w:ascii="Times" w:hAnsi="Times"/>
              </w:rPr>
            </w:pPr>
            <w:r w:rsidRPr="00094162">
              <w:t xml:space="preserve">OR </w:t>
            </w:r>
          </w:p>
        </w:tc>
        <w:tc>
          <w:tcPr>
            <w:tcW w:w="5670" w:type="dxa"/>
            <w:tcBorders>
              <w:top w:val="single" w:sz="4" w:space="0" w:color="000000" w:themeColor="text1"/>
              <w:bottom w:val="dashed" w:sz="4" w:space="0" w:color="BFBFBF" w:themeColor="background1" w:themeShade="BF"/>
            </w:tcBorders>
            <w:vAlign w:val="center"/>
          </w:tcPr>
          <w:p w14:paraId="59F00903" w14:textId="77777777" w:rsidR="00A909B6" w:rsidRPr="00094162" w:rsidRDefault="00A909B6" w:rsidP="00E70778">
            <w:pPr>
              <w:rPr>
                <w:rFonts w:ascii="Times" w:hAnsi="Times"/>
                <w:sz w:val="20"/>
              </w:rPr>
            </w:pPr>
            <w:r w:rsidRPr="00094162">
              <w:rPr>
                <w:rStyle w:val="HTMLSchreibmaschine"/>
              </w:rPr>
              <w:t>//CMD[.//{Q1} or .//{Q2}]</w:t>
            </w:r>
            <w:r w:rsidRPr="00094162">
              <w:rPr>
                <w:sz w:val="20"/>
              </w:rPr>
              <w:t xml:space="preserve"> </w:t>
            </w:r>
          </w:p>
        </w:tc>
      </w:tr>
      <w:tr w:rsidR="00A909B6" w:rsidRPr="00916668" w14:paraId="7CA3F52C" w14:textId="77777777" w:rsidTr="00D41AC7">
        <w:tc>
          <w:tcPr>
            <w:tcW w:w="3652" w:type="dxa"/>
            <w:tcBorders>
              <w:top w:val="dashed" w:sz="4" w:space="0" w:color="BFBFBF" w:themeColor="background1" w:themeShade="BF"/>
              <w:bottom w:val="single" w:sz="4" w:space="0" w:color="000000" w:themeColor="text1"/>
            </w:tcBorders>
            <w:vAlign w:val="center"/>
          </w:tcPr>
          <w:p w14:paraId="760F8A9C" w14:textId="77777777" w:rsidR="00A909B6" w:rsidRPr="001C4474" w:rsidRDefault="00A909B6" w:rsidP="00E70778">
            <w:pPr>
              <w:rPr>
                <w:rFonts w:ascii="Times" w:hAnsi="Times"/>
                <w:sz w:val="20"/>
                <w:lang w:val="en-US"/>
              </w:rPr>
            </w:pPr>
            <w:r w:rsidRPr="001C4474">
              <w:rPr>
                <w:sz w:val="20"/>
                <w:lang w:val="en-US"/>
              </w:rPr>
              <w:t xml:space="preserve">Organisation.Name any University or Actor.gender=m </w:t>
            </w:r>
          </w:p>
        </w:tc>
        <w:tc>
          <w:tcPr>
            <w:tcW w:w="5670" w:type="dxa"/>
            <w:tcBorders>
              <w:top w:val="dashed" w:sz="4" w:space="0" w:color="BFBFBF" w:themeColor="background1" w:themeShade="BF"/>
              <w:bottom w:val="single" w:sz="4" w:space="0" w:color="000000" w:themeColor="text1"/>
            </w:tcBorders>
            <w:vAlign w:val="center"/>
          </w:tcPr>
          <w:p w14:paraId="4D4574F0" w14:textId="77777777" w:rsidR="00A909B6" w:rsidRPr="001C4474" w:rsidRDefault="00A909B6" w:rsidP="00E70778">
            <w:pPr>
              <w:rPr>
                <w:rFonts w:ascii="Times" w:hAnsi="Times"/>
                <w:sz w:val="20"/>
                <w:lang w:val="en-US"/>
              </w:rPr>
            </w:pPr>
            <w:r w:rsidRPr="001C4474">
              <w:rPr>
                <w:rStyle w:val="HTMLSchreibmaschine"/>
                <w:lang w:val="en-US"/>
              </w:rPr>
              <w:t>//CMD[.//Organisation/Name[contains(.,'University') or .//Actor.gender='m']</w:t>
            </w:r>
            <w:r w:rsidRPr="001C4474">
              <w:rPr>
                <w:sz w:val="20"/>
                <w:lang w:val="en-US"/>
              </w:rPr>
              <w:t xml:space="preserve"> </w:t>
            </w:r>
          </w:p>
        </w:tc>
      </w:tr>
      <w:tr w:rsidR="00A909B6" w:rsidRPr="003B6863" w14:paraId="2C2C1D25" w14:textId="77777777" w:rsidTr="00D41AC7">
        <w:tc>
          <w:tcPr>
            <w:tcW w:w="3652" w:type="dxa"/>
            <w:tcBorders>
              <w:top w:val="single" w:sz="4" w:space="0" w:color="000000" w:themeColor="text1"/>
              <w:bottom w:val="dashed" w:sz="4" w:space="0" w:color="BFBFBF" w:themeColor="background1" w:themeShade="BF"/>
            </w:tcBorders>
            <w:vAlign w:val="center"/>
          </w:tcPr>
          <w:p w14:paraId="39019EF5" w14:textId="77777777" w:rsidR="00A909B6" w:rsidRPr="001C4474" w:rsidRDefault="00A909B6" w:rsidP="003E0B3B">
            <w:pPr>
              <w:pStyle w:val="TermDef"/>
              <w:rPr>
                <w:rFonts w:ascii="Times" w:hAnsi="Times"/>
              </w:rPr>
            </w:pPr>
            <w:r w:rsidRPr="001C4474">
              <w:t>query expansion (</w:t>
            </w:r>
            <w:hyperlink r:id="rId42" w:history="1">
              <w:r w:rsidRPr="001C4474">
                <w:rPr>
                  <w:rStyle w:val="Hyperlink"/>
                  <w:sz w:val="20"/>
                </w:rPr>
                <w:t>SemanticMapping</w:t>
              </w:r>
            </w:hyperlink>
            <w:r w:rsidRPr="001C4474">
              <w:t>):=</w:t>
            </w:r>
            <w:r w:rsidRPr="001C4474">
              <w:br/>
              <w:t xml:space="preserve">{datcat} {rel} {term} </w:t>
            </w:r>
          </w:p>
        </w:tc>
        <w:tc>
          <w:tcPr>
            <w:tcW w:w="5670" w:type="dxa"/>
            <w:tcBorders>
              <w:top w:val="single" w:sz="4" w:space="0" w:color="000000" w:themeColor="text1"/>
              <w:bottom w:val="dashed" w:sz="4" w:space="0" w:color="BFBFBF" w:themeColor="background1" w:themeShade="BF"/>
            </w:tcBorders>
            <w:vAlign w:val="center"/>
          </w:tcPr>
          <w:p w14:paraId="0E3BEE28" w14:textId="77777777" w:rsidR="00A909B6" w:rsidRPr="001C4474" w:rsidRDefault="00A909B6" w:rsidP="00E70778">
            <w:pPr>
              <w:rPr>
                <w:rFonts w:ascii="Times" w:hAnsi="Times"/>
                <w:sz w:val="20"/>
                <w:lang w:val="en-US"/>
              </w:rPr>
            </w:pPr>
            <w:r w:rsidRPr="001C4474">
              <w:rPr>
                <w:rStyle w:val="HTMLSchreibmaschine"/>
                <w:lang w:val="en-US"/>
              </w:rPr>
              <w:t>//({cmdIndex1}|{cmdIndex2}|{cmdIndexN})[\. {rel} '{term}']</w:t>
            </w:r>
            <w:r w:rsidRPr="001C4474">
              <w:rPr>
                <w:sz w:val="20"/>
                <w:lang w:val="en-US"/>
              </w:rPr>
              <w:t xml:space="preserve"> </w:t>
            </w:r>
          </w:p>
        </w:tc>
      </w:tr>
      <w:tr w:rsidR="00A909B6" w:rsidRPr="003B6863" w14:paraId="65B8263C" w14:textId="77777777" w:rsidTr="00D41AC7">
        <w:tc>
          <w:tcPr>
            <w:tcW w:w="3652" w:type="dxa"/>
            <w:tcBorders>
              <w:top w:val="dashed" w:sz="4" w:space="0" w:color="BFBFBF" w:themeColor="background1" w:themeShade="BF"/>
              <w:bottom w:val="single" w:sz="4" w:space="0" w:color="000000" w:themeColor="text1"/>
            </w:tcBorders>
            <w:vAlign w:val="center"/>
          </w:tcPr>
          <w:p w14:paraId="3366D927" w14:textId="77777777" w:rsidR="00A909B6" w:rsidRPr="00094162" w:rsidRDefault="00A909B6" w:rsidP="00E70778">
            <w:pPr>
              <w:rPr>
                <w:rFonts w:ascii="Times" w:hAnsi="Times"/>
                <w:sz w:val="20"/>
              </w:rPr>
            </w:pPr>
            <w:r w:rsidRPr="00094162">
              <w:rPr>
                <w:sz w:val="20"/>
              </w:rPr>
              <w:t xml:space="preserve">dc:title any Peter </w:t>
            </w:r>
          </w:p>
        </w:tc>
        <w:tc>
          <w:tcPr>
            <w:tcW w:w="5670" w:type="dxa"/>
            <w:tcBorders>
              <w:top w:val="dashed" w:sz="4" w:space="0" w:color="BFBFBF" w:themeColor="background1" w:themeShade="BF"/>
              <w:bottom w:val="single" w:sz="4" w:space="0" w:color="000000" w:themeColor="text1"/>
            </w:tcBorders>
            <w:vAlign w:val="center"/>
          </w:tcPr>
          <w:p w14:paraId="0BA5764D" w14:textId="77777777" w:rsidR="00A909B6" w:rsidRPr="001C4474" w:rsidRDefault="00A909B6" w:rsidP="00E70778">
            <w:pPr>
              <w:rPr>
                <w:rFonts w:ascii="Times" w:hAnsi="Times"/>
                <w:sz w:val="20"/>
                <w:lang w:val="en-US"/>
              </w:rPr>
            </w:pPr>
            <w:r w:rsidRPr="001C4474">
              <w:rPr>
                <w:rStyle w:val="HTMLSchreibmaschine"/>
                <w:lang w:val="en-US"/>
              </w:rPr>
              <w:t>//(olac-title | teiHeader//titleStmt/title | teiHeader//monogr/title )[contains(.,'Peter')]</w:t>
            </w:r>
            <w:r w:rsidRPr="001C4474">
              <w:rPr>
                <w:sz w:val="20"/>
                <w:lang w:val="en-US"/>
              </w:rPr>
              <w:t xml:space="preserve"> </w:t>
            </w:r>
          </w:p>
        </w:tc>
      </w:tr>
      <w:tr w:rsidR="00A909B6" w14:paraId="06EDBA0C" w14:textId="77777777" w:rsidTr="00D41AC7">
        <w:tc>
          <w:tcPr>
            <w:tcW w:w="3652" w:type="dxa"/>
            <w:tcBorders>
              <w:top w:val="single" w:sz="4" w:space="0" w:color="000000" w:themeColor="text1"/>
              <w:bottom w:val="dashed" w:sz="4" w:space="0" w:color="BFBFBF" w:themeColor="background1" w:themeShade="BF"/>
            </w:tcBorders>
          </w:tcPr>
          <w:p w14:paraId="649FC9D3" w14:textId="77777777" w:rsidR="00A909B6" w:rsidRDefault="00A909B6" w:rsidP="00646A5D">
            <w:pPr>
              <w:pStyle w:val="TermDef"/>
            </w:pPr>
            <w:commentRangeStart w:id="234"/>
            <w:r>
              <w:lastRenderedPageBreak/>
              <w:t>term</w:t>
            </w:r>
            <w:commentRangeEnd w:id="234"/>
            <w:r w:rsidR="002916EA">
              <w:rPr>
                <w:rStyle w:val="Kommentarzeichen"/>
                <w:b w:val="0"/>
                <w:lang w:val="de-AT"/>
              </w:rPr>
              <w:commentReference w:id="234"/>
            </w:r>
          </w:p>
        </w:tc>
        <w:tc>
          <w:tcPr>
            <w:tcW w:w="5670" w:type="dxa"/>
            <w:tcBorders>
              <w:top w:val="single" w:sz="4" w:space="0" w:color="000000" w:themeColor="text1"/>
              <w:bottom w:val="dashed" w:sz="4" w:space="0" w:color="BFBFBF" w:themeColor="background1" w:themeShade="BF"/>
            </w:tcBorders>
          </w:tcPr>
          <w:p w14:paraId="610E916C" w14:textId="77777777" w:rsidR="00A909B6" w:rsidRDefault="00A909B6" w:rsidP="00646A5D">
            <w:pPr>
              <w:rPr>
                <w:lang w:val="en-US"/>
              </w:rPr>
            </w:pPr>
            <w:r w:rsidRPr="00094162">
              <w:rPr>
                <w:rStyle w:val="HTMLSchreibmaschine"/>
              </w:rPr>
              <w:t>//</w:t>
            </w:r>
          </w:p>
        </w:tc>
      </w:tr>
      <w:tr w:rsidR="00A909B6" w14:paraId="53863CB8" w14:textId="77777777" w:rsidTr="00D41AC7">
        <w:tc>
          <w:tcPr>
            <w:tcW w:w="3652" w:type="dxa"/>
            <w:tcBorders>
              <w:top w:val="dashed" w:sz="4" w:space="0" w:color="BFBFBF" w:themeColor="background1" w:themeShade="BF"/>
              <w:bottom w:val="single" w:sz="4" w:space="0" w:color="000000" w:themeColor="text1"/>
            </w:tcBorders>
          </w:tcPr>
          <w:p w14:paraId="690721B8" w14:textId="77777777" w:rsidR="00A909B6" w:rsidRDefault="00A909B6" w:rsidP="00646A5D">
            <w:pPr>
              <w:rPr>
                <w:lang w:val="en-US"/>
              </w:rPr>
            </w:pPr>
          </w:p>
        </w:tc>
        <w:tc>
          <w:tcPr>
            <w:tcW w:w="5670" w:type="dxa"/>
            <w:tcBorders>
              <w:top w:val="dashed" w:sz="4" w:space="0" w:color="BFBFBF" w:themeColor="background1" w:themeShade="BF"/>
              <w:bottom w:val="single" w:sz="4" w:space="0" w:color="000000" w:themeColor="text1"/>
            </w:tcBorders>
          </w:tcPr>
          <w:p w14:paraId="51A574FF" w14:textId="77777777" w:rsidR="00A909B6" w:rsidRDefault="00A909B6" w:rsidP="00646A5D">
            <w:pPr>
              <w:rPr>
                <w:lang w:val="en-US"/>
              </w:rPr>
            </w:pPr>
            <w:r>
              <w:rPr>
                <w:rStyle w:val="HTMLSchreibmaschine"/>
              </w:rPr>
              <w:t>/</w:t>
            </w:r>
          </w:p>
        </w:tc>
      </w:tr>
    </w:tbl>
    <w:p w14:paraId="5FD42FC4" w14:textId="77777777" w:rsidR="00F707D9" w:rsidRDefault="00F707D9" w:rsidP="00FC1B24">
      <w:pPr>
        <w:pStyle w:val="AppendixTitleLevel2"/>
        <w:rPr>
          <w:lang w:val="en-US"/>
        </w:rPr>
      </w:pPr>
      <w:bookmarkStart w:id="235" w:name="_Toc287824992"/>
      <w:r>
        <w:rPr>
          <w:lang w:val="en-US"/>
        </w:rPr>
        <w:t xml:space="preserve">SRU -&gt; </w:t>
      </w:r>
      <w:commentRangeStart w:id="236"/>
      <w:r>
        <w:rPr>
          <w:lang w:val="en-US"/>
        </w:rPr>
        <w:t>DDC</w:t>
      </w:r>
      <w:bookmarkEnd w:id="235"/>
      <w:commentRangeEnd w:id="236"/>
      <w:r w:rsidR="002916EA">
        <w:rPr>
          <w:rStyle w:val="Kommentarzeichen"/>
          <w:rFonts w:asciiTheme="minorHAnsi" w:eastAsiaTheme="minorHAnsi" w:hAnsiTheme="minorHAnsi" w:cstheme="minorBidi"/>
          <w:b w:val="0"/>
          <w:bCs w:val="0"/>
          <w:color w:val="auto"/>
        </w:rPr>
        <w:commentReference w:id="236"/>
      </w:r>
    </w:p>
    <w:p w14:paraId="6A3952A2" w14:textId="77777777" w:rsidR="00573736" w:rsidRPr="00573736" w:rsidRDefault="00573736" w:rsidP="00573736">
      <w:pPr>
        <w:pStyle w:val="Remark"/>
      </w:pPr>
      <w:r>
        <w:t>This is taken from trac-wiki/QueryLanguage and is only tentative (not implemented/tested yet)</w:t>
      </w:r>
    </w:p>
    <w:tbl>
      <w:tblPr>
        <w:tblW w:w="0" w:type="auto"/>
        <w:tblCellSpacing w:w="15" w:type="dxa"/>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CellMar>
          <w:top w:w="15" w:type="dxa"/>
          <w:left w:w="15" w:type="dxa"/>
          <w:bottom w:w="15" w:type="dxa"/>
          <w:right w:w="15" w:type="dxa"/>
        </w:tblCellMar>
        <w:tblLook w:val="0000" w:firstRow="0" w:lastRow="0" w:firstColumn="0" w:lastColumn="0" w:noHBand="0" w:noVBand="0"/>
      </w:tblPr>
      <w:tblGrid>
        <w:gridCol w:w="1760"/>
        <w:gridCol w:w="3924"/>
        <w:gridCol w:w="3498"/>
      </w:tblGrid>
      <w:tr w:rsidR="001C4474" w14:paraId="3CDDD927" w14:textId="77777777" w:rsidTr="001C4474">
        <w:trPr>
          <w:tblCellSpacing w:w="15" w:type="dxa"/>
        </w:trPr>
        <w:tc>
          <w:tcPr>
            <w:tcW w:w="0" w:type="auto"/>
            <w:shd w:val="clear" w:color="auto" w:fill="auto"/>
            <w:vAlign w:val="center"/>
          </w:tcPr>
          <w:p w14:paraId="3424084A" w14:textId="77777777" w:rsidR="001C4474" w:rsidRDefault="001C4474" w:rsidP="00CC4782">
            <w:pPr>
              <w:rPr>
                <w:rFonts w:ascii="Times" w:hAnsi="Times"/>
              </w:rPr>
            </w:pPr>
            <w:r>
              <w:rPr>
                <w:i/>
              </w:rPr>
              <w:t>description</w:t>
            </w:r>
            <w:r>
              <w:t xml:space="preserve"> </w:t>
            </w:r>
          </w:p>
        </w:tc>
        <w:tc>
          <w:tcPr>
            <w:tcW w:w="0" w:type="auto"/>
            <w:shd w:val="clear" w:color="auto" w:fill="auto"/>
            <w:vAlign w:val="center"/>
          </w:tcPr>
          <w:p w14:paraId="655EC6E3" w14:textId="77777777" w:rsidR="001C4474" w:rsidRDefault="002916EA" w:rsidP="00CC4782">
            <w:pPr>
              <w:rPr>
                <w:rFonts w:ascii="Times" w:hAnsi="Times"/>
              </w:rPr>
            </w:pPr>
            <w:r>
              <w:rPr>
                <w:i/>
              </w:rPr>
              <w:t>SRU-C</w:t>
            </w:r>
            <w:r w:rsidR="001C4474">
              <w:rPr>
                <w:i/>
              </w:rPr>
              <w:t>QL</w:t>
            </w:r>
            <w:r w:rsidR="001C4474">
              <w:t xml:space="preserve"> </w:t>
            </w:r>
          </w:p>
        </w:tc>
        <w:tc>
          <w:tcPr>
            <w:tcW w:w="0" w:type="auto"/>
            <w:shd w:val="clear" w:color="auto" w:fill="auto"/>
            <w:vAlign w:val="center"/>
          </w:tcPr>
          <w:p w14:paraId="0000E1AA" w14:textId="77777777" w:rsidR="001C4474" w:rsidRDefault="001C4474" w:rsidP="00CC4782">
            <w:pPr>
              <w:rPr>
                <w:rFonts w:ascii="Times" w:hAnsi="Times"/>
              </w:rPr>
            </w:pPr>
            <w:r>
              <w:rPr>
                <w:i/>
              </w:rPr>
              <w:t>DDC</w:t>
            </w:r>
            <w:r>
              <w:t xml:space="preserve"> </w:t>
            </w:r>
          </w:p>
        </w:tc>
      </w:tr>
      <w:tr w:rsidR="001C4474" w14:paraId="7B9AF96E" w14:textId="77777777" w:rsidTr="001C4474">
        <w:trPr>
          <w:tblCellSpacing w:w="15" w:type="dxa"/>
        </w:trPr>
        <w:tc>
          <w:tcPr>
            <w:tcW w:w="0" w:type="auto"/>
            <w:shd w:val="clear" w:color="auto" w:fill="auto"/>
            <w:vAlign w:val="center"/>
          </w:tcPr>
          <w:p w14:paraId="25E06EF5" w14:textId="77777777" w:rsidR="001C4474" w:rsidRDefault="001C4474" w:rsidP="00CC4782">
            <w:pPr>
              <w:rPr>
                <w:rFonts w:ascii="Times" w:hAnsi="Times"/>
              </w:rPr>
            </w:pPr>
            <w:r>
              <w:rPr>
                <w:rStyle w:val="Fett"/>
              </w:rPr>
              <w:t>word-level:</w:t>
            </w:r>
            <w:r>
              <w:t xml:space="preserve"> </w:t>
            </w:r>
          </w:p>
        </w:tc>
        <w:tc>
          <w:tcPr>
            <w:tcW w:w="0" w:type="auto"/>
            <w:shd w:val="clear" w:color="auto" w:fill="auto"/>
            <w:vAlign w:val="center"/>
          </w:tcPr>
          <w:p w14:paraId="2E0D80B3" w14:textId="77777777" w:rsidR="001C4474" w:rsidRDefault="001C4474" w:rsidP="00CC4782"/>
        </w:tc>
        <w:tc>
          <w:tcPr>
            <w:tcW w:w="0" w:type="auto"/>
            <w:shd w:val="clear" w:color="auto" w:fill="auto"/>
            <w:vAlign w:val="center"/>
          </w:tcPr>
          <w:p w14:paraId="570F28BF" w14:textId="77777777" w:rsidR="001C4474" w:rsidRDefault="001C4474" w:rsidP="00CC4782"/>
        </w:tc>
      </w:tr>
      <w:tr w:rsidR="001C4474" w14:paraId="46D3FA74" w14:textId="77777777" w:rsidTr="001C4474">
        <w:trPr>
          <w:tblCellSpacing w:w="15" w:type="dxa"/>
        </w:trPr>
        <w:tc>
          <w:tcPr>
            <w:tcW w:w="0" w:type="auto"/>
            <w:shd w:val="clear" w:color="auto" w:fill="auto"/>
            <w:vAlign w:val="center"/>
          </w:tcPr>
          <w:p w14:paraId="035FED32" w14:textId="77777777" w:rsidR="001C4474" w:rsidRDefault="001C4474" w:rsidP="00CC4782">
            <w:pPr>
              <w:rPr>
                <w:rFonts w:ascii="Times" w:hAnsi="Times"/>
              </w:rPr>
            </w:pPr>
            <w:r>
              <w:t xml:space="preserve">any word-form </w:t>
            </w:r>
          </w:p>
        </w:tc>
        <w:tc>
          <w:tcPr>
            <w:tcW w:w="0" w:type="auto"/>
            <w:shd w:val="clear" w:color="auto" w:fill="auto"/>
            <w:vAlign w:val="center"/>
          </w:tcPr>
          <w:p w14:paraId="121B50F0" w14:textId="77777777" w:rsidR="001C4474" w:rsidRDefault="001C4474" w:rsidP="00CC4782">
            <w:pPr>
              <w:rPr>
                <w:rFonts w:ascii="Times" w:hAnsi="Times"/>
              </w:rPr>
            </w:pPr>
            <w:r>
              <w:t xml:space="preserve">[ccs].w </w:t>
            </w:r>
          </w:p>
        </w:tc>
        <w:tc>
          <w:tcPr>
            <w:tcW w:w="0" w:type="auto"/>
            <w:shd w:val="clear" w:color="auto" w:fill="auto"/>
            <w:vAlign w:val="center"/>
          </w:tcPr>
          <w:p w14:paraId="3CFCBC63" w14:textId="77777777" w:rsidR="001C4474" w:rsidRDefault="001C4474" w:rsidP="00CC4782">
            <w:pPr>
              <w:rPr>
                <w:rFonts w:ascii="Times" w:hAnsi="Times"/>
              </w:rPr>
            </w:pPr>
          </w:p>
        </w:tc>
      </w:tr>
      <w:tr w:rsidR="001C4474" w14:paraId="77259F3C" w14:textId="77777777" w:rsidTr="001C4474">
        <w:trPr>
          <w:tblCellSpacing w:w="15" w:type="dxa"/>
        </w:trPr>
        <w:tc>
          <w:tcPr>
            <w:tcW w:w="0" w:type="auto"/>
            <w:shd w:val="clear" w:color="auto" w:fill="auto"/>
            <w:vAlign w:val="center"/>
          </w:tcPr>
          <w:p w14:paraId="4D3C21D6" w14:textId="77777777" w:rsidR="001C4474" w:rsidRDefault="001C4474" w:rsidP="00CC4782">
            <w:pPr>
              <w:rPr>
                <w:rFonts w:ascii="Times" w:hAnsi="Times"/>
              </w:rPr>
            </w:pPr>
            <w:r>
              <w:t xml:space="preserve">just that word-form </w:t>
            </w:r>
          </w:p>
        </w:tc>
        <w:tc>
          <w:tcPr>
            <w:tcW w:w="0" w:type="auto"/>
            <w:shd w:val="clear" w:color="auto" w:fill="auto"/>
            <w:vAlign w:val="center"/>
          </w:tcPr>
          <w:p w14:paraId="16EAE596" w14:textId="77777777" w:rsidR="001C4474" w:rsidRDefault="001C4474" w:rsidP="00CC4782">
            <w:pPr>
              <w:rPr>
                <w:rFonts w:ascii="Times" w:hAnsi="Times"/>
              </w:rPr>
            </w:pPr>
            <w:r>
              <w:t xml:space="preserve">[ccs].w={word-form} </w:t>
            </w:r>
          </w:p>
        </w:tc>
        <w:tc>
          <w:tcPr>
            <w:tcW w:w="0" w:type="auto"/>
            <w:shd w:val="clear" w:color="auto" w:fill="auto"/>
            <w:vAlign w:val="center"/>
          </w:tcPr>
          <w:p w14:paraId="4C7672F9" w14:textId="77777777" w:rsidR="001C4474" w:rsidRDefault="001C4474" w:rsidP="00CC4782">
            <w:pPr>
              <w:rPr>
                <w:rFonts w:ascii="Times" w:hAnsi="Times"/>
              </w:rPr>
            </w:pPr>
            <w:r>
              <w:t xml:space="preserve">@{word-form} </w:t>
            </w:r>
            <w:r>
              <w:br/>
              <w:t xml:space="preserve">$w={word-form} </w:t>
            </w:r>
          </w:p>
        </w:tc>
      </w:tr>
      <w:tr w:rsidR="001C4474" w14:paraId="1BEAA87E" w14:textId="77777777" w:rsidTr="001C4474">
        <w:trPr>
          <w:tblCellSpacing w:w="15" w:type="dxa"/>
        </w:trPr>
        <w:tc>
          <w:tcPr>
            <w:tcW w:w="0" w:type="auto"/>
            <w:shd w:val="clear" w:color="auto" w:fill="auto"/>
            <w:vAlign w:val="center"/>
          </w:tcPr>
          <w:p w14:paraId="795AA665" w14:textId="77777777" w:rsidR="001C4474" w:rsidRDefault="001C4474" w:rsidP="00CC4782">
            <w:pPr>
              <w:rPr>
                <w:rFonts w:ascii="Times" w:hAnsi="Times"/>
              </w:rPr>
            </w:pPr>
            <w:r>
              <w:t xml:space="preserve">lemma </w:t>
            </w:r>
          </w:p>
        </w:tc>
        <w:tc>
          <w:tcPr>
            <w:tcW w:w="0" w:type="auto"/>
            <w:shd w:val="clear" w:color="auto" w:fill="auto"/>
            <w:vAlign w:val="center"/>
          </w:tcPr>
          <w:p w14:paraId="25AE7C96" w14:textId="77777777" w:rsidR="001C4474" w:rsidRDefault="001C4474" w:rsidP="00CC4782">
            <w:pPr>
              <w:rPr>
                <w:rFonts w:ascii="Times" w:hAnsi="Times"/>
              </w:rPr>
            </w:pPr>
            <w:r>
              <w:t xml:space="preserve">[ccs].l={lemma} </w:t>
            </w:r>
            <w:r>
              <w:br/>
              <w:t xml:space="preserve">[ccs].lemma={lemma} </w:t>
            </w:r>
          </w:p>
        </w:tc>
        <w:tc>
          <w:tcPr>
            <w:tcW w:w="0" w:type="auto"/>
            <w:shd w:val="clear" w:color="auto" w:fill="auto"/>
            <w:vAlign w:val="center"/>
          </w:tcPr>
          <w:p w14:paraId="31EE3EC4" w14:textId="77777777" w:rsidR="001C4474" w:rsidRDefault="001C4474" w:rsidP="00CC4782">
            <w:pPr>
              <w:rPr>
                <w:rFonts w:ascii="Times" w:hAnsi="Times"/>
              </w:rPr>
            </w:pPr>
            <w:r>
              <w:t xml:space="preserve">$l={lemma} </w:t>
            </w:r>
            <w:r>
              <w:br/>
              <w:t xml:space="preserve">%{lemma} </w:t>
            </w:r>
          </w:p>
        </w:tc>
      </w:tr>
      <w:tr w:rsidR="001C4474" w14:paraId="019A799D" w14:textId="77777777" w:rsidTr="001C4474">
        <w:trPr>
          <w:tblCellSpacing w:w="15" w:type="dxa"/>
        </w:trPr>
        <w:tc>
          <w:tcPr>
            <w:tcW w:w="0" w:type="auto"/>
            <w:shd w:val="clear" w:color="auto" w:fill="auto"/>
            <w:vAlign w:val="center"/>
          </w:tcPr>
          <w:p w14:paraId="144EA199" w14:textId="77777777" w:rsidR="001C4474" w:rsidRDefault="001C4474" w:rsidP="00CC4782">
            <w:pPr>
              <w:rPr>
                <w:rFonts w:ascii="Times" w:hAnsi="Times"/>
              </w:rPr>
            </w:pPr>
            <w:r>
              <w:t xml:space="preserve">pos-tag </w:t>
            </w:r>
          </w:p>
        </w:tc>
        <w:tc>
          <w:tcPr>
            <w:tcW w:w="0" w:type="auto"/>
            <w:shd w:val="clear" w:color="auto" w:fill="auto"/>
            <w:vAlign w:val="center"/>
          </w:tcPr>
          <w:p w14:paraId="279A2A6C" w14:textId="77777777" w:rsidR="001C4474" w:rsidRDefault="001C4474" w:rsidP="00CC4782">
            <w:pPr>
              <w:rPr>
                <w:rFonts w:ascii="Times" w:hAnsi="Times"/>
              </w:rPr>
            </w:pPr>
            <w:r>
              <w:t xml:space="preserve">[ccs].pos={pos} </w:t>
            </w:r>
            <w:r>
              <w:br/>
              <w:t xml:space="preserve">[ccs].p={pos} </w:t>
            </w:r>
          </w:p>
        </w:tc>
        <w:tc>
          <w:tcPr>
            <w:tcW w:w="0" w:type="auto"/>
            <w:shd w:val="clear" w:color="auto" w:fill="auto"/>
            <w:vAlign w:val="center"/>
          </w:tcPr>
          <w:p w14:paraId="605A41C8" w14:textId="77777777" w:rsidR="001C4474" w:rsidRDefault="001C4474" w:rsidP="00CC4782">
            <w:pPr>
              <w:rPr>
                <w:rFonts w:ascii="Times" w:hAnsi="Times"/>
              </w:rPr>
            </w:pPr>
            <w:r>
              <w:t xml:space="preserve">$p={pos} </w:t>
            </w:r>
            <w:r>
              <w:br/>
              <w:t xml:space="preserve">[{pos}] </w:t>
            </w:r>
          </w:p>
        </w:tc>
      </w:tr>
      <w:tr w:rsidR="001C4474" w14:paraId="2A303D75" w14:textId="77777777" w:rsidTr="001C4474">
        <w:trPr>
          <w:tblCellSpacing w:w="15" w:type="dxa"/>
        </w:trPr>
        <w:tc>
          <w:tcPr>
            <w:tcW w:w="0" w:type="auto"/>
            <w:shd w:val="clear" w:color="auto" w:fill="auto"/>
            <w:vAlign w:val="center"/>
          </w:tcPr>
          <w:p w14:paraId="1E383B5A" w14:textId="77777777" w:rsidR="001C4474" w:rsidRDefault="001C4474" w:rsidP="00CC4782">
            <w:pPr>
              <w:rPr>
                <w:rFonts w:ascii="Times" w:hAnsi="Times"/>
              </w:rPr>
            </w:pPr>
            <w:r>
              <w:t xml:space="preserve">morphological features </w:t>
            </w:r>
          </w:p>
        </w:tc>
        <w:tc>
          <w:tcPr>
            <w:tcW w:w="0" w:type="auto"/>
            <w:shd w:val="clear" w:color="auto" w:fill="auto"/>
            <w:vAlign w:val="center"/>
          </w:tcPr>
          <w:p w14:paraId="6E49B1D4" w14:textId="77777777" w:rsidR="001C4474" w:rsidRPr="001C4474" w:rsidRDefault="001C4474" w:rsidP="00CC4782">
            <w:pPr>
              <w:rPr>
                <w:rFonts w:ascii="Times" w:hAnsi="Times"/>
                <w:lang w:val="en-US"/>
              </w:rPr>
            </w:pPr>
            <w:r w:rsidRPr="001C4474">
              <w:rPr>
                <w:lang w:val="en-US"/>
              </w:rPr>
              <w:t xml:space="preserve">[ccs].morph={list of morph features} </w:t>
            </w:r>
          </w:p>
        </w:tc>
        <w:tc>
          <w:tcPr>
            <w:tcW w:w="0" w:type="auto"/>
            <w:shd w:val="clear" w:color="auto" w:fill="auto"/>
            <w:vAlign w:val="center"/>
          </w:tcPr>
          <w:p w14:paraId="1C37F7F5" w14:textId="77777777" w:rsidR="001C4474" w:rsidRDefault="001C4474" w:rsidP="00CC4782">
            <w:pPr>
              <w:rPr>
                <w:rFonts w:ascii="Times" w:hAnsi="Times"/>
              </w:rPr>
            </w:pPr>
            <w:r>
              <w:t xml:space="preserve">[{list of morph features}] </w:t>
            </w:r>
          </w:p>
        </w:tc>
      </w:tr>
      <w:tr w:rsidR="001C4474" w14:paraId="2EA49B32" w14:textId="77777777" w:rsidTr="001C4474">
        <w:trPr>
          <w:tblCellSpacing w:w="15" w:type="dxa"/>
        </w:trPr>
        <w:tc>
          <w:tcPr>
            <w:tcW w:w="0" w:type="auto"/>
            <w:shd w:val="clear" w:color="auto" w:fill="auto"/>
            <w:vAlign w:val="center"/>
          </w:tcPr>
          <w:p w14:paraId="17B287F9" w14:textId="77777777" w:rsidR="001C4474" w:rsidRDefault="001C4474" w:rsidP="00CC4782">
            <w:pPr>
              <w:rPr>
                <w:rFonts w:ascii="Times" w:hAnsi="Times"/>
              </w:rPr>
            </w:pPr>
            <w:r>
              <w:t xml:space="preserve">thesaurus </w:t>
            </w:r>
          </w:p>
        </w:tc>
        <w:tc>
          <w:tcPr>
            <w:tcW w:w="0" w:type="auto"/>
            <w:shd w:val="clear" w:color="auto" w:fill="auto"/>
            <w:vAlign w:val="center"/>
          </w:tcPr>
          <w:p w14:paraId="37172676" w14:textId="77777777" w:rsidR="001C4474" w:rsidRDefault="001C4474" w:rsidP="00CC4782">
            <w:pPr>
              <w:rPr>
                <w:rFonts w:ascii="Times" w:hAnsi="Times"/>
              </w:rPr>
            </w:pPr>
            <w:r>
              <w:t xml:space="preserve">[ccs].thes={superconcept} </w:t>
            </w:r>
          </w:p>
        </w:tc>
        <w:tc>
          <w:tcPr>
            <w:tcW w:w="0" w:type="auto"/>
            <w:shd w:val="clear" w:color="auto" w:fill="auto"/>
            <w:vAlign w:val="center"/>
          </w:tcPr>
          <w:p w14:paraId="0E2B4FE4" w14:textId="77777777" w:rsidR="001C4474" w:rsidRDefault="001C4474" w:rsidP="00CC4782">
            <w:pPr>
              <w:rPr>
                <w:rFonts w:ascii="Times" w:hAnsi="Times"/>
              </w:rPr>
            </w:pPr>
            <w:r>
              <w:t xml:space="preserve">{ {list of morph features} } </w:t>
            </w:r>
          </w:p>
        </w:tc>
      </w:tr>
      <w:tr w:rsidR="001C4474" w14:paraId="76D73DF4" w14:textId="77777777" w:rsidTr="001C4474">
        <w:trPr>
          <w:tblCellSpacing w:w="15" w:type="dxa"/>
        </w:trPr>
        <w:tc>
          <w:tcPr>
            <w:tcW w:w="0" w:type="auto"/>
            <w:shd w:val="clear" w:color="auto" w:fill="auto"/>
            <w:vAlign w:val="center"/>
          </w:tcPr>
          <w:p w14:paraId="7BE29DEF" w14:textId="77777777" w:rsidR="001C4474" w:rsidRDefault="001C4474" w:rsidP="00CC4782">
            <w:pPr>
              <w:rPr>
                <w:rFonts w:ascii="Times" w:hAnsi="Times"/>
              </w:rPr>
            </w:pPr>
            <w:r>
              <w:t xml:space="preserve">multiple criteria </w:t>
            </w:r>
          </w:p>
        </w:tc>
        <w:tc>
          <w:tcPr>
            <w:tcW w:w="0" w:type="auto"/>
            <w:shd w:val="clear" w:color="auto" w:fill="auto"/>
            <w:vAlign w:val="center"/>
          </w:tcPr>
          <w:p w14:paraId="3FD1D2AF" w14:textId="77777777" w:rsidR="001C4474" w:rsidRDefault="001C4474" w:rsidP="00CC4782">
            <w:pPr>
              <w:rPr>
                <w:rFonts w:ascii="Times" w:hAnsi="Times"/>
              </w:rPr>
            </w:pPr>
            <w:r>
              <w:t xml:space="preserve">{index1} =/var=X {term1} and {index2} =/var=X {term2} </w:t>
            </w:r>
          </w:p>
        </w:tc>
        <w:tc>
          <w:tcPr>
            <w:tcW w:w="0" w:type="auto"/>
            <w:shd w:val="clear" w:color="auto" w:fill="auto"/>
            <w:vAlign w:val="center"/>
          </w:tcPr>
          <w:p w14:paraId="6F8C5CF6" w14:textId="77777777" w:rsidR="001C4474" w:rsidRDefault="001C4474" w:rsidP="00CC4782">
            <w:pPr>
              <w:rPr>
                <w:rFonts w:ascii="Times" w:hAnsi="Times"/>
              </w:rPr>
            </w:pPr>
            <w:r>
              <w:t xml:space="preserve">{index1}={term1} with {index2}={term2} </w:t>
            </w:r>
          </w:p>
        </w:tc>
      </w:tr>
      <w:tr w:rsidR="001C4474" w14:paraId="5AD52097" w14:textId="77777777" w:rsidTr="001C4474">
        <w:trPr>
          <w:tblCellSpacing w:w="15" w:type="dxa"/>
        </w:trPr>
        <w:tc>
          <w:tcPr>
            <w:tcW w:w="0" w:type="auto"/>
            <w:shd w:val="clear" w:color="auto" w:fill="auto"/>
            <w:vAlign w:val="center"/>
          </w:tcPr>
          <w:p w14:paraId="3A70ABC2" w14:textId="77777777" w:rsidR="001C4474" w:rsidRDefault="001C4474" w:rsidP="00CC4782">
            <w:pPr>
              <w:rPr>
                <w:rFonts w:ascii="Times" w:hAnsi="Times"/>
              </w:rPr>
            </w:pPr>
            <w:r>
              <w:rPr>
                <w:rStyle w:val="Fett"/>
              </w:rPr>
              <w:t>patterns:</w:t>
            </w:r>
            <w:r>
              <w:t xml:space="preserve"> </w:t>
            </w:r>
          </w:p>
        </w:tc>
        <w:tc>
          <w:tcPr>
            <w:tcW w:w="0" w:type="auto"/>
            <w:shd w:val="clear" w:color="auto" w:fill="auto"/>
            <w:vAlign w:val="center"/>
          </w:tcPr>
          <w:p w14:paraId="0F79FD88" w14:textId="77777777" w:rsidR="001C4474" w:rsidRDefault="001C4474" w:rsidP="00CC4782"/>
        </w:tc>
        <w:tc>
          <w:tcPr>
            <w:tcW w:w="0" w:type="auto"/>
            <w:shd w:val="clear" w:color="auto" w:fill="auto"/>
            <w:vAlign w:val="center"/>
          </w:tcPr>
          <w:p w14:paraId="56000BE4" w14:textId="77777777" w:rsidR="001C4474" w:rsidRDefault="001C4474" w:rsidP="00CC4782"/>
        </w:tc>
      </w:tr>
      <w:tr w:rsidR="001C4474" w14:paraId="4E1AD6BC" w14:textId="77777777" w:rsidTr="001C4474">
        <w:trPr>
          <w:tblCellSpacing w:w="15" w:type="dxa"/>
        </w:trPr>
        <w:tc>
          <w:tcPr>
            <w:tcW w:w="0" w:type="auto"/>
            <w:shd w:val="clear" w:color="auto" w:fill="auto"/>
            <w:vAlign w:val="center"/>
          </w:tcPr>
          <w:p w14:paraId="3D5016E0" w14:textId="77777777" w:rsidR="001C4474" w:rsidRDefault="001C4474" w:rsidP="00CC4782">
            <w:pPr>
              <w:rPr>
                <w:rFonts w:ascii="Times" w:hAnsi="Times"/>
              </w:rPr>
            </w:pPr>
            <w:r>
              <w:t xml:space="preserve">word starts with </w:t>
            </w:r>
          </w:p>
        </w:tc>
        <w:tc>
          <w:tcPr>
            <w:tcW w:w="0" w:type="auto"/>
            <w:shd w:val="clear" w:color="auto" w:fill="auto"/>
            <w:vAlign w:val="center"/>
          </w:tcPr>
          <w:p w14:paraId="448A56EE" w14:textId="77777777" w:rsidR="001C4474" w:rsidRPr="001C4474" w:rsidRDefault="001C4474" w:rsidP="00CC4782">
            <w:pPr>
              <w:rPr>
                <w:rFonts w:ascii="Times" w:hAnsi="Times"/>
                <w:lang w:val="en-US"/>
              </w:rPr>
            </w:pPr>
            <w:r w:rsidRPr="001C4474">
              <w:rPr>
                <w:lang w:val="en-US"/>
              </w:rPr>
              <w:t xml:space="preserve">[ccs].w = {word-start}* </w:t>
            </w:r>
            <w:r w:rsidRPr="001C4474">
              <w:rPr>
                <w:lang w:val="en-US"/>
              </w:rPr>
              <w:br/>
              <w:t xml:space="preserve">[ccs].w = ^{word-start} </w:t>
            </w:r>
            <w:r w:rsidRPr="001C4474">
              <w:rPr>
                <w:lang w:val="en-US"/>
              </w:rPr>
              <w:br/>
              <w:t xml:space="preserve">[ccs].w =^ {word-start} </w:t>
            </w:r>
          </w:p>
        </w:tc>
        <w:tc>
          <w:tcPr>
            <w:tcW w:w="0" w:type="auto"/>
            <w:shd w:val="clear" w:color="auto" w:fill="auto"/>
            <w:vAlign w:val="center"/>
          </w:tcPr>
          <w:p w14:paraId="0A35D436" w14:textId="77777777" w:rsidR="001C4474" w:rsidRDefault="001C4474" w:rsidP="00CC4782">
            <w:pPr>
              <w:rPr>
                <w:rFonts w:ascii="Times" w:hAnsi="Times"/>
              </w:rPr>
            </w:pPr>
            <w:r>
              <w:t xml:space="preserve">{word-start}* </w:t>
            </w:r>
          </w:p>
        </w:tc>
      </w:tr>
      <w:tr w:rsidR="001C4474" w14:paraId="00A2B8CE" w14:textId="77777777" w:rsidTr="001C4474">
        <w:trPr>
          <w:tblCellSpacing w:w="15" w:type="dxa"/>
        </w:trPr>
        <w:tc>
          <w:tcPr>
            <w:tcW w:w="0" w:type="auto"/>
            <w:shd w:val="clear" w:color="auto" w:fill="auto"/>
            <w:vAlign w:val="center"/>
          </w:tcPr>
          <w:p w14:paraId="76ACD032" w14:textId="77777777" w:rsidR="001C4474" w:rsidRDefault="001C4474" w:rsidP="00CC4782">
            <w:pPr>
              <w:rPr>
                <w:rFonts w:ascii="Times" w:hAnsi="Times"/>
              </w:rPr>
            </w:pPr>
            <w:r>
              <w:t xml:space="preserve">word ends with </w:t>
            </w:r>
          </w:p>
        </w:tc>
        <w:tc>
          <w:tcPr>
            <w:tcW w:w="0" w:type="auto"/>
            <w:shd w:val="clear" w:color="auto" w:fill="auto"/>
            <w:vAlign w:val="center"/>
          </w:tcPr>
          <w:p w14:paraId="5EBC0F90" w14:textId="77777777" w:rsidR="001C4474" w:rsidRDefault="001C4474" w:rsidP="00CC4782">
            <w:pPr>
              <w:rPr>
                <w:rFonts w:ascii="Times" w:hAnsi="Times"/>
              </w:rPr>
            </w:pPr>
            <w:r>
              <w:t xml:space="preserve">[ccs].w = *{word-end} </w:t>
            </w:r>
            <w:r>
              <w:br/>
              <w:t xml:space="preserve">[ccs].w = {word-end}^ </w:t>
            </w:r>
            <w:r>
              <w:br/>
              <w:t xml:space="preserve">[ccs].w ^= {word-end} </w:t>
            </w:r>
          </w:p>
        </w:tc>
        <w:tc>
          <w:tcPr>
            <w:tcW w:w="0" w:type="auto"/>
            <w:shd w:val="clear" w:color="auto" w:fill="auto"/>
            <w:vAlign w:val="center"/>
          </w:tcPr>
          <w:p w14:paraId="6FADFBD3" w14:textId="77777777" w:rsidR="001C4474" w:rsidRDefault="001C4474" w:rsidP="00CC4782">
            <w:pPr>
              <w:rPr>
                <w:rFonts w:ascii="Times" w:hAnsi="Times"/>
              </w:rPr>
            </w:pPr>
            <w:r>
              <w:t xml:space="preserve">*{word-end} </w:t>
            </w:r>
          </w:p>
        </w:tc>
      </w:tr>
      <w:tr w:rsidR="001C4474" w14:paraId="18B8614C" w14:textId="77777777" w:rsidTr="001C4474">
        <w:trPr>
          <w:tblCellSpacing w:w="15" w:type="dxa"/>
        </w:trPr>
        <w:tc>
          <w:tcPr>
            <w:tcW w:w="0" w:type="auto"/>
            <w:shd w:val="clear" w:color="auto" w:fill="auto"/>
            <w:vAlign w:val="center"/>
          </w:tcPr>
          <w:p w14:paraId="7D9860B8" w14:textId="77777777" w:rsidR="001C4474" w:rsidRDefault="001C4474" w:rsidP="00CC4782">
            <w:pPr>
              <w:rPr>
                <w:rFonts w:ascii="Times" w:hAnsi="Times"/>
              </w:rPr>
            </w:pPr>
            <w:r>
              <w:t xml:space="preserve">contains </w:t>
            </w:r>
          </w:p>
        </w:tc>
        <w:tc>
          <w:tcPr>
            <w:tcW w:w="0" w:type="auto"/>
            <w:shd w:val="clear" w:color="auto" w:fill="auto"/>
            <w:vAlign w:val="center"/>
          </w:tcPr>
          <w:p w14:paraId="59C3614A" w14:textId="77777777" w:rsidR="001C4474" w:rsidRPr="001C4474" w:rsidRDefault="001C4474" w:rsidP="00CC4782">
            <w:pPr>
              <w:rPr>
                <w:rFonts w:ascii="Times" w:hAnsi="Times"/>
                <w:lang w:val="en-US"/>
              </w:rPr>
            </w:pPr>
            <w:r w:rsidRPr="001C4474">
              <w:rPr>
                <w:lang w:val="en-US"/>
              </w:rPr>
              <w:t xml:space="preserve">[ccs].w any {word-part} </w:t>
            </w:r>
            <w:r w:rsidRPr="001C4474">
              <w:rPr>
                <w:lang w:val="en-US"/>
              </w:rPr>
              <w:br/>
              <w:t xml:space="preserve">[ccs].w = *{word-part}* </w:t>
            </w:r>
          </w:p>
        </w:tc>
        <w:tc>
          <w:tcPr>
            <w:tcW w:w="0" w:type="auto"/>
            <w:shd w:val="clear" w:color="auto" w:fill="auto"/>
            <w:vAlign w:val="center"/>
          </w:tcPr>
          <w:p w14:paraId="37782F39" w14:textId="77777777" w:rsidR="001C4474" w:rsidRDefault="001C4474" w:rsidP="00CC4782">
            <w:pPr>
              <w:rPr>
                <w:rFonts w:ascii="Times" w:hAnsi="Times"/>
              </w:rPr>
            </w:pPr>
            <w:r>
              <w:t xml:space="preserve">/.*{word-part}.*/ </w:t>
            </w:r>
          </w:p>
        </w:tc>
      </w:tr>
      <w:tr w:rsidR="001C4474" w14:paraId="2DED5F7B" w14:textId="77777777" w:rsidTr="001C4474">
        <w:trPr>
          <w:tblCellSpacing w:w="15" w:type="dxa"/>
        </w:trPr>
        <w:tc>
          <w:tcPr>
            <w:tcW w:w="0" w:type="auto"/>
            <w:shd w:val="clear" w:color="auto" w:fill="auto"/>
            <w:vAlign w:val="center"/>
          </w:tcPr>
          <w:p w14:paraId="74794DF0" w14:textId="77777777" w:rsidR="001C4474" w:rsidRDefault="001C4474" w:rsidP="00CC4782">
            <w:pPr>
              <w:rPr>
                <w:rFonts w:ascii="Times" w:hAnsi="Times"/>
              </w:rPr>
            </w:pPr>
            <w:r>
              <w:rPr>
                <w:rStyle w:val="Fett"/>
              </w:rPr>
              <w:t>boolean-operators:</w:t>
            </w:r>
            <w:r>
              <w:t xml:space="preserve"> </w:t>
            </w:r>
          </w:p>
        </w:tc>
        <w:tc>
          <w:tcPr>
            <w:tcW w:w="0" w:type="auto"/>
            <w:shd w:val="clear" w:color="auto" w:fill="auto"/>
            <w:vAlign w:val="center"/>
          </w:tcPr>
          <w:p w14:paraId="6CAFEC44" w14:textId="77777777" w:rsidR="001C4474" w:rsidRDefault="001C4474" w:rsidP="00CC4782"/>
        </w:tc>
        <w:tc>
          <w:tcPr>
            <w:tcW w:w="0" w:type="auto"/>
            <w:shd w:val="clear" w:color="auto" w:fill="auto"/>
            <w:vAlign w:val="center"/>
          </w:tcPr>
          <w:p w14:paraId="3407E51D" w14:textId="77777777" w:rsidR="001C4474" w:rsidRDefault="001C4474" w:rsidP="00CC4782"/>
        </w:tc>
      </w:tr>
      <w:tr w:rsidR="001C4474" w14:paraId="657250E2" w14:textId="77777777" w:rsidTr="001C4474">
        <w:trPr>
          <w:tblCellSpacing w:w="15" w:type="dxa"/>
        </w:trPr>
        <w:tc>
          <w:tcPr>
            <w:tcW w:w="0" w:type="auto"/>
            <w:shd w:val="clear" w:color="auto" w:fill="auto"/>
            <w:vAlign w:val="center"/>
          </w:tcPr>
          <w:p w14:paraId="0674B247" w14:textId="77777777" w:rsidR="001C4474" w:rsidRDefault="001C4474" w:rsidP="00CC4782">
            <w:pPr>
              <w:rPr>
                <w:rFonts w:ascii="Times" w:hAnsi="Times"/>
              </w:rPr>
            </w:pPr>
            <w:r>
              <w:t xml:space="preserve">and </w:t>
            </w:r>
          </w:p>
        </w:tc>
        <w:tc>
          <w:tcPr>
            <w:tcW w:w="0" w:type="auto"/>
            <w:shd w:val="clear" w:color="auto" w:fill="auto"/>
            <w:vAlign w:val="center"/>
          </w:tcPr>
          <w:p w14:paraId="45E7F0EF" w14:textId="77777777" w:rsidR="001C4474" w:rsidRDefault="001C4474" w:rsidP="00CC4782">
            <w:pPr>
              <w:rPr>
                <w:rFonts w:ascii="Times" w:hAnsi="Times"/>
              </w:rPr>
            </w:pPr>
            <w:r>
              <w:t xml:space="preserve">and, &amp;, &amp;&amp; </w:t>
            </w:r>
          </w:p>
        </w:tc>
        <w:tc>
          <w:tcPr>
            <w:tcW w:w="0" w:type="auto"/>
            <w:shd w:val="clear" w:color="auto" w:fill="auto"/>
            <w:vAlign w:val="center"/>
          </w:tcPr>
          <w:p w14:paraId="6E12E1EE" w14:textId="77777777" w:rsidR="001C4474" w:rsidRDefault="001C4474" w:rsidP="00CC4782">
            <w:pPr>
              <w:rPr>
                <w:rFonts w:ascii="Times" w:hAnsi="Times"/>
              </w:rPr>
            </w:pPr>
            <w:r>
              <w:t xml:space="preserve">&amp;&amp; </w:t>
            </w:r>
          </w:p>
        </w:tc>
      </w:tr>
      <w:tr w:rsidR="001C4474" w14:paraId="5902A641" w14:textId="77777777" w:rsidTr="001C4474">
        <w:trPr>
          <w:tblCellSpacing w:w="15" w:type="dxa"/>
        </w:trPr>
        <w:tc>
          <w:tcPr>
            <w:tcW w:w="0" w:type="auto"/>
            <w:shd w:val="clear" w:color="auto" w:fill="auto"/>
            <w:vAlign w:val="center"/>
          </w:tcPr>
          <w:p w14:paraId="6D95DDD1" w14:textId="77777777" w:rsidR="001C4474" w:rsidRDefault="001C4474" w:rsidP="00CC4782">
            <w:pPr>
              <w:rPr>
                <w:rFonts w:ascii="Times" w:hAnsi="Times"/>
              </w:rPr>
            </w:pPr>
            <w:r>
              <w:t xml:space="preserve">or </w:t>
            </w:r>
          </w:p>
        </w:tc>
        <w:tc>
          <w:tcPr>
            <w:tcW w:w="0" w:type="auto"/>
            <w:shd w:val="clear" w:color="auto" w:fill="auto"/>
            <w:vAlign w:val="center"/>
          </w:tcPr>
          <w:p w14:paraId="296B9476" w14:textId="77777777" w:rsidR="001C4474" w:rsidRDefault="001C4474" w:rsidP="00CC4782">
            <w:pPr>
              <w:rPr>
                <w:rFonts w:ascii="Times" w:hAnsi="Times"/>
              </w:rPr>
            </w:pPr>
            <w:r>
              <w:t xml:space="preserve">or, |, </w:t>
            </w:r>
            <w:r>
              <w:rPr>
                <w:rStyle w:val="HTMLSchreibmaschine"/>
              </w:rPr>
              <w:t>||</w:t>
            </w:r>
            <w:r>
              <w:t xml:space="preserve"> </w:t>
            </w:r>
          </w:p>
        </w:tc>
        <w:tc>
          <w:tcPr>
            <w:tcW w:w="0" w:type="auto"/>
            <w:shd w:val="clear" w:color="auto" w:fill="auto"/>
            <w:vAlign w:val="center"/>
          </w:tcPr>
          <w:p w14:paraId="1F2B3E53" w14:textId="77777777" w:rsidR="001C4474" w:rsidRDefault="001C4474" w:rsidP="00CC4782">
            <w:pPr>
              <w:rPr>
                <w:rFonts w:ascii="Times" w:hAnsi="Times"/>
              </w:rPr>
            </w:pPr>
            <w:r>
              <w:rPr>
                <w:rStyle w:val="HTMLSchreibmaschine"/>
              </w:rPr>
              <w:t>||</w:t>
            </w:r>
            <w:r>
              <w:t xml:space="preserve"> </w:t>
            </w:r>
          </w:p>
        </w:tc>
      </w:tr>
      <w:tr w:rsidR="001C4474" w14:paraId="501AB689" w14:textId="77777777" w:rsidTr="001C4474">
        <w:trPr>
          <w:tblCellSpacing w:w="15" w:type="dxa"/>
        </w:trPr>
        <w:tc>
          <w:tcPr>
            <w:tcW w:w="0" w:type="auto"/>
            <w:shd w:val="clear" w:color="auto" w:fill="auto"/>
            <w:vAlign w:val="center"/>
          </w:tcPr>
          <w:p w14:paraId="55B0FCFB" w14:textId="77777777" w:rsidR="001C4474" w:rsidRDefault="001C4474" w:rsidP="00CC4782">
            <w:pPr>
              <w:rPr>
                <w:rFonts w:ascii="Times" w:hAnsi="Times"/>
              </w:rPr>
            </w:pPr>
            <w:r>
              <w:t xml:space="preserve">and not </w:t>
            </w:r>
          </w:p>
        </w:tc>
        <w:tc>
          <w:tcPr>
            <w:tcW w:w="0" w:type="auto"/>
            <w:shd w:val="clear" w:color="auto" w:fill="auto"/>
            <w:vAlign w:val="center"/>
          </w:tcPr>
          <w:p w14:paraId="01E5FC35" w14:textId="77777777" w:rsidR="001C4474" w:rsidRDefault="001C4474" w:rsidP="00CC4782">
            <w:pPr>
              <w:rPr>
                <w:rFonts w:ascii="Times" w:hAnsi="Times"/>
              </w:rPr>
            </w:pPr>
            <w:r>
              <w:t xml:space="preserve">not, ! | ! </w:t>
            </w:r>
          </w:p>
        </w:tc>
        <w:tc>
          <w:tcPr>
            <w:tcW w:w="0" w:type="auto"/>
            <w:shd w:val="clear" w:color="auto" w:fill="auto"/>
            <w:vAlign w:val="center"/>
          </w:tcPr>
          <w:p w14:paraId="6F093A9E" w14:textId="77777777" w:rsidR="001C4474" w:rsidRDefault="001C4474" w:rsidP="00CC4782"/>
        </w:tc>
      </w:tr>
      <w:tr w:rsidR="001C4474" w14:paraId="4F4C643A" w14:textId="77777777" w:rsidTr="001C4474">
        <w:trPr>
          <w:tblCellSpacing w:w="15" w:type="dxa"/>
        </w:trPr>
        <w:tc>
          <w:tcPr>
            <w:tcW w:w="0" w:type="auto"/>
            <w:shd w:val="clear" w:color="auto" w:fill="auto"/>
            <w:vAlign w:val="center"/>
          </w:tcPr>
          <w:p w14:paraId="2BD98F58" w14:textId="77777777" w:rsidR="001C4474" w:rsidRDefault="001C4474" w:rsidP="00CC4782">
            <w:pPr>
              <w:rPr>
                <w:rFonts w:ascii="Times" w:hAnsi="Times"/>
              </w:rPr>
            </w:pPr>
            <w:r>
              <w:rPr>
                <w:rStyle w:val="Fett"/>
              </w:rPr>
              <w:lastRenderedPageBreak/>
              <w:t>distance-operators:</w:t>
            </w:r>
            <w:r>
              <w:t xml:space="preserve"> </w:t>
            </w:r>
          </w:p>
        </w:tc>
        <w:tc>
          <w:tcPr>
            <w:tcW w:w="0" w:type="auto"/>
            <w:shd w:val="clear" w:color="auto" w:fill="auto"/>
            <w:vAlign w:val="center"/>
          </w:tcPr>
          <w:p w14:paraId="545CFA2F" w14:textId="77777777" w:rsidR="001C4474" w:rsidRDefault="001C4474" w:rsidP="00CC4782"/>
        </w:tc>
        <w:tc>
          <w:tcPr>
            <w:tcW w:w="0" w:type="auto"/>
            <w:shd w:val="clear" w:color="auto" w:fill="auto"/>
            <w:vAlign w:val="center"/>
          </w:tcPr>
          <w:p w14:paraId="0DF6C767" w14:textId="77777777" w:rsidR="001C4474" w:rsidRDefault="001C4474" w:rsidP="00CC4782"/>
        </w:tc>
      </w:tr>
      <w:tr w:rsidR="001C4474" w14:paraId="6E04A320" w14:textId="77777777" w:rsidTr="001C4474">
        <w:trPr>
          <w:tblCellSpacing w:w="15" w:type="dxa"/>
        </w:trPr>
        <w:tc>
          <w:tcPr>
            <w:tcW w:w="0" w:type="auto"/>
            <w:shd w:val="clear" w:color="auto" w:fill="auto"/>
            <w:vAlign w:val="center"/>
          </w:tcPr>
          <w:p w14:paraId="40ADEC8C" w14:textId="77777777" w:rsidR="001C4474" w:rsidRDefault="001C4474" w:rsidP="00CC4782">
            <w:pPr>
              <w:rPr>
                <w:rFonts w:ascii="Times" w:hAnsi="Times"/>
              </w:rPr>
            </w:pPr>
            <w:r>
              <w:t xml:space="preserve">exact sequence, phrase </w:t>
            </w:r>
          </w:p>
        </w:tc>
        <w:tc>
          <w:tcPr>
            <w:tcW w:w="0" w:type="auto"/>
            <w:shd w:val="clear" w:color="auto" w:fill="auto"/>
            <w:vAlign w:val="center"/>
          </w:tcPr>
          <w:p w14:paraId="6B588AC7" w14:textId="77777777" w:rsidR="001C4474" w:rsidRDefault="001C4474" w:rsidP="00CC4782">
            <w:pPr>
              <w:rPr>
                <w:rFonts w:ascii="Times" w:hAnsi="Times"/>
              </w:rPr>
            </w:pPr>
            <w:r>
              <w:t xml:space="preserve">"{phrase}" </w:t>
            </w:r>
          </w:p>
        </w:tc>
        <w:tc>
          <w:tcPr>
            <w:tcW w:w="0" w:type="auto"/>
            <w:shd w:val="clear" w:color="auto" w:fill="auto"/>
            <w:vAlign w:val="center"/>
          </w:tcPr>
          <w:p w14:paraId="3ED0DEEB" w14:textId="77777777" w:rsidR="001C4474" w:rsidRDefault="001C4474" w:rsidP="00CC4782">
            <w:pPr>
              <w:rPr>
                <w:rFonts w:ascii="Times" w:hAnsi="Times"/>
              </w:rPr>
            </w:pPr>
            <w:r>
              <w:t xml:space="preserve">"{phrase}" </w:t>
            </w:r>
          </w:p>
        </w:tc>
      </w:tr>
      <w:tr w:rsidR="001C4474" w14:paraId="55CFF8AD" w14:textId="77777777" w:rsidTr="001C4474">
        <w:trPr>
          <w:tblCellSpacing w:w="15" w:type="dxa"/>
        </w:trPr>
        <w:tc>
          <w:tcPr>
            <w:tcW w:w="0" w:type="auto"/>
            <w:shd w:val="clear" w:color="auto" w:fill="auto"/>
            <w:vAlign w:val="center"/>
          </w:tcPr>
          <w:p w14:paraId="42F306F3" w14:textId="77777777" w:rsidR="001C4474" w:rsidRDefault="001C4474" w:rsidP="00CC4782">
            <w:pPr>
              <w:rPr>
                <w:rFonts w:ascii="Times" w:hAnsi="Times"/>
              </w:rPr>
            </w:pPr>
            <w:r>
              <w:t xml:space="preserve">maximum distance ordered </w:t>
            </w:r>
          </w:p>
        </w:tc>
        <w:tc>
          <w:tcPr>
            <w:tcW w:w="0" w:type="auto"/>
            <w:shd w:val="clear" w:color="auto" w:fill="auto"/>
            <w:vAlign w:val="center"/>
          </w:tcPr>
          <w:p w14:paraId="005E69BB" w14:textId="77777777" w:rsidR="001C4474" w:rsidRPr="001C4474" w:rsidRDefault="001C4474" w:rsidP="00CC4782">
            <w:pPr>
              <w:rPr>
                <w:rFonts w:ascii="Times" w:hAnsi="Times"/>
                <w:lang w:val="en-US"/>
              </w:rPr>
            </w:pPr>
            <w:r w:rsidRPr="001C4474">
              <w:rPr>
                <w:lang w:val="en-US"/>
              </w:rPr>
              <w:t xml:space="preserve">prox/unit=word/distance &lt; {max-distance} </w:t>
            </w:r>
            <w:r w:rsidRPr="001C4474">
              <w:rPr>
                <w:lang w:val="en-US"/>
              </w:rPr>
              <w:br/>
              <w:t xml:space="preserve">prox/w/&lt;{max-distance} </w:t>
            </w:r>
          </w:p>
        </w:tc>
        <w:tc>
          <w:tcPr>
            <w:tcW w:w="0" w:type="auto"/>
            <w:shd w:val="clear" w:color="auto" w:fill="auto"/>
            <w:vAlign w:val="center"/>
          </w:tcPr>
          <w:p w14:paraId="410AC90E" w14:textId="77777777" w:rsidR="001C4474" w:rsidRDefault="001C4474" w:rsidP="00CC4782">
            <w:pPr>
              <w:rPr>
                <w:rFonts w:ascii="Times" w:hAnsi="Times"/>
              </w:rPr>
            </w:pPr>
            <w:r>
              <w:t xml:space="preserve">#{max-distance} </w:t>
            </w:r>
          </w:p>
        </w:tc>
      </w:tr>
      <w:tr w:rsidR="001C4474" w:rsidRPr="003B6863" w14:paraId="4382A2CF" w14:textId="77777777" w:rsidTr="001C4474">
        <w:trPr>
          <w:tblCellSpacing w:w="15" w:type="dxa"/>
        </w:trPr>
        <w:tc>
          <w:tcPr>
            <w:tcW w:w="0" w:type="auto"/>
            <w:shd w:val="clear" w:color="auto" w:fill="auto"/>
            <w:vAlign w:val="center"/>
          </w:tcPr>
          <w:p w14:paraId="2683DDDD" w14:textId="77777777" w:rsidR="001C4474" w:rsidRDefault="001C4474" w:rsidP="00CC4782">
            <w:pPr>
              <w:rPr>
                <w:rFonts w:ascii="Times" w:hAnsi="Times"/>
              </w:rPr>
            </w:pPr>
            <w:r>
              <w:t xml:space="preserve">exact distance ordered </w:t>
            </w:r>
          </w:p>
        </w:tc>
        <w:tc>
          <w:tcPr>
            <w:tcW w:w="0" w:type="auto"/>
            <w:shd w:val="clear" w:color="auto" w:fill="auto"/>
            <w:vAlign w:val="center"/>
          </w:tcPr>
          <w:p w14:paraId="2BE33909" w14:textId="77777777" w:rsidR="001C4474" w:rsidRPr="001C4474" w:rsidRDefault="001C4474" w:rsidP="00CC4782">
            <w:pPr>
              <w:rPr>
                <w:rFonts w:ascii="Times" w:hAnsi="Times"/>
                <w:lang w:val="en-US"/>
              </w:rPr>
            </w:pPr>
            <w:r w:rsidRPr="001C4474">
              <w:rPr>
                <w:lang w:val="en-US"/>
              </w:rPr>
              <w:t xml:space="preserve">prox/unit=word/distance = {distance} </w:t>
            </w:r>
            <w:r w:rsidRPr="001C4474">
              <w:rPr>
                <w:lang w:val="en-US"/>
              </w:rPr>
              <w:br/>
              <w:t xml:space="preserve">prox/w/{distance} </w:t>
            </w:r>
          </w:p>
        </w:tc>
        <w:tc>
          <w:tcPr>
            <w:tcW w:w="0" w:type="auto"/>
            <w:shd w:val="clear" w:color="auto" w:fill="auto"/>
            <w:vAlign w:val="center"/>
          </w:tcPr>
          <w:p w14:paraId="470FC844" w14:textId="77777777" w:rsidR="001C4474" w:rsidRPr="001C4474" w:rsidRDefault="001C4474" w:rsidP="00CC4782">
            <w:pPr>
              <w:rPr>
                <w:rFonts w:ascii="Times" w:hAnsi="Times"/>
                <w:lang w:val="en-US"/>
              </w:rPr>
            </w:pPr>
            <w:r w:rsidRPr="001C4474">
              <w:rPr>
                <w:i/>
                <w:lang w:val="en-US"/>
              </w:rPr>
              <w:t>?:</w:t>
            </w:r>
            <w:r w:rsidRPr="001C4474">
              <w:rPr>
                <w:lang w:val="en-US"/>
              </w:rPr>
              <w:t xml:space="preserve"> NEAR({Q1};{Q2};{distance}) &amp;&amp; ! NEAR({Q1};{Q2};{distance - 1}) </w:t>
            </w:r>
          </w:p>
        </w:tc>
      </w:tr>
      <w:tr w:rsidR="001C4474" w:rsidRPr="003B6863" w14:paraId="02CD53B1" w14:textId="77777777" w:rsidTr="001C4474">
        <w:trPr>
          <w:tblCellSpacing w:w="15" w:type="dxa"/>
        </w:trPr>
        <w:tc>
          <w:tcPr>
            <w:tcW w:w="0" w:type="auto"/>
            <w:shd w:val="clear" w:color="auto" w:fill="auto"/>
            <w:vAlign w:val="center"/>
          </w:tcPr>
          <w:p w14:paraId="05ACAB55" w14:textId="77777777" w:rsidR="001C4474" w:rsidRDefault="001C4474" w:rsidP="00CC4782">
            <w:pPr>
              <w:rPr>
                <w:rFonts w:ascii="Times" w:hAnsi="Times"/>
              </w:rPr>
            </w:pPr>
            <w:r>
              <w:t xml:space="preserve">maximum distance unordered </w:t>
            </w:r>
          </w:p>
        </w:tc>
        <w:tc>
          <w:tcPr>
            <w:tcW w:w="0" w:type="auto"/>
            <w:shd w:val="clear" w:color="auto" w:fill="auto"/>
            <w:vAlign w:val="center"/>
          </w:tcPr>
          <w:p w14:paraId="4C357DF9" w14:textId="77777777" w:rsidR="001C4474" w:rsidRPr="001C4474" w:rsidRDefault="001C4474" w:rsidP="00CC4782">
            <w:pPr>
              <w:rPr>
                <w:rFonts w:ascii="Times" w:hAnsi="Times"/>
                <w:lang w:val="en-US"/>
              </w:rPr>
            </w:pPr>
            <w:r w:rsidRPr="001C4474">
              <w:rPr>
                <w:lang w:val="en-US"/>
              </w:rPr>
              <w:t xml:space="preserve">prox/unit=word/bidirectional/distance = {distance} </w:t>
            </w:r>
            <w:r w:rsidRPr="001C4474">
              <w:rPr>
                <w:lang w:val="en-US"/>
              </w:rPr>
              <w:br/>
              <w:t xml:space="preserve">prox/w/bi/&gt;={distance} </w:t>
            </w:r>
          </w:p>
        </w:tc>
        <w:tc>
          <w:tcPr>
            <w:tcW w:w="0" w:type="auto"/>
            <w:shd w:val="clear" w:color="auto" w:fill="auto"/>
            <w:vAlign w:val="center"/>
          </w:tcPr>
          <w:p w14:paraId="3B2E85BC" w14:textId="77777777" w:rsidR="001C4474" w:rsidRPr="001C4474" w:rsidRDefault="001C4474" w:rsidP="00CC4782">
            <w:pPr>
              <w:rPr>
                <w:rFonts w:ascii="Times" w:hAnsi="Times"/>
                <w:lang w:val="en-US"/>
              </w:rPr>
            </w:pPr>
            <w:r w:rsidRPr="001C4474">
              <w:rPr>
                <w:lang w:val="en-US"/>
              </w:rPr>
              <w:t xml:space="preserve">NEAR({Q1};{Q2};{max-distance}) </w:t>
            </w:r>
          </w:p>
        </w:tc>
      </w:tr>
      <w:tr w:rsidR="001C4474" w14:paraId="18734C99" w14:textId="77777777" w:rsidTr="001C4474">
        <w:trPr>
          <w:tblCellSpacing w:w="15" w:type="dxa"/>
        </w:trPr>
        <w:tc>
          <w:tcPr>
            <w:tcW w:w="0" w:type="auto"/>
            <w:shd w:val="clear" w:color="auto" w:fill="auto"/>
            <w:vAlign w:val="center"/>
          </w:tcPr>
          <w:p w14:paraId="1A107157" w14:textId="77777777" w:rsidR="001C4474" w:rsidRDefault="001C4474" w:rsidP="00CC4782">
            <w:pPr>
              <w:rPr>
                <w:rFonts w:ascii="Times" w:hAnsi="Times"/>
              </w:rPr>
            </w:pPr>
            <w:r>
              <w:t xml:space="preserve">window </w:t>
            </w:r>
          </w:p>
        </w:tc>
        <w:tc>
          <w:tcPr>
            <w:tcW w:w="0" w:type="auto"/>
            <w:shd w:val="clear" w:color="auto" w:fill="auto"/>
            <w:vAlign w:val="center"/>
          </w:tcPr>
          <w:p w14:paraId="03D8C764" w14:textId="77777777" w:rsidR="001C4474" w:rsidRDefault="001C4474" w:rsidP="00CC4782">
            <w:pPr>
              <w:rPr>
                <w:rFonts w:ascii="Times" w:hAnsi="Times"/>
              </w:rPr>
            </w:pPr>
            <w:r>
              <w:t xml:space="preserve">? see </w:t>
            </w:r>
            <w:hyperlink r:id="rId43" w:anchor="OpenIssues" w:history="1">
              <w:r>
                <w:rPr>
                  <w:rStyle w:val="Hyperlink"/>
                </w:rPr>
                <w:t>#OpenIssues</w:t>
              </w:r>
            </w:hyperlink>
            <w:r>
              <w:t xml:space="preserve"> </w:t>
            </w:r>
          </w:p>
        </w:tc>
        <w:tc>
          <w:tcPr>
            <w:tcW w:w="0" w:type="auto"/>
            <w:shd w:val="clear" w:color="auto" w:fill="auto"/>
            <w:vAlign w:val="center"/>
          </w:tcPr>
          <w:p w14:paraId="2E65F4F6" w14:textId="77777777" w:rsidR="001C4474" w:rsidRDefault="001C4474" w:rsidP="00CC4782">
            <w:pPr>
              <w:rPr>
                <w:rFonts w:ascii="Times" w:hAnsi="Times"/>
              </w:rPr>
            </w:pPr>
            <w:r>
              <w:t xml:space="preserve">near({Q1};{Q2};{Q3};{max-distance}) </w:t>
            </w:r>
          </w:p>
        </w:tc>
      </w:tr>
      <w:tr w:rsidR="001C4474" w14:paraId="6CD00B03" w14:textId="77777777" w:rsidTr="001C4474">
        <w:trPr>
          <w:tblCellSpacing w:w="15" w:type="dxa"/>
        </w:trPr>
        <w:tc>
          <w:tcPr>
            <w:tcW w:w="0" w:type="auto"/>
            <w:shd w:val="clear" w:color="auto" w:fill="auto"/>
            <w:vAlign w:val="center"/>
          </w:tcPr>
          <w:p w14:paraId="1A4E4B26" w14:textId="77777777" w:rsidR="001C4474" w:rsidRDefault="001C4474" w:rsidP="00CC4782">
            <w:pPr>
              <w:rPr>
                <w:rFonts w:ascii="Times" w:hAnsi="Times"/>
              </w:rPr>
            </w:pPr>
            <w:r>
              <w:t xml:space="preserve">term within annotation </w:t>
            </w:r>
          </w:p>
        </w:tc>
        <w:tc>
          <w:tcPr>
            <w:tcW w:w="0" w:type="auto"/>
            <w:shd w:val="clear" w:color="auto" w:fill="auto"/>
            <w:vAlign w:val="center"/>
          </w:tcPr>
          <w:p w14:paraId="48A5A1CF" w14:textId="77777777" w:rsidR="001C4474" w:rsidRDefault="001C4474" w:rsidP="00CC4782">
            <w:pPr>
              <w:rPr>
                <w:rFonts w:ascii="Times" w:hAnsi="Times"/>
              </w:rPr>
            </w:pPr>
            <w:r>
              <w:t xml:space="preserve">ccs.{annotationIndex} any {term} </w:t>
            </w:r>
          </w:p>
        </w:tc>
        <w:tc>
          <w:tcPr>
            <w:tcW w:w="0" w:type="auto"/>
            <w:shd w:val="clear" w:color="auto" w:fill="auto"/>
            <w:vAlign w:val="center"/>
          </w:tcPr>
          <w:p w14:paraId="153D5419" w14:textId="77777777" w:rsidR="001C4474" w:rsidRDefault="001C4474" w:rsidP="00CC4782">
            <w:pPr>
              <w:rPr>
                <w:rFonts w:ascii="Times" w:hAnsi="Times"/>
              </w:rPr>
            </w:pPr>
            <w:r>
              <w:t xml:space="preserve">{term} #within {annotationIndex} </w:t>
            </w:r>
          </w:p>
        </w:tc>
      </w:tr>
      <w:tr w:rsidR="001C4474" w14:paraId="237C3813" w14:textId="77777777" w:rsidTr="001C4474">
        <w:trPr>
          <w:tblCellSpacing w:w="15" w:type="dxa"/>
        </w:trPr>
        <w:tc>
          <w:tcPr>
            <w:tcW w:w="0" w:type="auto"/>
            <w:shd w:val="clear" w:color="auto" w:fill="auto"/>
            <w:vAlign w:val="center"/>
          </w:tcPr>
          <w:p w14:paraId="04435A52" w14:textId="77777777" w:rsidR="001C4474" w:rsidRDefault="001C4474" w:rsidP="00CC4782">
            <w:pPr>
              <w:rPr>
                <w:rFonts w:ascii="Times" w:hAnsi="Times"/>
              </w:rPr>
            </w:pPr>
            <w:r>
              <w:rPr>
                <w:rStyle w:val="Fett"/>
              </w:rPr>
              <w:t>bibliographic-metadata:</w:t>
            </w:r>
            <w:r>
              <w:t xml:space="preserve"> </w:t>
            </w:r>
          </w:p>
        </w:tc>
        <w:tc>
          <w:tcPr>
            <w:tcW w:w="0" w:type="auto"/>
            <w:shd w:val="clear" w:color="auto" w:fill="auto"/>
            <w:vAlign w:val="center"/>
          </w:tcPr>
          <w:p w14:paraId="26ECA261" w14:textId="77777777" w:rsidR="001C4474" w:rsidRDefault="001C4474" w:rsidP="00CC4782"/>
        </w:tc>
        <w:tc>
          <w:tcPr>
            <w:tcW w:w="0" w:type="auto"/>
            <w:shd w:val="clear" w:color="auto" w:fill="auto"/>
            <w:vAlign w:val="center"/>
          </w:tcPr>
          <w:p w14:paraId="5F1E2B9E" w14:textId="77777777" w:rsidR="001C4474" w:rsidRDefault="001C4474" w:rsidP="00CC4782"/>
        </w:tc>
      </w:tr>
      <w:tr w:rsidR="001C4474" w14:paraId="53BD2B30" w14:textId="77777777" w:rsidTr="001C4474">
        <w:trPr>
          <w:tblCellSpacing w:w="15" w:type="dxa"/>
        </w:trPr>
        <w:tc>
          <w:tcPr>
            <w:tcW w:w="0" w:type="auto"/>
            <w:shd w:val="clear" w:color="auto" w:fill="auto"/>
            <w:vAlign w:val="center"/>
          </w:tcPr>
          <w:p w14:paraId="6F7FE50D" w14:textId="77777777" w:rsidR="001C4474" w:rsidRDefault="001C4474" w:rsidP="00CC4782">
            <w:pPr>
              <w:rPr>
                <w:rFonts w:ascii="Times" w:hAnsi="Times"/>
              </w:rPr>
            </w:pPr>
            <w:r>
              <w:t xml:space="preserve">bib-field </w:t>
            </w:r>
          </w:p>
        </w:tc>
        <w:tc>
          <w:tcPr>
            <w:tcW w:w="0" w:type="auto"/>
            <w:shd w:val="clear" w:color="auto" w:fill="auto"/>
            <w:vAlign w:val="center"/>
          </w:tcPr>
          <w:p w14:paraId="18830DC0" w14:textId="77777777" w:rsidR="001C4474" w:rsidRDefault="001C4474" w:rsidP="00CC4782">
            <w:pPr>
              <w:rPr>
                <w:rFonts w:ascii="Times" w:hAnsi="Times"/>
              </w:rPr>
            </w:pPr>
            <w:r>
              <w:t xml:space="preserve">{index} any {term} </w:t>
            </w:r>
          </w:p>
        </w:tc>
        <w:tc>
          <w:tcPr>
            <w:tcW w:w="0" w:type="auto"/>
            <w:shd w:val="clear" w:color="auto" w:fill="auto"/>
            <w:vAlign w:val="center"/>
          </w:tcPr>
          <w:p w14:paraId="76B3331F" w14:textId="77777777" w:rsidR="001C4474" w:rsidRDefault="001C4474" w:rsidP="00CC4782">
            <w:pPr>
              <w:rPr>
                <w:rFonts w:ascii="Times" w:hAnsi="Times"/>
              </w:rPr>
            </w:pPr>
            <w:r>
              <w:t xml:space="preserve">#has_field[{index},{term}] </w:t>
            </w:r>
          </w:p>
        </w:tc>
      </w:tr>
      <w:tr w:rsidR="001C4474" w:rsidRPr="003B6863" w14:paraId="22F3D00F" w14:textId="77777777" w:rsidTr="001C4474">
        <w:trPr>
          <w:tblCellSpacing w:w="15" w:type="dxa"/>
        </w:trPr>
        <w:tc>
          <w:tcPr>
            <w:tcW w:w="0" w:type="auto"/>
            <w:shd w:val="clear" w:color="auto" w:fill="auto"/>
            <w:vAlign w:val="center"/>
          </w:tcPr>
          <w:p w14:paraId="1B2EC541" w14:textId="77777777" w:rsidR="001C4474" w:rsidRDefault="001C4474" w:rsidP="00CC4782">
            <w:pPr>
              <w:rPr>
                <w:rFonts w:ascii="Times" w:hAnsi="Times"/>
              </w:rPr>
            </w:pPr>
            <w:r>
              <w:t xml:space="preserve">date-range </w:t>
            </w:r>
          </w:p>
        </w:tc>
        <w:tc>
          <w:tcPr>
            <w:tcW w:w="0" w:type="auto"/>
            <w:shd w:val="clear" w:color="auto" w:fill="auto"/>
            <w:vAlign w:val="center"/>
          </w:tcPr>
          <w:p w14:paraId="6C5208E8" w14:textId="77777777" w:rsidR="001C4474" w:rsidRPr="001C4474" w:rsidRDefault="001C4474" w:rsidP="00CC4782">
            <w:pPr>
              <w:rPr>
                <w:rFonts w:ascii="Times" w:hAnsi="Times"/>
                <w:lang w:val="en-US"/>
              </w:rPr>
            </w:pPr>
            <w:r w:rsidRPr="001C4474">
              <w:rPr>
                <w:lang w:val="en-US"/>
              </w:rPr>
              <w:t xml:space="preserve">dc.date &lt; {date_from} and dc.date &gt; {date_to} </w:t>
            </w:r>
          </w:p>
        </w:tc>
        <w:tc>
          <w:tcPr>
            <w:tcW w:w="0" w:type="auto"/>
            <w:shd w:val="clear" w:color="auto" w:fill="auto"/>
            <w:vAlign w:val="center"/>
          </w:tcPr>
          <w:p w14:paraId="222C9243" w14:textId="77777777" w:rsidR="001C4474" w:rsidRPr="001C4474" w:rsidRDefault="001C4474" w:rsidP="00CC4782">
            <w:pPr>
              <w:rPr>
                <w:rFonts w:ascii="Times" w:hAnsi="Times"/>
                <w:lang w:val="en-US"/>
              </w:rPr>
            </w:pPr>
            <w:r w:rsidRPr="001C4474">
              <w:rPr>
                <w:lang w:val="en-US"/>
              </w:rPr>
              <w:t xml:space="preserve">#less_by_date[{date_from}, {date_to}] </w:t>
            </w:r>
          </w:p>
        </w:tc>
      </w:tr>
      <w:tr w:rsidR="001C4474" w14:paraId="127EF1CA" w14:textId="77777777" w:rsidTr="001C4474">
        <w:trPr>
          <w:tblCellSpacing w:w="15" w:type="dxa"/>
        </w:trPr>
        <w:tc>
          <w:tcPr>
            <w:tcW w:w="0" w:type="auto"/>
            <w:shd w:val="clear" w:color="auto" w:fill="auto"/>
            <w:vAlign w:val="center"/>
          </w:tcPr>
          <w:p w14:paraId="7E81A05E" w14:textId="77777777" w:rsidR="001C4474" w:rsidRDefault="001C4474" w:rsidP="00CC4782">
            <w:pPr>
              <w:rPr>
                <w:rFonts w:ascii="Times" w:hAnsi="Times"/>
              </w:rPr>
            </w:pPr>
            <w:r>
              <w:rPr>
                <w:rStyle w:val="Fett"/>
              </w:rPr>
              <w:t>further query options:</w:t>
            </w:r>
            <w:r>
              <w:t xml:space="preserve"> </w:t>
            </w:r>
          </w:p>
        </w:tc>
        <w:tc>
          <w:tcPr>
            <w:tcW w:w="0" w:type="auto"/>
            <w:shd w:val="clear" w:color="auto" w:fill="auto"/>
            <w:vAlign w:val="center"/>
          </w:tcPr>
          <w:p w14:paraId="4DF23CF2" w14:textId="77777777" w:rsidR="001C4474" w:rsidRDefault="001C4474" w:rsidP="00CC4782"/>
        </w:tc>
        <w:tc>
          <w:tcPr>
            <w:tcW w:w="0" w:type="auto"/>
            <w:shd w:val="clear" w:color="auto" w:fill="auto"/>
            <w:vAlign w:val="center"/>
          </w:tcPr>
          <w:p w14:paraId="6118E10F" w14:textId="77777777" w:rsidR="001C4474" w:rsidRDefault="001C4474" w:rsidP="00CC4782"/>
        </w:tc>
      </w:tr>
      <w:tr w:rsidR="001C4474" w14:paraId="20EDC789" w14:textId="77777777" w:rsidTr="001C4474">
        <w:trPr>
          <w:tblCellSpacing w:w="15" w:type="dxa"/>
        </w:trPr>
        <w:tc>
          <w:tcPr>
            <w:tcW w:w="0" w:type="auto"/>
            <w:shd w:val="clear" w:color="auto" w:fill="auto"/>
            <w:vAlign w:val="center"/>
          </w:tcPr>
          <w:p w14:paraId="2B0E9718" w14:textId="77777777" w:rsidR="001C4474" w:rsidRDefault="001C4474" w:rsidP="00CC4782">
            <w:pPr>
              <w:rPr>
                <w:rFonts w:ascii="Times" w:hAnsi="Times"/>
              </w:rPr>
            </w:pPr>
            <w:r>
              <w:t xml:space="preserve">case-sensitive </w:t>
            </w:r>
          </w:p>
        </w:tc>
        <w:tc>
          <w:tcPr>
            <w:tcW w:w="0" w:type="auto"/>
            <w:shd w:val="clear" w:color="auto" w:fill="auto"/>
            <w:vAlign w:val="center"/>
          </w:tcPr>
          <w:p w14:paraId="69C73CD9" w14:textId="77777777" w:rsidR="001C4474" w:rsidRDefault="001C4474" w:rsidP="00CC4782">
            <w:pPr>
              <w:rPr>
                <w:rFonts w:ascii="Times" w:hAnsi="Times"/>
              </w:rPr>
            </w:pPr>
            <w:r>
              <w:t xml:space="preserve">? </w:t>
            </w:r>
          </w:p>
        </w:tc>
        <w:tc>
          <w:tcPr>
            <w:tcW w:w="0" w:type="auto"/>
            <w:shd w:val="clear" w:color="auto" w:fill="auto"/>
            <w:vAlign w:val="center"/>
          </w:tcPr>
          <w:p w14:paraId="1B763577" w14:textId="77777777" w:rsidR="001C4474" w:rsidRDefault="001C4474" w:rsidP="00CC4782">
            <w:pPr>
              <w:rPr>
                <w:rFonts w:ascii="Times" w:hAnsi="Times"/>
              </w:rPr>
            </w:pPr>
            <w:r>
              <w:t xml:space="preserve">{corpus option} </w:t>
            </w:r>
          </w:p>
        </w:tc>
      </w:tr>
      <w:tr w:rsidR="001C4474" w:rsidRPr="003B6863" w14:paraId="778568C3" w14:textId="77777777" w:rsidTr="001C4474">
        <w:trPr>
          <w:tblCellSpacing w:w="15" w:type="dxa"/>
        </w:trPr>
        <w:tc>
          <w:tcPr>
            <w:tcW w:w="0" w:type="auto"/>
            <w:shd w:val="clear" w:color="auto" w:fill="auto"/>
            <w:vAlign w:val="center"/>
          </w:tcPr>
          <w:p w14:paraId="5D0C9A2D" w14:textId="77777777" w:rsidR="001C4474" w:rsidRDefault="001C4474" w:rsidP="00CC4782">
            <w:pPr>
              <w:rPr>
                <w:rFonts w:ascii="Times" w:hAnsi="Times"/>
              </w:rPr>
            </w:pPr>
            <w:r>
              <w:t xml:space="preserve">sort clause </w:t>
            </w:r>
          </w:p>
        </w:tc>
        <w:tc>
          <w:tcPr>
            <w:tcW w:w="0" w:type="auto"/>
            <w:shd w:val="clear" w:color="auto" w:fill="auto"/>
            <w:vAlign w:val="center"/>
          </w:tcPr>
          <w:p w14:paraId="47838E28" w14:textId="77777777" w:rsidR="001C4474" w:rsidRPr="001C4474" w:rsidRDefault="001C4474" w:rsidP="00CC4782">
            <w:pPr>
              <w:rPr>
                <w:rFonts w:ascii="Times" w:hAnsi="Times"/>
                <w:lang w:val="en-US"/>
              </w:rPr>
            </w:pPr>
            <w:r w:rsidRPr="001C4474">
              <w:rPr>
                <w:lang w:val="en-US"/>
              </w:rPr>
              <w:t xml:space="preserve">{whole-query} sortBy {index-list} </w:t>
            </w:r>
          </w:p>
        </w:tc>
        <w:tc>
          <w:tcPr>
            <w:tcW w:w="0" w:type="auto"/>
            <w:shd w:val="clear" w:color="auto" w:fill="auto"/>
            <w:vAlign w:val="center"/>
          </w:tcPr>
          <w:p w14:paraId="1CF17E42" w14:textId="77777777" w:rsidR="001C4474" w:rsidRPr="001C4474" w:rsidRDefault="001C4474" w:rsidP="00CC4782">
            <w:pPr>
              <w:rPr>
                <w:rFonts w:ascii="Times" w:hAnsi="Times"/>
                <w:lang w:val="en-US"/>
              </w:rPr>
            </w:pPr>
            <w:r w:rsidRPr="001C4474">
              <w:rPr>
                <w:lang w:val="en-US"/>
              </w:rPr>
              <w:t xml:space="preserve">#greater_by[{bib-field}] </w:t>
            </w:r>
            <w:r w:rsidRPr="001C4474">
              <w:rPr>
                <w:lang w:val="en-US"/>
              </w:rPr>
              <w:br/>
              <w:t xml:space="preserve">#less_by[{bib-field}] </w:t>
            </w:r>
          </w:p>
        </w:tc>
      </w:tr>
      <w:tr w:rsidR="001C4474" w14:paraId="7C74B902" w14:textId="77777777" w:rsidTr="001C4474">
        <w:trPr>
          <w:tblCellSpacing w:w="15" w:type="dxa"/>
        </w:trPr>
        <w:tc>
          <w:tcPr>
            <w:tcW w:w="0" w:type="auto"/>
            <w:shd w:val="clear" w:color="auto" w:fill="auto"/>
            <w:vAlign w:val="center"/>
          </w:tcPr>
          <w:p w14:paraId="54110949" w14:textId="77777777" w:rsidR="001C4474" w:rsidRDefault="001C4474" w:rsidP="00CC4782">
            <w:pPr>
              <w:rPr>
                <w:rFonts w:ascii="Times" w:hAnsi="Times"/>
              </w:rPr>
            </w:pPr>
            <w:r>
              <w:t xml:space="preserve">restrict to subcorpus </w:t>
            </w:r>
          </w:p>
        </w:tc>
        <w:tc>
          <w:tcPr>
            <w:tcW w:w="0" w:type="auto"/>
            <w:shd w:val="clear" w:color="auto" w:fill="auto"/>
            <w:vAlign w:val="center"/>
          </w:tcPr>
          <w:p w14:paraId="2C9E0685" w14:textId="77777777" w:rsidR="001C4474" w:rsidRDefault="001C4474" w:rsidP="00CC4782">
            <w:pPr>
              <w:rPr>
                <w:rFonts w:ascii="Times" w:hAnsi="Times"/>
              </w:rPr>
            </w:pPr>
            <w:r>
              <w:t xml:space="preserve">? </w:t>
            </w:r>
          </w:p>
        </w:tc>
        <w:tc>
          <w:tcPr>
            <w:tcW w:w="0" w:type="auto"/>
            <w:shd w:val="clear" w:color="auto" w:fill="auto"/>
            <w:vAlign w:val="center"/>
          </w:tcPr>
          <w:p w14:paraId="456CDD5B" w14:textId="77777777" w:rsidR="001C4474" w:rsidRDefault="001C4474" w:rsidP="00CC4782">
            <w:pPr>
              <w:rPr>
                <w:rFonts w:ascii="Times" w:hAnsi="Times"/>
              </w:rPr>
            </w:pPr>
            <w:r>
              <w:t xml:space="preserve">{query} :{defined-subcorpus-list,} </w:t>
            </w:r>
          </w:p>
        </w:tc>
      </w:tr>
    </w:tbl>
    <w:p w14:paraId="24EA7079" w14:textId="77777777" w:rsidR="004278D3" w:rsidRDefault="004278D3" w:rsidP="004278D3">
      <w:pPr>
        <w:pStyle w:val="AppendixTitleLevel2"/>
        <w:rPr>
          <w:lang w:val="en-US"/>
        </w:rPr>
      </w:pPr>
      <w:bookmarkStart w:id="237" w:name="_Toc287824993"/>
      <w:r>
        <w:rPr>
          <w:lang w:val="en-US"/>
        </w:rPr>
        <w:t>SRU -&gt; CQP</w:t>
      </w:r>
      <w:bookmarkEnd w:id="237"/>
    </w:p>
    <w:p w14:paraId="50E9976A" w14:textId="77777777" w:rsidR="00573736" w:rsidRDefault="00573736" w:rsidP="00573736">
      <w:pPr>
        <w:pStyle w:val="AppendixTitleLevel2"/>
        <w:rPr>
          <w:lang w:val="en-US"/>
        </w:rPr>
      </w:pPr>
      <w:bookmarkStart w:id="238" w:name="_Toc287824994"/>
      <w:r>
        <w:rPr>
          <w:lang w:val="en-US"/>
        </w:rPr>
        <w:t>SRU -&gt; manatee</w:t>
      </w:r>
      <w:bookmarkEnd w:id="238"/>
    </w:p>
    <w:p w14:paraId="2C62A5F6" w14:textId="77777777" w:rsidR="003A20FF" w:rsidRDefault="003A20FF" w:rsidP="003A20FF">
      <w:pPr>
        <w:pStyle w:val="AppendixTitleLevel2"/>
        <w:rPr>
          <w:lang w:val="en-US"/>
        </w:rPr>
      </w:pPr>
      <w:bookmarkStart w:id="239" w:name="_Toc287824995"/>
      <w:r>
        <w:rPr>
          <w:lang w:val="en-US"/>
        </w:rPr>
        <w:t>Other potential protocols / query languages</w:t>
      </w:r>
      <w:bookmarkEnd w:id="239"/>
    </w:p>
    <w:p w14:paraId="5F8589C9" w14:textId="77777777" w:rsidR="003A20FF" w:rsidRDefault="003A20FF" w:rsidP="003A20FF">
      <w:pPr>
        <w:rPr>
          <w:lang w:val="en-US"/>
        </w:rPr>
      </w:pPr>
      <w:r>
        <w:rPr>
          <w:lang w:val="en-US"/>
        </w:rPr>
        <w:t>T</w:t>
      </w:r>
      <w:r w:rsidRPr="001D52CE">
        <w:rPr>
          <w:lang w:val="en-US"/>
        </w:rPr>
        <w:t xml:space="preserve">here are other existing proposals/protocols </w:t>
      </w:r>
      <w:r>
        <w:rPr>
          <w:lang w:val="en-US"/>
        </w:rPr>
        <w:t xml:space="preserve">for search services </w:t>
      </w:r>
      <w:r w:rsidRPr="001D52CE">
        <w:rPr>
          <w:lang w:val="en-US"/>
        </w:rPr>
        <w:t xml:space="preserve">which </w:t>
      </w:r>
      <w:r>
        <w:rPr>
          <w:lang w:val="en-US"/>
        </w:rPr>
        <w:t>should be at least kept notice of.</w:t>
      </w:r>
    </w:p>
    <w:p w14:paraId="2103BF6F" w14:textId="77777777" w:rsidR="003A20FF" w:rsidRPr="001D52CE" w:rsidRDefault="003A20FF" w:rsidP="003A20FF">
      <w:pPr>
        <w:pStyle w:val="TermDef"/>
      </w:pPr>
      <w:r>
        <w:t>OpenSearch</w:t>
      </w:r>
    </w:p>
    <w:p w14:paraId="27D3CFE1" w14:textId="77777777" w:rsidR="003A20FF" w:rsidRDefault="000633FF" w:rsidP="003A20FF">
      <w:pPr>
        <w:pStyle w:val="TermExplain"/>
      </w:pPr>
      <w:hyperlink r:id="rId44" w:history="1">
        <w:r w:rsidR="003A20FF" w:rsidRPr="00614274">
          <w:rPr>
            <w:rStyle w:val="Hyperlink"/>
          </w:rPr>
          <w:t>http://www.opensearch.org/</w:t>
        </w:r>
      </w:hyperlink>
      <w:r w:rsidR="003A20FF" w:rsidRPr="001D52CE">
        <w:t xml:space="preserve"> </w:t>
      </w:r>
      <w:r w:rsidR="003A20FF" w:rsidRPr="001D52CE">
        <w:br/>
        <w:t xml:space="preserve">interesting article </w:t>
      </w:r>
      <w:r w:rsidR="003A20FF">
        <w:t>comparing OpenSearch</w:t>
      </w:r>
      <w:r w:rsidR="003A20FF" w:rsidRPr="001D52CE">
        <w:t xml:space="preserve"> and SRU/SRW </w:t>
      </w:r>
      <w:r w:rsidR="003A20FF">
        <w:t>(2010-07)</w:t>
      </w:r>
      <w:r w:rsidR="003A20FF" w:rsidRPr="001D52CE">
        <w:t xml:space="preserve">: </w:t>
      </w:r>
      <w:hyperlink r:id="rId45" w:history="1">
        <w:r w:rsidR="003A20FF" w:rsidRPr="00614274">
          <w:rPr>
            <w:rStyle w:val="Hyperlink"/>
          </w:rPr>
          <w:t>http://dlib.org/dlib/july10/hammond/07hammond.html</w:t>
        </w:r>
      </w:hyperlink>
      <w:r w:rsidR="003A20FF" w:rsidRPr="001D52CE">
        <w:t xml:space="preserve"> </w:t>
      </w:r>
    </w:p>
    <w:p w14:paraId="03DABA51" w14:textId="77777777" w:rsidR="003A20FF" w:rsidRDefault="003A20FF" w:rsidP="003A20FF">
      <w:pPr>
        <w:pStyle w:val="TermExplain"/>
      </w:pPr>
      <w:r>
        <w:t xml:space="preserve">As one of the 7 documents the </w:t>
      </w:r>
      <w:r w:rsidRPr="006E670D">
        <w:rPr>
          <w:rStyle w:val="NamedEntityZchn"/>
        </w:rPr>
        <w:t>Search WS TC</w:t>
      </w:r>
      <w:r>
        <w:t xml:space="preserve"> actually already provides a binding of the APD to OpenSearch (2008-06-30)</w:t>
      </w:r>
    </w:p>
    <w:p w14:paraId="792A6527" w14:textId="77777777" w:rsidR="003A20FF" w:rsidRPr="001D52CE" w:rsidRDefault="003A20FF" w:rsidP="003A20FF">
      <w:pPr>
        <w:pStyle w:val="TermDef"/>
      </w:pPr>
      <w:r>
        <w:t>Lucene</w:t>
      </w:r>
    </w:p>
    <w:p w14:paraId="6A777E0E" w14:textId="77777777" w:rsidR="003A20FF" w:rsidRDefault="003A20FF" w:rsidP="003A20FF">
      <w:pPr>
        <w:pStyle w:val="TermExplain"/>
      </w:pPr>
      <w:r w:rsidRPr="00A05645">
        <w:t xml:space="preserve">an Apache project: pure Java </w:t>
      </w:r>
      <w:r>
        <w:t>scalable full-text search engine, operates on a flat model of documents having fields; u</w:t>
      </w:r>
      <w:r w:rsidRPr="0063484E">
        <w:t>nderlying Apache solr</w:t>
      </w:r>
      <w:r>
        <w:t xml:space="preserve"> (used for the second version of CLARIN’s </w:t>
      </w:r>
      <w:r w:rsidRPr="003A20FF">
        <w:rPr>
          <w:rStyle w:val="NamedEntityZchn"/>
        </w:rPr>
        <w:t>VLO</w:t>
      </w:r>
      <w:r w:rsidR="00BA3AA7">
        <w:rPr>
          <w:rStyle w:val="NamedEntityZchn"/>
        </w:rPr>
        <w:t>-FacetedSearch</w:t>
      </w:r>
      <w:r>
        <w:t xml:space="preserve">) </w:t>
      </w:r>
    </w:p>
    <w:p w14:paraId="052BC6B7" w14:textId="77777777" w:rsidR="003A20FF" w:rsidRPr="0063484E" w:rsidRDefault="003A20FF" w:rsidP="003A20FF">
      <w:pPr>
        <w:pStyle w:val="TermExplain"/>
      </w:pPr>
      <w:r>
        <w:t xml:space="preserve">Query syntax: </w:t>
      </w:r>
      <w:hyperlink r:id="rId46" w:history="1">
        <w:r w:rsidRPr="00614274">
          <w:rPr>
            <w:rStyle w:val="Hyperlink"/>
          </w:rPr>
          <w:t>http://lucene.apache.org/java/3_0_0/queryparsersyntax.html</w:t>
        </w:r>
      </w:hyperlink>
      <w:r w:rsidRPr="0063484E">
        <w:t xml:space="preserve"> </w:t>
      </w:r>
    </w:p>
    <w:p w14:paraId="7B7315F8" w14:textId="77777777" w:rsidR="003A20FF" w:rsidRPr="00A05645" w:rsidRDefault="003A20FF" w:rsidP="003A20FF">
      <w:pPr>
        <w:pStyle w:val="TermDef"/>
      </w:pPr>
      <w:r>
        <w:t>YQL</w:t>
      </w:r>
    </w:p>
    <w:p w14:paraId="091ED3D7" w14:textId="77777777" w:rsidR="003A20FF" w:rsidRDefault="003A20FF" w:rsidP="003A20FF">
      <w:pPr>
        <w:pStyle w:val="TermExplain"/>
      </w:pPr>
      <w:r w:rsidRPr="001D52CE">
        <w:t>Yahoo Query Language</w:t>
      </w:r>
      <w:r w:rsidRPr="001D52CE">
        <w:br/>
      </w:r>
      <w:hyperlink r:id="rId47" w:history="1">
        <w:r w:rsidRPr="00614274">
          <w:rPr>
            <w:rStyle w:val="Hyperlink"/>
          </w:rPr>
          <w:t>http://developer.yahoo.com/yql/</w:t>
        </w:r>
      </w:hyperlink>
      <w:r w:rsidRPr="001D52CE">
        <w:t xml:space="preserve"> </w:t>
      </w:r>
    </w:p>
    <w:p w14:paraId="7EB1A59C" w14:textId="77777777" w:rsidR="003A20FF" w:rsidRPr="003A20FF" w:rsidRDefault="003A20FF" w:rsidP="003A20FF">
      <w:pPr>
        <w:rPr>
          <w:lang w:val="en-US"/>
        </w:rPr>
      </w:pPr>
    </w:p>
    <w:p w14:paraId="002B4EF5" w14:textId="77777777" w:rsidR="00726E37" w:rsidRDefault="00726E37" w:rsidP="00FC1B24">
      <w:pPr>
        <w:pStyle w:val="Appendix-Title"/>
      </w:pPr>
      <w:bookmarkStart w:id="240" w:name="_Toc287824996"/>
      <w:r>
        <w:t>From Repository to ResourceFragment View</w:t>
      </w:r>
      <w:bookmarkEnd w:id="240"/>
    </w:p>
    <w:p w14:paraId="1880B518" w14:textId="77777777" w:rsidR="00726E37" w:rsidRDefault="00726E37" w:rsidP="007B72E4">
      <w:pPr>
        <w:pStyle w:val="ExampleCode"/>
      </w:pPr>
      <w:r>
        <w:t xml:space="preserve">Repository </w:t>
      </w:r>
    </w:p>
    <w:p w14:paraId="1CB01404" w14:textId="77777777" w:rsidR="00726E37" w:rsidRDefault="00726E37" w:rsidP="007B72E4">
      <w:pPr>
        <w:pStyle w:val="ExampleCode"/>
      </w:pPr>
      <w:r>
        <w:t>Collection</w:t>
      </w:r>
    </w:p>
    <w:p w14:paraId="29FCAB70" w14:textId="77777777" w:rsidR="00726E37" w:rsidRDefault="00726E37" w:rsidP="007B72E4">
      <w:pPr>
        <w:pStyle w:val="ExampleCode"/>
      </w:pPr>
      <w:r>
        <w:t xml:space="preserve">  Subcollection</w:t>
      </w:r>
    </w:p>
    <w:p w14:paraId="5D49A667" w14:textId="77777777" w:rsidR="00726E37" w:rsidRDefault="00726E37" w:rsidP="007B72E4">
      <w:pPr>
        <w:pStyle w:val="ExampleCode"/>
      </w:pPr>
      <w:r>
        <w:t xml:space="preserve">    Resource</w:t>
      </w:r>
    </w:p>
    <w:p w14:paraId="6D819887" w14:textId="77777777" w:rsidR="00726E37" w:rsidRDefault="00726E37" w:rsidP="007B72E4">
      <w:pPr>
        <w:pStyle w:val="ExampleCode"/>
      </w:pPr>
      <w:r>
        <w:t xml:space="preserve">       Fragment</w:t>
      </w:r>
    </w:p>
    <w:p w14:paraId="1FC56E74" w14:textId="77777777" w:rsidR="00FC1B24" w:rsidRDefault="00FC1B24" w:rsidP="00FC1B24">
      <w:pPr>
        <w:pStyle w:val="Appendix-Title"/>
      </w:pPr>
      <w:bookmarkStart w:id="241" w:name="_TCF"/>
      <w:bookmarkStart w:id="242" w:name="_Toc287824997"/>
      <w:bookmarkStart w:id="243" w:name="_Ref283903580"/>
      <w:bookmarkEnd w:id="241"/>
      <w:r>
        <w:t>Related Formats</w:t>
      </w:r>
      <w:bookmarkEnd w:id="242"/>
    </w:p>
    <w:p w14:paraId="742B11E8" w14:textId="77777777" w:rsidR="00A040CD" w:rsidRDefault="00A040CD" w:rsidP="00A040CD">
      <w:pPr>
        <w:pStyle w:val="Remark"/>
      </w:pPr>
      <w:r>
        <w:t>we should provide the xml at least here with syntax highlighting.</w:t>
      </w:r>
    </w:p>
    <w:p w14:paraId="335AF335" w14:textId="77777777" w:rsidR="00A040CD" w:rsidRPr="00A040CD" w:rsidRDefault="00A040CD" w:rsidP="00A040CD">
      <w:pPr>
        <w:pStyle w:val="Remark"/>
      </w:pPr>
      <w:r>
        <w:t>links to schemas and docs</w:t>
      </w:r>
    </w:p>
    <w:p w14:paraId="433110E5" w14:textId="77777777" w:rsidR="00A040CD" w:rsidRDefault="00A040CD" w:rsidP="00A040CD">
      <w:pPr>
        <w:pStyle w:val="AppendixTitleLevel2"/>
        <w:rPr>
          <w:lang w:val="en-US"/>
        </w:rPr>
      </w:pPr>
      <w:bookmarkStart w:id="244" w:name="_Annotation_file_EAF-format"/>
      <w:bookmarkStart w:id="245" w:name="_Toc287824998"/>
      <w:bookmarkStart w:id="246" w:name="_Ref283839603"/>
      <w:bookmarkStart w:id="247" w:name="_Ref284069833"/>
      <w:bookmarkEnd w:id="244"/>
      <w:r w:rsidRPr="00A040CD">
        <w:rPr>
          <w:lang w:val="en-US"/>
        </w:rPr>
        <w:t>SRU</w:t>
      </w:r>
      <w:r>
        <w:rPr>
          <w:lang w:val="en-US"/>
        </w:rPr>
        <w:t>:  searchRetrieve()</w:t>
      </w:r>
      <w:bookmarkEnd w:id="245"/>
    </w:p>
    <w:p w14:paraId="4C61F676" w14:textId="77777777" w:rsidR="00A040CD" w:rsidRDefault="00A040CD" w:rsidP="00A040CD">
      <w:pPr>
        <w:pStyle w:val="AppendixTitleLevel2"/>
        <w:rPr>
          <w:lang w:val="en-US"/>
        </w:rPr>
      </w:pPr>
      <w:bookmarkStart w:id="248" w:name="_Toc287824999"/>
      <w:r w:rsidRPr="00A040CD">
        <w:rPr>
          <w:lang w:val="en-US"/>
        </w:rPr>
        <w:t>SRU</w:t>
      </w:r>
      <w:r>
        <w:rPr>
          <w:lang w:val="en-US"/>
        </w:rPr>
        <w:t>:  scan()</w:t>
      </w:r>
      <w:bookmarkEnd w:id="248"/>
    </w:p>
    <w:p w14:paraId="6538DB77" w14:textId="77777777" w:rsidR="00A040CD" w:rsidRPr="00A040CD" w:rsidRDefault="00A040CD" w:rsidP="00A040CD">
      <w:pPr>
        <w:pStyle w:val="AppendixTitleLevel2"/>
        <w:rPr>
          <w:lang w:val="en-US"/>
        </w:rPr>
      </w:pPr>
      <w:bookmarkStart w:id="249" w:name="_Ref284192059"/>
      <w:bookmarkStart w:id="250" w:name="_Ref284192064"/>
      <w:bookmarkStart w:id="251" w:name="_Toc287825000"/>
      <w:r w:rsidRPr="00A040CD">
        <w:rPr>
          <w:lang w:val="en-US"/>
        </w:rPr>
        <w:t>ZeeRex explain record</w:t>
      </w:r>
      <w:bookmarkEnd w:id="246"/>
      <w:bookmarkEnd w:id="249"/>
      <w:bookmarkEnd w:id="250"/>
      <w:bookmarkEnd w:id="251"/>
    </w:p>
    <w:p w14:paraId="514852D3" w14:textId="77777777" w:rsidR="00A040CD" w:rsidRPr="003B6863" w:rsidRDefault="00A040CD" w:rsidP="00A040CD">
      <w:pPr>
        <w:pStyle w:val="ExampleCode"/>
        <w:rPr>
          <w:lang w:val="fr-FR"/>
        </w:rPr>
      </w:pPr>
      <w:r w:rsidRPr="003B6863">
        <w:rPr>
          <w:lang w:val="fr-FR"/>
        </w:rPr>
        <w:t>&lt;sru:explainResponse xmlns:sru="http://www.loc.gov/zing/srw/"&gt;</w:t>
      </w:r>
    </w:p>
    <w:p w14:paraId="5E9E4663" w14:textId="77777777" w:rsidR="00A040CD" w:rsidRPr="00111508" w:rsidRDefault="00A040CD" w:rsidP="00A040CD">
      <w:pPr>
        <w:pStyle w:val="ExampleCode"/>
      </w:pPr>
      <w:r w:rsidRPr="003B6863">
        <w:rPr>
          <w:lang w:val="fr-FR"/>
        </w:rPr>
        <w:tab/>
      </w:r>
      <w:r w:rsidRPr="00111508">
        <w:t>...</w:t>
      </w:r>
    </w:p>
    <w:p w14:paraId="78FF26B8" w14:textId="77777777" w:rsidR="00A040CD" w:rsidRPr="00111508" w:rsidRDefault="00A040CD" w:rsidP="00A040CD">
      <w:pPr>
        <w:pStyle w:val="ExampleCode"/>
      </w:pPr>
      <w:r w:rsidRPr="00111508">
        <w:t xml:space="preserve">   &lt;zr:explain xmlns:zr="http://explain.z3950.org/dtd/2.1/"&gt;</w:t>
      </w:r>
    </w:p>
    <w:p w14:paraId="6F7D4A1E" w14:textId="77777777" w:rsidR="00A040CD" w:rsidRPr="00111508" w:rsidRDefault="00A040CD" w:rsidP="00A040CD">
      <w:pPr>
        <w:pStyle w:val="ExampleCode"/>
      </w:pPr>
      <w:r w:rsidRPr="00111508">
        <w:t xml:space="preserve">     &lt;zr:serverInfo protocol="SRU" version="1.2" transport="http"</w:t>
      </w:r>
    </w:p>
    <w:p w14:paraId="349142AE" w14:textId="77777777" w:rsidR="00A040CD" w:rsidRPr="00111508" w:rsidRDefault="00A040CD" w:rsidP="00A040CD">
      <w:pPr>
        <w:pStyle w:val="ExampleCode"/>
      </w:pPr>
      <w:r w:rsidRPr="00111508">
        <w:t xml:space="preserve">                    method="GET POST SOAP"&gt;</w:t>
      </w:r>
    </w:p>
    <w:p w14:paraId="43B7E8B3" w14:textId="77777777" w:rsidR="00A040CD" w:rsidRPr="00111508" w:rsidRDefault="00A040CD" w:rsidP="00A040CD">
      <w:pPr>
        <w:pStyle w:val="ExampleCode"/>
      </w:pPr>
      <w:r w:rsidRPr="00111508">
        <w:t xml:space="preserve">        &lt;zr:host&gt;myserver.com&lt;/zr:host&gt;</w:t>
      </w:r>
    </w:p>
    <w:p w14:paraId="0166EC8E" w14:textId="77777777" w:rsidR="00A040CD" w:rsidRPr="00111508" w:rsidRDefault="00A040CD" w:rsidP="00A040CD">
      <w:pPr>
        <w:pStyle w:val="ExampleCode"/>
      </w:pPr>
      <w:r w:rsidRPr="00111508">
        <w:t xml:space="preserve">        &lt;zr:port&gt;80&lt;/zr:port&gt;</w:t>
      </w:r>
    </w:p>
    <w:p w14:paraId="648DA8AC" w14:textId="77777777" w:rsidR="00A040CD" w:rsidRPr="00111508" w:rsidRDefault="00A040CD" w:rsidP="00A040CD">
      <w:pPr>
        <w:pStyle w:val="ExampleCode"/>
      </w:pPr>
      <w:r w:rsidRPr="00111508">
        <w:t xml:space="preserve">        &lt;zr:database&gt;cgi/mysru&lt;/zr:database&gt;</w:t>
      </w:r>
    </w:p>
    <w:p w14:paraId="298CCB51" w14:textId="77777777" w:rsidR="00A040CD" w:rsidRPr="00111508" w:rsidRDefault="00A040CD" w:rsidP="00A040CD">
      <w:pPr>
        <w:pStyle w:val="ExampleCode"/>
      </w:pPr>
      <w:r w:rsidRPr="00111508">
        <w:t xml:space="preserve">     &lt;/zr:serverInfo&gt;</w:t>
      </w:r>
    </w:p>
    <w:p w14:paraId="1960B8E5" w14:textId="77777777" w:rsidR="00A040CD" w:rsidRPr="00111508" w:rsidRDefault="00A040CD" w:rsidP="00A040CD">
      <w:pPr>
        <w:pStyle w:val="ExampleCode"/>
      </w:pPr>
      <w:r w:rsidRPr="00111508">
        <w:t xml:space="preserve">     &lt;zr:databaseInfo&gt;</w:t>
      </w:r>
    </w:p>
    <w:p w14:paraId="2EA1F432" w14:textId="77777777" w:rsidR="00A040CD" w:rsidRPr="00111508" w:rsidRDefault="00A040CD" w:rsidP="00A040CD">
      <w:pPr>
        <w:pStyle w:val="ExampleCode"/>
      </w:pPr>
      <w:r w:rsidRPr="00111508">
        <w:t xml:space="preserve">       &lt;title lang="en" primary="true"&gt;SRU Test Database&lt;/title&gt;</w:t>
      </w:r>
    </w:p>
    <w:p w14:paraId="1621F530" w14:textId="77777777" w:rsidR="00A040CD" w:rsidRPr="00111508" w:rsidRDefault="00A040CD" w:rsidP="00A040CD">
      <w:pPr>
        <w:pStyle w:val="ExampleCode"/>
      </w:pPr>
      <w:r w:rsidRPr="00111508">
        <w:t xml:space="preserve">     &lt;/zr:databaseInfo&gt;</w:t>
      </w:r>
    </w:p>
    <w:p w14:paraId="2FC7EFCE" w14:textId="77777777" w:rsidR="00A040CD" w:rsidRPr="00111508" w:rsidRDefault="00A040CD" w:rsidP="00A040CD">
      <w:pPr>
        <w:pStyle w:val="ExampleCode"/>
      </w:pPr>
      <w:r w:rsidRPr="00111508">
        <w:t xml:space="preserve">     &lt;zr:indexInfo&gt;</w:t>
      </w:r>
    </w:p>
    <w:p w14:paraId="2447829C" w14:textId="77777777" w:rsidR="00A040CD" w:rsidRPr="00111508" w:rsidRDefault="00A040CD" w:rsidP="00A040CD">
      <w:pPr>
        <w:pStyle w:val="ExampleCode"/>
      </w:pPr>
      <w:r w:rsidRPr="00111508">
        <w:lastRenderedPageBreak/>
        <w:t xml:space="preserve">       &lt;zr:set name="dc" identifier="info:srw/cql-context-set/1/dc-v1.1"/&gt;</w:t>
      </w:r>
    </w:p>
    <w:p w14:paraId="666A6D2A" w14:textId="77777777" w:rsidR="00A040CD" w:rsidRPr="00111508" w:rsidRDefault="00A040CD" w:rsidP="00A040CD">
      <w:pPr>
        <w:pStyle w:val="ExampleCode"/>
      </w:pPr>
      <w:r w:rsidRPr="00111508">
        <w:t xml:space="preserve">        &lt;zr:index&gt;</w:t>
      </w:r>
    </w:p>
    <w:p w14:paraId="1BEAE3F0" w14:textId="77777777" w:rsidR="00A040CD" w:rsidRPr="00111508" w:rsidRDefault="00A040CD" w:rsidP="00A040CD">
      <w:pPr>
        <w:pStyle w:val="ExampleCode"/>
      </w:pPr>
      <w:r w:rsidRPr="00111508">
        <w:t xml:space="preserve">          &lt;zr:map&gt;&lt;zr:name set="dc"&gt;title&lt;/zr:name&gt;&lt;/zr:map&gt;</w:t>
      </w:r>
    </w:p>
    <w:p w14:paraId="1D373572" w14:textId="77777777" w:rsidR="00A040CD" w:rsidRPr="00111508" w:rsidRDefault="00A040CD" w:rsidP="00A040CD">
      <w:pPr>
        <w:pStyle w:val="ExampleCode"/>
      </w:pPr>
      <w:r w:rsidRPr="00111508">
        <w:t xml:space="preserve">        &lt;/zr:index&gt;</w:t>
      </w:r>
    </w:p>
    <w:p w14:paraId="6A0A2649" w14:textId="77777777" w:rsidR="00A040CD" w:rsidRPr="00111508" w:rsidRDefault="00A040CD" w:rsidP="00A040CD">
      <w:pPr>
        <w:pStyle w:val="ExampleCode"/>
      </w:pPr>
      <w:r w:rsidRPr="00111508">
        <w:t xml:space="preserve">     &lt;/zr:indexInfo&gt;</w:t>
      </w:r>
    </w:p>
    <w:p w14:paraId="226BB07D" w14:textId="77777777" w:rsidR="00A040CD" w:rsidRPr="00111508" w:rsidRDefault="00A040CD" w:rsidP="00A040CD">
      <w:pPr>
        <w:pStyle w:val="ExampleCode"/>
      </w:pPr>
      <w:r w:rsidRPr="00111508">
        <w:t xml:space="preserve">     &lt;zr:schemaInfo&gt;</w:t>
      </w:r>
    </w:p>
    <w:p w14:paraId="185E6974" w14:textId="77777777" w:rsidR="00A040CD" w:rsidRPr="00111508" w:rsidRDefault="00A040CD" w:rsidP="00A040CD">
      <w:pPr>
        <w:pStyle w:val="ExampleCode"/>
        <w:rPr>
          <w:lang w:val="de-AT"/>
        </w:rPr>
      </w:pPr>
      <w:r w:rsidRPr="00111508">
        <w:t xml:space="preserve">        </w:t>
      </w:r>
      <w:r w:rsidRPr="00111508">
        <w:rPr>
          <w:lang w:val="de-AT"/>
        </w:rPr>
        <w:t>&lt;zr:schema name="dc" identifier="info:srw/schema/1/dc-v1.1"&gt;</w:t>
      </w:r>
    </w:p>
    <w:p w14:paraId="790049E6" w14:textId="77777777" w:rsidR="00A040CD" w:rsidRPr="00111508" w:rsidRDefault="00A040CD" w:rsidP="00A040CD">
      <w:pPr>
        <w:pStyle w:val="ExampleCode"/>
      </w:pPr>
      <w:r w:rsidRPr="00111508">
        <w:rPr>
          <w:lang w:val="de-AT"/>
        </w:rPr>
        <w:t xml:space="preserve">          </w:t>
      </w:r>
      <w:r w:rsidRPr="00111508">
        <w:t>&lt;zr:title&gt;Simple Dublin Core&lt;/zr:title&gt;</w:t>
      </w:r>
    </w:p>
    <w:p w14:paraId="1B1FF6B1" w14:textId="77777777" w:rsidR="00A040CD" w:rsidRPr="00111508" w:rsidRDefault="00A040CD" w:rsidP="00A040CD">
      <w:pPr>
        <w:pStyle w:val="ExampleCode"/>
        <w:rPr>
          <w:lang w:val="de-AT"/>
        </w:rPr>
      </w:pPr>
      <w:r w:rsidRPr="00111508">
        <w:t xml:space="preserve">        </w:t>
      </w:r>
      <w:r w:rsidRPr="00111508">
        <w:rPr>
          <w:lang w:val="de-AT"/>
        </w:rPr>
        <w:t>&lt;/zr:schema&gt;</w:t>
      </w:r>
    </w:p>
    <w:p w14:paraId="34479AC6" w14:textId="77777777" w:rsidR="00A040CD" w:rsidRPr="00111508" w:rsidRDefault="00A040CD" w:rsidP="00A040CD">
      <w:pPr>
        <w:pStyle w:val="ExampleCode"/>
        <w:rPr>
          <w:lang w:val="de-AT"/>
        </w:rPr>
      </w:pPr>
      <w:r w:rsidRPr="00111508">
        <w:rPr>
          <w:lang w:val="de-AT"/>
        </w:rPr>
        <w:t xml:space="preserve">     &lt;/zr:schemaInfo&gt;</w:t>
      </w:r>
    </w:p>
    <w:p w14:paraId="3A0979CB" w14:textId="77777777" w:rsidR="00A040CD" w:rsidRPr="00111508" w:rsidRDefault="00A040CD" w:rsidP="00A040CD">
      <w:pPr>
        <w:pStyle w:val="ExampleCode"/>
        <w:rPr>
          <w:lang w:val="de-AT"/>
        </w:rPr>
      </w:pPr>
      <w:r w:rsidRPr="00111508">
        <w:rPr>
          <w:lang w:val="de-AT"/>
        </w:rPr>
        <w:t xml:space="preserve">     &lt;zr:configInfo&gt;</w:t>
      </w:r>
    </w:p>
    <w:p w14:paraId="18922EC0" w14:textId="77777777" w:rsidR="00A040CD" w:rsidRPr="00111508" w:rsidRDefault="00A040CD" w:rsidP="00A040CD">
      <w:pPr>
        <w:pStyle w:val="ExampleCode"/>
      </w:pPr>
      <w:r w:rsidRPr="00111508">
        <w:rPr>
          <w:lang w:val="de-AT"/>
        </w:rPr>
        <w:t xml:space="preserve">         </w:t>
      </w:r>
      <w:r w:rsidRPr="00111508">
        <w:t>&lt;zr:default type="numberOfRecords"&gt;1&lt;/zr:default&gt;</w:t>
      </w:r>
    </w:p>
    <w:p w14:paraId="3B183299" w14:textId="77777777" w:rsidR="00A040CD" w:rsidRPr="00111508" w:rsidRDefault="00A040CD" w:rsidP="00A040CD">
      <w:pPr>
        <w:pStyle w:val="ExampleCode"/>
      </w:pPr>
      <w:r w:rsidRPr="00111508">
        <w:t xml:space="preserve">         &lt;zr:setting type="maximumRecords"&gt;50&lt;/zr:setting&gt;</w:t>
      </w:r>
    </w:p>
    <w:p w14:paraId="2A59EFED" w14:textId="77777777" w:rsidR="00A040CD" w:rsidRPr="00111508" w:rsidRDefault="00A040CD" w:rsidP="00A040CD">
      <w:pPr>
        <w:pStyle w:val="ExampleCode"/>
      </w:pPr>
      <w:r w:rsidRPr="00111508">
        <w:t xml:space="preserve">         &lt;zr:supports type="proximity"/&gt;</w:t>
      </w:r>
    </w:p>
    <w:p w14:paraId="5756107E" w14:textId="77777777" w:rsidR="00A040CD" w:rsidRPr="00111508" w:rsidRDefault="00A040CD" w:rsidP="00A040CD">
      <w:pPr>
        <w:pStyle w:val="ExampleCode"/>
      </w:pPr>
      <w:r w:rsidRPr="00111508">
        <w:t xml:space="preserve">     &lt;/zr:configInfo&gt;</w:t>
      </w:r>
    </w:p>
    <w:p w14:paraId="1BC390DC" w14:textId="77777777" w:rsidR="00A040CD" w:rsidRPr="00111508" w:rsidRDefault="00A040CD" w:rsidP="00A040CD">
      <w:pPr>
        <w:pStyle w:val="ExampleCode"/>
      </w:pPr>
      <w:r w:rsidRPr="00111508">
        <w:t xml:space="preserve">    &lt;/zr:explain&gt;</w:t>
      </w:r>
    </w:p>
    <w:p w14:paraId="38990EA8" w14:textId="77777777" w:rsidR="00A040CD" w:rsidRPr="00111508" w:rsidRDefault="00A040CD" w:rsidP="00A040CD">
      <w:pPr>
        <w:pStyle w:val="ExampleCode"/>
      </w:pPr>
    </w:p>
    <w:p w14:paraId="62D4087D" w14:textId="77777777" w:rsidR="00A040CD" w:rsidRPr="00111508" w:rsidRDefault="00A040CD" w:rsidP="00A040CD">
      <w:pPr>
        <w:pStyle w:val="ExampleCode"/>
      </w:pPr>
      <w:r w:rsidRPr="00111508">
        <w:t xml:space="preserve">   &lt;/sru:recordData&gt;</w:t>
      </w:r>
    </w:p>
    <w:p w14:paraId="7B568BDB" w14:textId="77777777" w:rsidR="00A040CD" w:rsidRPr="00111508" w:rsidRDefault="00A040CD" w:rsidP="00A040CD">
      <w:pPr>
        <w:pStyle w:val="ExampleCode"/>
      </w:pPr>
      <w:r w:rsidRPr="00111508">
        <w:t xml:space="preserve"> &lt;/sru:record&gt;</w:t>
      </w:r>
    </w:p>
    <w:p w14:paraId="424058B4" w14:textId="77777777" w:rsidR="00A040CD" w:rsidRDefault="00A040CD" w:rsidP="00A040CD">
      <w:pPr>
        <w:pStyle w:val="ExampleCode"/>
      </w:pPr>
      <w:r w:rsidRPr="00111508">
        <w:t>&lt;/sru:explainResponse&gt;</w:t>
      </w:r>
    </w:p>
    <w:p w14:paraId="3997CCE1" w14:textId="77777777" w:rsidR="00A040CD" w:rsidRPr="006F0C36" w:rsidRDefault="00A040CD" w:rsidP="00A040CD">
      <w:pPr>
        <w:rPr>
          <w:lang w:val="en-US"/>
        </w:rPr>
      </w:pPr>
    </w:p>
    <w:p w14:paraId="0F9BA543" w14:textId="77777777" w:rsidR="00FC1B24" w:rsidRPr="001C4474" w:rsidRDefault="00FC1B24" w:rsidP="00FC1B24">
      <w:pPr>
        <w:pStyle w:val="Remark"/>
      </w:pPr>
    </w:p>
    <w:p w14:paraId="611FC6CA" w14:textId="77777777" w:rsidR="00A040CD" w:rsidRDefault="00A040CD" w:rsidP="00FC1B24">
      <w:pPr>
        <w:pStyle w:val="AppendixTitleLevel2"/>
      </w:pPr>
      <w:bookmarkStart w:id="252" w:name="_Toc287825001"/>
      <w:r>
        <w:t>CMD</w:t>
      </w:r>
      <w:bookmarkEnd w:id="252"/>
    </w:p>
    <w:p w14:paraId="1B1A3037" w14:textId="77777777" w:rsidR="00A040CD" w:rsidRPr="00A040CD" w:rsidRDefault="00A040CD" w:rsidP="00A040CD"/>
    <w:p w14:paraId="56B878FC" w14:textId="77777777" w:rsidR="000D2FDF" w:rsidRDefault="000D2FDF" w:rsidP="00FC1B24">
      <w:pPr>
        <w:pStyle w:val="AppendixTitleLevel2"/>
      </w:pPr>
      <w:bookmarkStart w:id="253" w:name="_Ref284192237"/>
      <w:bookmarkStart w:id="254" w:name="_Toc287825002"/>
      <w:r>
        <w:t>Annotation file EAF-format</w:t>
      </w:r>
      <w:bookmarkEnd w:id="243"/>
      <w:bookmarkEnd w:id="247"/>
      <w:bookmarkEnd w:id="253"/>
      <w:bookmarkEnd w:id="254"/>
    </w:p>
    <w:p w14:paraId="7E062E90" w14:textId="77777777" w:rsidR="00CF71B5" w:rsidRDefault="006A6456" w:rsidP="000D2FDF">
      <w:pPr>
        <w:rPr>
          <w:lang w:val="en-US"/>
        </w:rPr>
      </w:pPr>
      <w:r>
        <w:rPr>
          <w:lang w:val="en-US"/>
        </w:rPr>
        <w:t>Here you can find the corresponding IMDI-File:</w:t>
      </w:r>
    </w:p>
    <w:commentRangeStart w:id="255"/>
    <w:p w14:paraId="4E355468" w14:textId="77777777" w:rsidR="006F0C36" w:rsidRPr="006F0C36" w:rsidRDefault="00106E43" w:rsidP="000D2FDF">
      <w:pPr>
        <w:rPr>
          <w:lang w:val="en-US"/>
        </w:rPr>
      </w:pPr>
      <w:r>
        <w:fldChar w:fldCharType="begin"/>
      </w:r>
      <w:r w:rsidRPr="00106E43">
        <w:rPr>
          <w:lang w:val="en-US"/>
          <w:rPrChange w:id="256" w:author="Administrator" w:date="2011-03-05T21:28:00Z">
            <w:rPr/>
          </w:rPrChange>
        </w:rPr>
        <w:instrText>HYPERLINK "http://catalog.clarin.eu/ds/imdi_browser/viewcontroller?request=view&amp;nodeid=MPI425714%23&amp;row=9160"</w:instrText>
      </w:r>
      <w:r>
        <w:fldChar w:fldCharType="separate"/>
      </w:r>
      <w:r w:rsidR="00CF71B5" w:rsidRPr="00614274">
        <w:rPr>
          <w:rStyle w:val="Hyperlink"/>
          <w:lang w:val="en-US"/>
        </w:rPr>
        <w:t>http://catalog.clarin.eu/ds/imdi_browser/viewcontroller?request=view&amp;nodeid=MPI425714%23&amp;row=9160</w:t>
      </w:r>
      <w:r>
        <w:fldChar w:fldCharType="end"/>
      </w:r>
      <w:commentRangeEnd w:id="255"/>
      <w:r w:rsidR="002916EA">
        <w:rPr>
          <w:rStyle w:val="Kommentarzeichen"/>
        </w:rPr>
        <w:commentReference w:id="255"/>
      </w:r>
      <w:r w:rsidR="006A6456">
        <w:rPr>
          <w:lang w:val="en-US"/>
        </w:rPr>
        <w:br/>
      </w:r>
      <w:r>
        <w:fldChar w:fldCharType="begin"/>
      </w:r>
      <w:r w:rsidRPr="00106E43">
        <w:rPr>
          <w:lang w:val="en-US"/>
          <w:rPrChange w:id="257" w:author="Administrator" w:date="2011-03-05T21:28:00Z">
            <w:rPr/>
          </w:rPrChange>
        </w:rPr>
        <w:instrText>HYPERLINK "http://corpus1.mpi.nl/CGN/COREX6/data/meta/imdi_3.0_eaf/sessions/fv400279.imdi"</w:instrText>
      </w:r>
      <w:r>
        <w:fldChar w:fldCharType="separate"/>
      </w:r>
      <w:r w:rsidR="006F0C36" w:rsidRPr="00614274">
        <w:rPr>
          <w:rStyle w:val="Hyperlink"/>
          <w:lang w:val="en-US"/>
        </w:rPr>
        <w:t>http://corpus1.mpi.nl/CGN/COREX6/data/meta/imdi_3.0_eaf/sessions/fv400279.imdi</w:t>
      </w:r>
      <w:r>
        <w:fldChar w:fldCharType="end"/>
      </w:r>
    </w:p>
    <w:p w14:paraId="6EF3EAA0" w14:textId="77777777" w:rsidR="006A6456" w:rsidRDefault="006A6456" w:rsidP="000D2FDF">
      <w:pPr>
        <w:rPr>
          <w:lang w:val="en-US"/>
        </w:rPr>
      </w:pPr>
      <w:r>
        <w:rPr>
          <w:lang w:val="en-US"/>
        </w:rPr>
        <w:t>An example annotation (EAF-format):</w:t>
      </w:r>
    </w:p>
    <w:p w14:paraId="1E7CFBF4" w14:textId="77777777" w:rsidR="000D2FDF" w:rsidRDefault="000D2FDF" w:rsidP="000D2FDF">
      <w:pPr>
        <w:pStyle w:val="ExampleCode"/>
      </w:pPr>
      <w:r>
        <w:t>&lt;ANNOTATION_DOCUMENT AUTHOR="unspecified" DATE="2006-09-05T17:52:18+01:00" FORMAT="2.2" VERSION="2.2" xmlns:xsi="http://www.w3.org/2001/XMLSchema-instance" xsi:noNamespaceSchemaLocation="http://www.mpi.nl/tools/elan/EAFv2.2.xsd"&gt;</w:t>
      </w:r>
    </w:p>
    <w:p w14:paraId="3BDA94FC" w14:textId="77777777" w:rsidR="000D2FDF" w:rsidRDefault="000D2FDF" w:rsidP="000D2FDF">
      <w:pPr>
        <w:pStyle w:val="ExampleCode"/>
      </w:pPr>
      <w:r>
        <w:t xml:space="preserve">    &lt;HEADER MEDIA_FILE="" TIME_UNITS="milliseconds"&gt;</w:t>
      </w:r>
    </w:p>
    <w:p w14:paraId="4B925D1D" w14:textId="77777777" w:rsidR="000D2FDF" w:rsidRDefault="000D2FDF" w:rsidP="000D2FDF">
      <w:pPr>
        <w:pStyle w:val="ExampleCode"/>
      </w:pPr>
      <w:r>
        <w:t xml:space="preserve">        &lt;MEDIA_DESCRIPTOR MEDIA_URL="file:/data/corpora/CGN/COREX6/data/audio/wav/comp-h/vl/fv400279.wav" MIME_TYPE="audio/x-wav"/&gt;</w:t>
      </w:r>
    </w:p>
    <w:p w14:paraId="490B0C02" w14:textId="77777777" w:rsidR="000D2FDF" w:rsidRDefault="000D2FDF" w:rsidP="000D2FDF">
      <w:pPr>
        <w:pStyle w:val="ExampleCode"/>
      </w:pPr>
      <w:r>
        <w:t xml:space="preserve">    &lt;/HEADER&gt;</w:t>
      </w:r>
    </w:p>
    <w:p w14:paraId="47D886D6" w14:textId="77777777" w:rsidR="000D2FDF" w:rsidRDefault="000D2FDF" w:rsidP="000D2FDF">
      <w:pPr>
        <w:pStyle w:val="ExampleCode"/>
      </w:pPr>
      <w:r>
        <w:t xml:space="preserve">    &lt;TIME_ORDER&gt;</w:t>
      </w:r>
    </w:p>
    <w:p w14:paraId="58B99EFA" w14:textId="77777777" w:rsidR="000D2FDF" w:rsidRDefault="000D2FDF" w:rsidP="000D2FDF">
      <w:pPr>
        <w:pStyle w:val="ExampleCode"/>
      </w:pPr>
      <w:r>
        <w:t xml:space="preserve">        &lt;TIME_SLOT TIME_SLOT_ID="ts1" TIME_VALUE="950"/&gt;</w:t>
      </w:r>
    </w:p>
    <w:p w14:paraId="6414B17D" w14:textId="77777777" w:rsidR="000D2FDF" w:rsidRDefault="000D2FDF" w:rsidP="000D2FDF">
      <w:pPr>
        <w:pStyle w:val="ExampleCode"/>
      </w:pPr>
      <w:r>
        <w:t xml:space="preserve">        &lt;TIME_SLOT TIME_SLOT_ID="ts2" TIME_VALUE="1210"/&gt;</w:t>
      </w:r>
    </w:p>
    <w:p w14:paraId="08E9EBFE" w14:textId="77777777" w:rsidR="000D2FDF" w:rsidRDefault="000D2FDF" w:rsidP="000D2FDF">
      <w:pPr>
        <w:pStyle w:val="ExampleCode"/>
      </w:pPr>
    </w:p>
    <w:p w14:paraId="110F321D" w14:textId="77777777" w:rsidR="000D2FDF" w:rsidRDefault="000D2FDF" w:rsidP="000D2FDF">
      <w:pPr>
        <w:pStyle w:val="ExampleCode"/>
      </w:pPr>
      <w:r w:rsidRPr="005D045A">
        <w:lastRenderedPageBreak/>
        <w:t>&lt;TIER DEFAULT_LOCALE=</w:t>
      </w:r>
      <w:r>
        <w:t>"nl" LINGUISTIC_TYPE_REF="Spch"</w:t>
      </w:r>
    </w:p>
    <w:p w14:paraId="0F0236EA" w14:textId="77777777" w:rsidR="000D2FDF" w:rsidRPr="005D045A" w:rsidRDefault="000D2FDF" w:rsidP="000D2FDF">
      <w:pPr>
        <w:pStyle w:val="ExampleCode"/>
      </w:pPr>
      <w:r>
        <w:t xml:space="preserve">      </w:t>
      </w:r>
      <w:r w:rsidRPr="005D045A">
        <w:t>PARTICIPANT="V40069" TIER_ID="V40069-Spch"&gt;</w:t>
      </w:r>
    </w:p>
    <w:p w14:paraId="63016135" w14:textId="77777777" w:rsidR="000D2FDF" w:rsidRPr="005D045A" w:rsidRDefault="000D2FDF" w:rsidP="000D2FDF">
      <w:pPr>
        <w:pStyle w:val="ExampleCode"/>
      </w:pPr>
      <w:r>
        <w:t xml:space="preserve">  &lt;</w:t>
      </w:r>
      <w:r w:rsidRPr="005D045A">
        <w:t>ANNOTATION&gt;</w:t>
      </w:r>
    </w:p>
    <w:p w14:paraId="46FB22EB" w14:textId="77777777" w:rsidR="000D2FDF" w:rsidRDefault="000D2FDF" w:rsidP="000D2FDF">
      <w:pPr>
        <w:pStyle w:val="ExampleCode"/>
      </w:pPr>
      <w:r w:rsidRPr="005D045A">
        <w:t xml:space="preserve">     &lt;ALIGNABLE_ANNOTA</w:t>
      </w:r>
      <w:r>
        <w:t>TION ANNOTATION_ID="fv400279.1"</w:t>
      </w:r>
    </w:p>
    <w:p w14:paraId="2B776418" w14:textId="77777777" w:rsidR="000D2FDF" w:rsidRPr="005D045A" w:rsidRDefault="000D2FDF" w:rsidP="000D2FDF">
      <w:pPr>
        <w:pStyle w:val="ExampleCode"/>
      </w:pPr>
      <w:r>
        <w:t xml:space="preserve">          </w:t>
      </w:r>
      <w:r w:rsidRPr="005D045A">
        <w:t>TIME_SLOT_REF1="ts1" TIME_SLOT_REF2="ts42"&gt;</w:t>
      </w:r>
    </w:p>
    <w:p w14:paraId="1E47B494" w14:textId="77777777" w:rsidR="000D2FDF" w:rsidRPr="005D045A" w:rsidRDefault="000D2FDF" w:rsidP="000D2FDF">
      <w:pPr>
        <w:pStyle w:val="ExampleCode"/>
      </w:pPr>
      <w:r>
        <w:t xml:space="preserve">        </w:t>
      </w:r>
      <w:r w:rsidRPr="005D045A">
        <w:t>&lt;ANNOTATION_VALUE&gt;wat daar begonnen is op dat laatste avondmaal dat wordt nu nog altijd gedaan en wel ho over heel de wereld.&lt;/ANNOTATION_VALUE&gt;</w:t>
      </w:r>
    </w:p>
    <w:p w14:paraId="3FE74CA9" w14:textId="77777777" w:rsidR="000D2FDF" w:rsidRPr="005D045A" w:rsidRDefault="000D2FDF" w:rsidP="000D2FDF">
      <w:pPr>
        <w:pStyle w:val="ExampleCode"/>
      </w:pPr>
      <w:r>
        <w:t xml:space="preserve">      </w:t>
      </w:r>
      <w:r w:rsidRPr="005D045A">
        <w:t>&lt;/ALIGNABLE_ANNOTATION&gt;</w:t>
      </w:r>
    </w:p>
    <w:p w14:paraId="2774C065" w14:textId="77777777" w:rsidR="000D2FDF" w:rsidRPr="005D045A" w:rsidRDefault="000D2FDF" w:rsidP="000D2FDF">
      <w:pPr>
        <w:pStyle w:val="ExampleCode"/>
      </w:pPr>
      <w:r w:rsidRPr="005D045A">
        <w:t xml:space="preserve">   &lt;/ANNOTATION&gt;</w:t>
      </w:r>
    </w:p>
    <w:p w14:paraId="4505A3BB" w14:textId="77777777" w:rsidR="000D2FDF" w:rsidRPr="005D045A" w:rsidRDefault="000D2FDF" w:rsidP="000D2FDF">
      <w:pPr>
        <w:pStyle w:val="ExampleCode"/>
      </w:pPr>
      <w:r>
        <w:t xml:space="preserve">   &lt;</w:t>
      </w:r>
      <w:r w:rsidRPr="005D045A">
        <w:t>ANNOTATION&gt;</w:t>
      </w:r>
    </w:p>
    <w:p w14:paraId="046709E4" w14:textId="77777777" w:rsidR="000D2FDF" w:rsidRDefault="000D2FDF" w:rsidP="000D2FDF">
      <w:pPr>
        <w:pStyle w:val="ExampleCode"/>
      </w:pPr>
      <w:r>
        <w:t xml:space="preserve">      …</w:t>
      </w:r>
    </w:p>
    <w:p w14:paraId="7FF311D8" w14:textId="77777777" w:rsidR="000D2FDF" w:rsidRDefault="000D2FDF" w:rsidP="000D2FDF">
      <w:pPr>
        <w:pStyle w:val="ExampleCode"/>
      </w:pPr>
      <w:r>
        <w:t>&lt;/TIER&gt;</w:t>
      </w:r>
    </w:p>
    <w:p w14:paraId="2B007724" w14:textId="77777777" w:rsidR="000E7E24" w:rsidRDefault="000E7E24" w:rsidP="000E7E24">
      <w:pPr>
        <w:pStyle w:val="ExampleCode"/>
      </w:pPr>
      <w:r>
        <w:t>&lt;TIER DEFAULT_LOCALE="nl" LINGUISTIC_TYPE_REF="Words" PARENT_REF="V40069-Spch" PARTICIPANT="V40069" TIER_ID="V40069-Words"&gt;</w:t>
      </w:r>
    </w:p>
    <w:p w14:paraId="4BE77AAB" w14:textId="77777777" w:rsidR="000E7E24" w:rsidRDefault="000E7E24" w:rsidP="000E7E24">
      <w:pPr>
        <w:pStyle w:val="ExampleCode"/>
      </w:pPr>
      <w:r>
        <w:t xml:space="preserve">        &lt;ANNOTATION&gt;</w:t>
      </w:r>
    </w:p>
    <w:p w14:paraId="0A59BCC1" w14:textId="77777777" w:rsidR="000E7E24" w:rsidRDefault="000E7E24" w:rsidP="000E7E24">
      <w:pPr>
        <w:pStyle w:val="ExampleCode"/>
      </w:pPr>
      <w:r>
        <w:t xml:space="preserve">            &lt;ALIGNABLE_ANNOTATION ANNOTATION_ID="fv400279.1.1" TIME_SLOT_REF1="ts1" TIME_SLOT_REF2="ts2"&gt;</w:t>
      </w:r>
    </w:p>
    <w:p w14:paraId="2FAAE84B" w14:textId="77777777" w:rsidR="000E7E24" w:rsidRDefault="000E7E24" w:rsidP="000E7E24">
      <w:pPr>
        <w:pStyle w:val="ExampleCode"/>
      </w:pPr>
      <w:r>
        <w:t xml:space="preserve">                &lt;ANNOTATION_VALUE&gt;wat&lt;/ANNOTATION_VALUE&gt;</w:t>
      </w:r>
    </w:p>
    <w:p w14:paraId="4A9E5738" w14:textId="77777777" w:rsidR="000E7E24" w:rsidRDefault="000E7E24" w:rsidP="000E7E24">
      <w:pPr>
        <w:pStyle w:val="ExampleCode"/>
      </w:pPr>
      <w:r>
        <w:t xml:space="preserve">            &lt;/ALIGNABLE_ANNOTATION&gt;</w:t>
      </w:r>
    </w:p>
    <w:p w14:paraId="3784CE3E" w14:textId="77777777" w:rsidR="000E7E24" w:rsidRDefault="000E7E24" w:rsidP="000E7E24">
      <w:pPr>
        <w:pStyle w:val="ExampleCode"/>
      </w:pPr>
      <w:r>
        <w:t xml:space="preserve">        &lt;/ANNOTATION&gt;</w:t>
      </w:r>
    </w:p>
    <w:p w14:paraId="7CE904A0" w14:textId="77777777" w:rsidR="000E7E24" w:rsidRDefault="000E7E24" w:rsidP="000E7E24">
      <w:pPr>
        <w:pStyle w:val="ExampleCode"/>
      </w:pPr>
      <w:r>
        <w:t xml:space="preserve">    </w:t>
      </w:r>
    </w:p>
    <w:p w14:paraId="126361BE" w14:textId="77777777" w:rsidR="000D2FDF" w:rsidRDefault="000D2FDF" w:rsidP="000D2FDF">
      <w:pPr>
        <w:pStyle w:val="ExampleCode"/>
      </w:pPr>
      <w:r w:rsidRPr="005D045A">
        <w:t xml:space="preserve">&lt;TIER DEFAULT_LOCALE="nl" LINGUISTIC_TYPE_REF="PoS" </w:t>
      </w:r>
    </w:p>
    <w:p w14:paraId="09A973FE" w14:textId="77777777" w:rsidR="000D2FDF" w:rsidRDefault="000D2FDF" w:rsidP="000D2FDF">
      <w:pPr>
        <w:pStyle w:val="ExampleCode"/>
        <w:ind w:firstLine="424"/>
      </w:pPr>
      <w:r w:rsidRPr="005D045A">
        <w:t>PARENT_REF="V40069-Words" PARTICIPANT="V40069" TIER_ID="V40069-PoS"&gt;</w:t>
      </w:r>
    </w:p>
    <w:p w14:paraId="44D39311" w14:textId="77777777" w:rsidR="000D2FDF" w:rsidRPr="005D045A" w:rsidRDefault="000D2FDF" w:rsidP="000D2FDF">
      <w:pPr>
        <w:pStyle w:val="ExampleCode"/>
      </w:pPr>
      <w:r>
        <w:t xml:space="preserve">  </w:t>
      </w:r>
      <w:r w:rsidRPr="005D045A">
        <w:t>&lt;ANNOTATION&gt;</w:t>
      </w:r>
    </w:p>
    <w:p w14:paraId="03BDCB12" w14:textId="77777777" w:rsidR="000D2FDF" w:rsidRDefault="000D2FDF" w:rsidP="000D2FDF">
      <w:pPr>
        <w:pStyle w:val="ExampleCode"/>
      </w:pPr>
      <w:r w:rsidRPr="005D045A">
        <w:t xml:space="preserve">  </w:t>
      </w:r>
      <w:r>
        <w:t xml:space="preserve">   </w:t>
      </w:r>
      <w:r w:rsidRPr="005D045A">
        <w:t xml:space="preserve">&lt;REF_ANNOTATION ANNOTATION_ID="fv400279.1.1-pos" </w:t>
      </w:r>
    </w:p>
    <w:p w14:paraId="2324277D" w14:textId="77777777" w:rsidR="000D2FDF" w:rsidRDefault="000D2FDF" w:rsidP="000D2FDF">
      <w:pPr>
        <w:pStyle w:val="ExampleCode"/>
        <w:ind w:firstLine="424"/>
      </w:pPr>
      <w:r>
        <w:t xml:space="preserve">        </w:t>
      </w:r>
      <w:r w:rsidRPr="005D045A">
        <w:t>ANNOTATION_REF="fv400279.1.1"&gt;</w:t>
      </w:r>
    </w:p>
    <w:p w14:paraId="3D0BB7DC" w14:textId="77777777" w:rsidR="000D2FDF" w:rsidRDefault="000D2FDF" w:rsidP="000D2FDF">
      <w:pPr>
        <w:pStyle w:val="ExampleCode"/>
        <w:ind w:firstLine="424"/>
      </w:pPr>
      <w:r>
        <w:t xml:space="preserve">     </w:t>
      </w:r>
      <w:r w:rsidRPr="005D045A">
        <w:t>&lt;ANNOTATION_VALUE&gt;VNW(vb,pron,stan,vol,3o,ev)</w:t>
      </w:r>
    </w:p>
    <w:p w14:paraId="05993769" w14:textId="77777777" w:rsidR="000D2FDF" w:rsidRPr="005D045A" w:rsidRDefault="000D2FDF" w:rsidP="000D2FDF">
      <w:pPr>
        <w:pStyle w:val="ExampleCode"/>
        <w:ind w:firstLine="424"/>
      </w:pPr>
      <w:r>
        <w:t xml:space="preserve">     </w:t>
      </w:r>
      <w:r w:rsidRPr="005D045A">
        <w:t>&lt;/ANNOTATION_VALUE&gt;</w:t>
      </w:r>
    </w:p>
    <w:p w14:paraId="61EF6B5E" w14:textId="77777777" w:rsidR="000D2FDF" w:rsidRPr="005D045A" w:rsidRDefault="000D2FDF" w:rsidP="000D2FDF">
      <w:pPr>
        <w:pStyle w:val="ExampleCode"/>
      </w:pPr>
      <w:r w:rsidRPr="005D045A">
        <w:t xml:space="preserve">     &lt;/REF_ANNOTATION&gt;</w:t>
      </w:r>
    </w:p>
    <w:p w14:paraId="38F6E624" w14:textId="77777777" w:rsidR="000D2FDF" w:rsidRDefault="000D2FDF" w:rsidP="000D2FDF">
      <w:pPr>
        <w:pStyle w:val="ExampleCode"/>
      </w:pPr>
      <w:r>
        <w:t xml:space="preserve">  </w:t>
      </w:r>
      <w:r w:rsidRPr="005D045A">
        <w:t>&lt;/ANNOTATION&gt;</w:t>
      </w:r>
    </w:p>
    <w:p w14:paraId="72E7C99E" w14:textId="77777777" w:rsidR="000D2FDF" w:rsidRDefault="000D2FDF" w:rsidP="00FC1B24">
      <w:pPr>
        <w:pStyle w:val="ExampleCode"/>
      </w:pPr>
      <w:r>
        <w:t>….</w:t>
      </w:r>
    </w:p>
    <w:p w14:paraId="412EAABC" w14:textId="77777777" w:rsidR="00A040CD" w:rsidRDefault="00A040CD" w:rsidP="00A040CD"/>
    <w:p w14:paraId="3658BD59" w14:textId="77777777" w:rsidR="00A040CD" w:rsidRDefault="00A040CD" w:rsidP="00A040CD">
      <w:pPr>
        <w:pStyle w:val="AppendixTitleLevel2"/>
      </w:pPr>
      <w:bookmarkStart w:id="258" w:name="_Ref287723833"/>
      <w:bookmarkStart w:id="259" w:name="_Toc287825003"/>
      <w:r>
        <w:t>TCF</w:t>
      </w:r>
      <w:bookmarkEnd w:id="258"/>
      <w:bookmarkEnd w:id="259"/>
    </w:p>
    <w:p w14:paraId="0564CB03" w14:textId="77777777" w:rsidR="00A040CD" w:rsidRDefault="00A040CD" w:rsidP="00A040CD">
      <w:r>
        <w:t>ADD Examples of TCF!</w:t>
      </w:r>
    </w:p>
    <w:p w14:paraId="06CCF71A" w14:textId="77777777" w:rsidR="000F27E1" w:rsidRDefault="000F27E1" w:rsidP="000F27E1">
      <w:pPr>
        <w:pStyle w:val="Appendix-Title"/>
      </w:pPr>
      <w:bookmarkStart w:id="260" w:name="_Ref284078197"/>
      <w:bookmarkStart w:id="261" w:name="_Toc287825004"/>
      <w:bookmarkStart w:id="262" w:name="_Ref283717273"/>
      <w:bookmarkStart w:id="263" w:name="_Ref283717279"/>
      <w:bookmarkStart w:id="264" w:name="_Ref283717285"/>
      <w:r>
        <w:t>Remarks on GUI</w:t>
      </w:r>
      <w:bookmarkEnd w:id="260"/>
      <w:r>
        <w:t>, displaying/viewing</w:t>
      </w:r>
      <w:bookmarkEnd w:id="261"/>
    </w:p>
    <w:p w14:paraId="00305F17" w14:textId="77777777" w:rsidR="000F27E1" w:rsidRDefault="000F27E1" w:rsidP="000F27E1">
      <w:pPr>
        <w:rPr>
          <w:lang w:val="en-US"/>
        </w:rPr>
      </w:pPr>
      <w:r>
        <w:rPr>
          <w:lang w:val="en-US"/>
        </w:rPr>
        <w:t>not really the topic of this paper, but related, thus some general  consideration</w:t>
      </w:r>
    </w:p>
    <w:p w14:paraId="5ABCA323" w14:textId="77777777" w:rsidR="000F27E1" w:rsidRPr="00CC4782" w:rsidRDefault="000F27E1" w:rsidP="000F27E1">
      <w:pPr>
        <w:rPr>
          <w:lang w:val="en-US"/>
        </w:rPr>
      </w:pPr>
      <w:r>
        <w:rPr>
          <w:lang w:val="en-US"/>
        </w:rPr>
        <w:t>Very probably this will be a separate paper</w:t>
      </w:r>
    </w:p>
    <w:p w14:paraId="11CB4EE2" w14:textId="77777777" w:rsidR="000F27E1" w:rsidRPr="00CC4782" w:rsidRDefault="000F27E1" w:rsidP="000F27E1">
      <w:pPr>
        <w:rPr>
          <w:lang w:val="en-US"/>
        </w:rPr>
      </w:pPr>
    </w:p>
    <w:p w14:paraId="3F9DFBCF" w14:textId="77777777" w:rsidR="000F27E1" w:rsidRDefault="000F27E1" w:rsidP="000F27E1">
      <w:pPr>
        <w:pStyle w:val="AppendixTitleLevel2"/>
        <w:rPr>
          <w:lang w:val="en-US"/>
        </w:rPr>
      </w:pPr>
      <w:bookmarkStart w:id="265" w:name="_Toc287825005"/>
      <w:r>
        <w:rPr>
          <w:lang w:val="en-US"/>
        </w:rPr>
        <w:t>Search</w:t>
      </w:r>
      <w:bookmarkEnd w:id="265"/>
    </w:p>
    <w:p w14:paraId="2AD20785" w14:textId="77777777" w:rsidR="000F27E1" w:rsidRPr="00A57A12" w:rsidRDefault="000F27E1" w:rsidP="000F27E1">
      <w:pPr>
        <w:pStyle w:val="TermDef"/>
      </w:pPr>
      <w:r>
        <w:t>Query Input</w:t>
      </w:r>
    </w:p>
    <w:p w14:paraId="5677528E" w14:textId="77777777" w:rsidR="000F27E1" w:rsidRDefault="000F27E1" w:rsidP="000F27E1">
      <w:pPr>
        <w:pStyle w:val="TermDef"/>
      </w:pPr>
      <w:r>
        <w:lastRenderedPageBreak/>
        <w:t>Result</w:t>
      </w:r>
    </w:p>
    <w:p w14:paraId="3AA6F83D" w14:textId="77777777" w:rsidR="000F27E1" w:rsidRPr="00A57A12" w:rsidRDefault="000F27E1" w:rsidP="000F27E1">
      <w:pPr>
        <w:rPr>
          <w:lang w:val="en-US"/>
        </w:rPr>
      </w:pPr>
      <w:r w:rsidRPr="00331974">
        <w:rPr>
          <w:noProof/>
          <w:lang w:val="de-DE" w:eastAsia="de-DE"/>
        </w:rPr>
        <w:drawing>
          <wp:inline distT="0" distB="0" distL="0" distR="0" wp14:anchorId="06585568" wp14:editId="05D132F4">
            <wp:extent cx="4192270" cy="2363470"/>
            <wp:effectExtent l="19050" t="0" r="0" b="0"/>
            <wp:docPr id="5" name="Bild 7" descr="C:\Users\m\3lingua\clarin\CMDI\EDC\EDC_combined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3lingua\clarin\CMDI\EDC\EDC_combined_search.png"/>
                    <pic:cNvPicPr>
                      <a:picLocks noChangeAspect="1" noChangeArrowheads="1"/>
                    </pic:cNvPicPr>
                  </pic:nvPicPr>
                  <pic:blipFill>
                    <a:blip r:embed="rId48" cstate="print"/>
                    <a:srcRect/>
                    <a:stretch>
                      <a:fillRect/>
                    </a:stretch>
                  </pic:blipFill>
                  <pic:spPr bwMode="auto">
                    <a:xfrm>
                      <a:off x="0" y="0"/>
                      <a:ext cx="4192270" cy="2363470"/>
                    </a:xfrm>
                    <a:prstGeom prst="rect">
                      <a:avLst/>
                    </a:prstGeom>
                    <a:noFill/>
                    <a:ln w="9525">
                      <a:noFill/>
                      <a:miter lim="800000"/>
                      <a:headEnd/>
                      <a:tailEnd/>
                    </a:ln>
                  </pic:spPr>
                </pic:pic>
              </a:graphicData>
            </a:graphic>
          </wp:inline>
        </w:drawing>
      </w:r>
    </w:p>
    <w:p w14:paraId="328E1028" w14:textId="77777777" w:rsidR="000F27E1" w:rsidRDefault="000F27E1" w:rsidP="000F27E1">
      <w:pPr>
        <w:pStyle w:val="AppendixTitleLevel2"/>
      </w:pPr>
      <w:bookmarkStart w:id="266" w:name="_Toc287825006"/>
      <w:r>
        <w:t>Resource Viewer</w:t>
      </w:r>
      <w:bookmarkEnd w:id="262"/>
      <w:bookmarkEnd w:id="263"/>
      <w:bookmarkEnd w:id="264"/>
      <w:bookmarkEnd w:id="266"/>
    </w:p>
    <w:p w14:paraId="0F0E99C3" w14:textId="77777777" w:rsidR="000F27E1" w:rsidRPr="00225246" w:rsidRDefault="000F27E1" w:rsidP="000F27E1">
      <w:pPr>
        <w:pStyle w:val="Listenabsatz"/>
        <w:numPr>
          <w:ilvl w:val="0"/>
          <w:numId w:val="1"/>
        </w:numPr>
        <w:rPr>
          <w:lang w:val="en-US"/>
        </w:rPr>
      </w:pPr>
      <w:r w:rsidRPr="00225246">
        <w:rPr>
          <w:lang w:val="en-US"/>
        </w:rPr>
        <w:t>Generic Interface for a loadable type-specific UI-Component(!)</w:t>
      </w:r>
    </w:p>
    <w:p w14:paraId="3E2D8F67" w14:textId="77777777" w:rsidR="000F27E1" w:rsidRPr="00225246" w:rsidRDefault="000F27E1" w:rsidP="000F27E1">
      <w:pPr>
        <w:pStyle w:val="Listenabsatz"/>
        <w:numPr>
          <w:ilvl w:val="0"/>
          <w:numId w:val="1"/>
        </w:numPr>
        <w:rPr>
          <w:lang w:val="en-US"/>
        </w:rPr>
      </w:pPr>
      <w:r w:rsidRPr="00225246">
        <w:rPr>
          <w:lang w:val="en-US"/>
        </w:rPr>
        <w:t>Multiviews</w:t>
      </w:r>
    </w:p>
    <w:p w14:paraId="74E339C8" w14:textId="77777777" w:rsidR="000F27E1" w:rsidRDefault="000F27E1" w:rsidP="000F27E1">
      <w:pPr>
        <w:pStyle w:val="Listenabsatz"/>
        <w:numPr>
          <w:ilvl w:val="0"/>
          <w:numId w:val="1"/>
        </w:numPr>
        <w:rPr>
          <w:lang w:val="en-US"/>
        </w:rPr>
      </w:pPr>
      <w:r w:rsidRPr="00EA49F5">
        <w:rPr>
          <w:lang w:val="en-US"/>
        </w:rPr>
        <w:t>Interactivity</w:t>
      </w:r>
    </w:p>
    <w:p w14:paraId="4C2CA5EA" w14:textId="77777777" w:rsidR="000F27E1" w:rsidRDefault="000F27E1" w:rsidP="000F27E1">
      <w:pPr>
        <w:rPr>
          <w:lang w:val="en-US"/>
        </w:rPr>
      </w:pPr>
      <w:r>
        <w:rPr>
          <w:lang w:val="en-US"/>
        </w:rPr>
        <w:t>defined interaction mechanisms between the calling and called element.</w:t>
      </w:r>
    </w:p>
    <w:p w14:paraId="67E5F060" w14:textId="77777777" w:rsidR="000F27E1" w:rsidRDefault="000F27E1" w:rsidP="000F27E1">
      <w:pPr>
        <w:rPr>
          <w:lang w:val="en-US"/>
        </w:rPr>
      </w:pPr>
      <w:r>
        <w:rPr>
          <w:lang w:val="en-US"/>
        </w:rPr>
        <w:t>Bound to platforms: js/jQuery, HTML5, Flash</w:t>
      </w:r>
      <w:r w:rsidR="002916EA">
        <w:rPr>
          <w:lang w:val="en-US"/>
        </w:rPr>
        <w:t>, Wicket, Java-applets</w:t>
      </w:r>
    </w:p>
    <w:p w14:paraId="7B438211" w14:textId="77777777" w:rsidR="000F27E1" w:rsidRPr="000F27E1" w:rsidRDefault="000F27E1" w:rsidP="00A040CD">
      <w:pPr>
        <w:rPr>
          <w:lang w:val="en-US"/>
        </w:rPr>
      </w:pPr>
    </w:p>
    <w:sectPr w:rsidR="000F27E1" w:rsidRPr="000F27E1" w:rsidSect="00646A5D">
      <w:footerReference w:type="default" r:id="rId49"/>
      <w:pgSz w:w="11906" w:h="16838"/>
      <w:pgMar w:top="1134" w:right="1417" w:bottom="1134" w:left="1417" w:header="708" w:footer="14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aan Broeder" w:date="2011-01-30T23:17:00Z" w:initials="DB">
    <w:p w14:paraId="2A45D98E" w14:textId="77777777" w:rsidR="00795AD2" w:rsidRPr="00F52CE9" w:rsidRDefault="00795AD2" w:rsidP="00F52CE9">
      <w:pPr>
        <w:pStyle w:val="Kommentartext"/>
        <w:rPr>
          <w:lang w:val="en-US"/>
        </w:rPr>
      </w:pPr>
      <w:r>
        <w:rPr>
          <w:rStyle w:val="Kommentarzeichen"/>
        </w:rPr>
        <w:annotationRef/>
      </w:r>
      <w:r w:rsidRPr="00F52CE9">
        <w:rPr>
          <w:lang w:val="en-US"/>
        </w:rPr>
        <w:t>Is the composite service a special case?</w:t>
      </w:r>
    </w:p>
  </w:comment>
  <w:comment w:id="4" w:author="Administrator" w:date="2011-01-30T23:19:00Z" w:initials="A">
    <w:p w14:paraId="54B7D6BB" w14:textId="77777777" w:rsidR="00795AD2" w:rsidRPr="00F52CE9" w:rsidRDefault="00795AD2">
      <w:pPr>
        <w:pStyle w:val="Kommentartext"/>
        <w:rPr>
          <w:lang w:val="en-US"/>
        </w:rPr>
      </w:pPr>
      <w:r>
        <w:rPr>
          <w:rStyle w:val="Kommentarzeichen"/>
        </w:rPr>
        <w:annotationRef/>
      </w:r>
      <w:r w:rsidRPr="00F52CE9">
        <w:rPr>
          <w:lang w:val="en-US"/>
        </w:rPr>
        <w:t>no, but worth noting still</w:t>
      </w:r>
      <w:r>
        <w:rPr>
          <w:lang w:val="en-US"/>
        </w:rPr>
        <w:t>…?</w:t>
      </w:r>
    </w:p>
  </w:comment>
  <w:comment w:id="6" w:author="Daan Broeder" w:date="2011-01-30T23:20:00Z" w:initials="DB">
    <w:p w14:paraId="2BB59BFA" w14:textId="77777777" w:rsidR="00795AD2" w:rsidRPr="00F52CE9" w:rsidRDefault="00795AD2" w:rsidP="00F52CE9">
      <w:pPr>
        <w:pStyle w:val="Kommentartext"/>
        <w:rPr>
          <w:lang w:val="en-US"/>
        </w:rPr>
      </w:pPr>
      <w:r>
        <w:rPr>
          <w:rStyle w:val="Kommentarzeichen"/>
        </w:rPr>
        <w:annotationRef/>
      </w:r>
      <w:r w:rsidRPr="00F52CE9">
        <w:rPr>
          <w:lang w:val="en-US"/>
        </w:rPr>
        <w:t xml:space="preserve">Yes, But </w:t>
      </w:r>
      <w:r>
        <w:rPr>
          <w:lang w:val="en-US"/>
        </w:rPr>
        <w:t>not</w:t>
      </w:r>
      <w:r w:rsidRPr="00F52CE9">
        <w:rPr>
          <w:lang w:val="en-US"/>
        </w:rPr>
        <w:t xml:space="preserve"> much information from the other groups reached us yet.</w:t>
      </w:r>
    </w:p>
  </w:comment>
  <w:comment w:id="7" w:author="Administrator" w:date="2011-01-30T23:21:00Z" w:initials="A">
    <w:p w14:paraId="712D89B4" w14:textId="77777777" w:rsidR="00795AD2" w:rsidRPr="00F52CE9" w:rsidRDefault="00795AD2">
      <w:pPr>
        <w:pStyle w:val="Kommentartext"/>
        <w:rPr>
          <w:lang w:val="en-US"/>
        </w:rPr>
      </w:pPr>
      <w:r>
        <w:rPr>
          <w:rStyle w:val="Kommentarzeichen"/>
        </w:rPr>
        <w:annotationRef/>
      </w:r>
      <w:r w:rsidRPr="00F52CE9">
        <w:rPr>
          <w:lang w:val="en-US"/>
        </w:rPr>
        <w:t xml:space="preserve">Perhaps we will continuously collect the </w:t>
      </w:r>
      <w:r>
        <w:rPr>
          <w:lang w:val="en-US"/>
        </w:rPr>
        <w:t>status-information and put it in the Repository List Appendix</w:t>
      </w:r>
    </w:p>
  </w:comment>
  <w:comment w:id="12" w:author="Daan Broeder" w:date="2011-01-30T23:25:00Z" w:initials="DB">
    <w:p w14:paraId="7B08ADF5" w14:textId="77777777" w:rsidR="00795AD2" w:rsidRPr="00A1397B" w:rsidRDefault="00795AD2" w:rsidP="00A1397B">
      <w:pPr>
        <w:pStyle w:val="Kommentartext"/>
        <w:rPr>
          <w:lang w:val="en-US"/>
        </w:rPr>
      </w:pPr>
      <w:r>
        <w:rPr>
          <w:rStyle w:val="Kommentarzeichen"/>
        </w:rPr>
        <w:annotationRef/>
      </w:r>
      <w:r w:rsidRPr="00A1397B">
        <w:rPr>
          <w:lang w:val="en-US"/>
        </w:rPr>
        <w:t>This is kind of a funny condition: very unequal features. I doubt if we can therefore use it to indicate the power of one of our search engines</w:t>
      </w:r>
    </w:p>
    <w:p w14:paraId="17067BAE" w14:textId="77777777" w:rsidR="00795AD2" w:rsidRPr="002F7C87" w:rsidRDefault="00795AD2" w:rsidP="00A1397B">
      <w:pPr>
        <w:pStyle w:val="Kommentartext"/>
        <w:rPr>
          <w:lang w:val="en-US"/>
        </w:rPr>
      </w:pPr>
      <w:r w:rsidRPr="002F7C87">
        <w:rPr>
          <w:lang w:val="en-US"/>
        </w:rPr>
        <w:t>What do you think?</w:t>
      </w:r>
    </w:p>
  </w:comment>
  <w:comment w:id="13" w:author="Administrator" w:date="2011-01-30T23:26:00Z" w:initials="A">
    <w:p w14:paraId="6EC3766F" w14:textId="77777777" w:rsidR="00795AD2" w:rsidRPr="00A1397B" w:rsidRDefault="00795AD2">
      <w:pPr>
        <w:pStyle w:val="Kommentartext"/>
        <w:rPr>
          <w:lang w:val="en-US"/>
        </w:rPr>
      </w:pPr>
      <w:r>
        <w:rPr>
          <w:rStyle w:val="Kommentarzeichen"/>
        </w:rPr>
        <w:annotationRef/>
      </w:r>
      <w:r w:rsidRPr="00A1397B">
        <w:rPr>
          <w:lang w:val="en-US"/>
        </w:rPr>
        <w:t>Well, this is what the s</w:t>
      </w:r>
      <w:r>
        <w:rPr>
          <w:lang w:val="en-US"/>
        </w:rPr>
        <w:t>pecs say, we can/will define our own levels (-&gt; Feature Matrix)</w:t>
      </w:r>
    </w:p>
  </w:comment>
  <w:comment w:id="25" w:author="Daan Broeder" w:date="2011-02-16T11:54:00Z" w:initials="DB">
    <w:p w14:paraId="5BA37151" w14:textId="77777777" w:rsidR="00795AD2" w:rsidRPr="00467472" w:rsidRDefault="00795AD2">
      <w:pPr>
        <w:pStyle w:val="Kommentartext"/>
        <w:rPr>
          <w:lang w:val="en-US"/>
        </w:rPr>
      </w:pPr>
      <w:r>
        <w:rPr>
          <w:rStyle w:val="Kommentarzeichen"/>
        </w:rPr>
        <w:annotationRef/>
      </w:r>
      <w:r w:rsidRPr="00467472">
        <w:rPr>
          <w:lang w:val="en-US"/>
        </w:rPr>
        <w:t>Neither could we</w:t>
      </w:r>
    </w:p>
  </w:comment>
  <w:comment w:id="27" w:author="Daan Broeder" w:date="2011-01-30T23:27:00Z" w:initials="DB">
    <w:p w14:paraId="283F06F8" w14:textId="77777777" w:rsidR="00795AD2" w:rsidRPr="00692EE8" w:rsidRDefault="00795AD2" w:rsidP="00692EE8">
      <w:pPr>
        <w:pStyle w:val="Kommentartext"/>
        <w:rPr>
          <w:lang w:val="en-US"/>
        </w:rPr>
      </w:pPr>
      <w:r>
        <w:rPr>
          <w:rStyle w:val="Kommentarzeichen"/>
        </w:rPr>
        <w:annotationRef/>
      </w:r>
      <w:r w:rsidRPr="00692EE8">
        <w:rPr>
          <w:lang w:val="en-US"/>
        </w:rPr>
        <w:t>„supported“ indexes. or do you mean something else</w:t>
      </w:r>
    </w:p>
  </w:comment>
  <w:comment w:id="28" w:author="Administrator" w:date="2011-01-31T11:45:00Z" w:initials="A">
    <w:p w14:paraId="14FB2A11" w14:textId="77777777" w:rsidR="00795AD2" w:rsidRPr="00692EE8" w:rsidRDefault="00795AD2">
      <w:pPr>
        <w:pStyle w:val="Kommentartext"/>
        <w:rPr>
          <w:lang w:val="en-US"/>
        </w:rPr>
      </w:pPr>
      <w:r>
        <w:rPr>
          <w:rStyle w:val="Kommentarzeichen"/>
        </w:rPr>
        <w:annotationRef/>
      </w:r>
      <w:r w:rsidRPr="00692EE8">
        <w:rPr>
          <w:lang w:val="en-US"/>
        </w:rPr>
        <w:t xml:space="preserve">Well, the context sets only </w:t>
      </w:r>
      <w:r>
        <w:rPr>
          <w:lang w:val="en-US"/>
        </w:rPr>
        <w:t>propose *potential* indices, if you wish, that doesn’t necessarily mean, that they are supported by anyone.</w:t>
      </w:r>
    </w:p>
  </w:comment>
  <w:comment w:id="36" w:author="Daan Broeder" w:date="2011-02-16T11:56:00Z" w:initials="DB">
    <w:p w14:paraId="02899D14" w14:textId="77777777" w:rsidR="00795AD2" w:rsidRPr="00467472" w:rsidRDefault="00795AD2">
      <w:pPr>
        <w:pStyle w:val="Kommentartext"/>
        <w:rPr>
          <w:lang w:val="en-US"/>
        </w:rPr>
      </w:pPr>
      <w:r>
        <w:rPr>
          <w:rStyle w:val="Kommentarzeichen"/>
        </w:rPr>
        <w:annotationRef/>
      </w:r>
      <w:r w:rsidRPr="00467472">
        <w:rPr>
          <w:lang w:val="en-US"/>
        </w:rPr>
        <w:t>Can the scan operation be forced to always return the complete content? If not we need an extension.</w:t>
      </w:r>
    </w:p>
  </w:comment>
  <w:comment w:id="37" w:author="Administrator" w:date="2011-03-12T19:37:00Z" w:initials="A">
    <w:p w14:paraId="745BC601" w14:textId="77777777" w:rsidR="00795AD2" w:rsidRPr="008E23A4" w:rsidRDefault="00795AD2">
      <w:pPr>
        <w:pStyle w:val="Kommentartext"/>
        <w:rPr>
          <w:lang w:val="en-US"/>
        </w:rPr>
      </w:pPr>
      <w:r>
        <w:rPr>
          <w:rStyle w:val="Kommentarzeichen"/>
        </w:rPr>
        <w:annotationRef/>
      </w:r>
      <w:r w:rsidRPr="008E23A4">
        <w:rPr>
          <w:lang w:val="en-US"/>
        </w:rPr>
        <w:t>the maximumTerms parameter is o</w:t>
      </w:r>
      <w:r>
        <w:rPr>
          <w:lang w:val="en-US"/>
        </w:rPr>
        <w:t>ptional, if not provided, it is server’s choice. But "always complete content” sounds problematic, what about fields with ten-thousands of large distinct values, like “description”?</w:t>
      </w:r>
    </w:p>
  </w:comment>
  <w:comment w:id="39" w:author="Daan Broeder" w:date="2011-02-16T11:57:00Z" w:initials="DB">
    <w:p w14:paraId="7FC807FA" w14:textId="77777777" w:rsidR="00795AD2" w:rsidRPr="00467472" w:rsidRDefault="00795AD2">
      <w:pPr>
        <w:pStyle w:val="Kommentartext"/>
        <w:rPr>
          <w:lang w:val="en-US"/>
        </w:rPr>
      </w:pPr>
      <w:r>
        <w:rPr>
          <w:rStyle w:val="Kommentarzeichen"/>
        </w:rPr>
        <w:annotationRef/>
      </w:r>
      <w:r w:rsidRPr="00467472">
        <w:rPr>
          <w:lang w:val="en-US"/>
        </w:rPr>
        <w:t>Where would this come in?</w:t>
      </w:r>
    </w:p>
  </w:comment>
  <w:comment w:id="40" w:author="Administrator" w:date="2011-03-12T19:39:00Z" w:initials="A">
    <w:p w14:paraId="37E6FD14" w14:textId="77777777" w:rsidR="00795AD2" w:rsidRPr="008E23A4" w:rsidRDefault="00795AD2">
      <w:pPr>
        <w:pStyle w:val="Kommentartext"/>
        <w:rPr>
          <w:lang w:val="en-US"/>
        </w:rPr>
      </w:pPr>
      <w:r>
        <w:rPr>
          <w:rStyle w:val="Kommentarzeichen"/>
        </w:rPr>
        <w:annotationRef/>
      </w:r>
      <w:r w:rsidRPr="008E23A4">
        <w:rPr>
          <w:lang w:val="en-US"/>
        </w:rPr>
        <w:t>Well,</w:t>
      </w:r>
      <w:r>
        <w:rPr>
          <w:lang w:val="en-US"/>
        </w:rPr>
        <w:t xml:space="preserve"> somewhere in the result-header, informing the user, which part of the query contributed with how many records, ideally linking to appropriate query</w:t>
      </w:r>
    </w:p>
  </w:comment>
  <w:comment w:id="50" w:author="Daan Broeder" w:date="2011-01-31T11:54:00Z" w:initials="DB">
    <w:p w14:paraId="3387BA77" w14:textId="77777777" w:rsidR="00795AD2" w:rsidRPr="006E4EFD" w:rsidRDefault="00795AD2" w:rsidP="00DA74A8">
      <w:pPr>
        <w:pStyle w:val="Kommentartext"/>
        <w:rPr>
          <w:lang w:val="en-US"/>
        </w:rPr>
      </w:pPr>
      <w:r>
        <w:rPr>
          <w:rStyle w:val="Kommentarzeichen"/>
        </w:rPr>
        <w:annotationRef/>
      </w:r>
      <w:r w:rsidRPr="006E4EFD">
        <w:rPr>
          <w:lang w:val="en-US"/>
        </w:rPr>
        <w:t xml:space="preserve">But that is an extension of the meta model. For instance we can not register such a context set, or? But it will probably work </w:t>
      </w:r>
      <w:r>
        <w:sym w:font="Wingdings" w:char="F04A"/>
      </w:r>
    </w:p>
  </w:comment>
  <w:comment w:id="52" w:author="Daan Broeder" w:date="2011-01-30T23:50:00Z" w:initials="DB">
    <w:p w14:paraId="790924AB" w14:textId="77777777" w:rsidR="00795AD2" w:rsidRPr="00252357" w:rsidRDefault="00795AD2" w:rsidP="00252357">
      <w:pPr>
        <w:pStyle w:val="Kommentartext"/>
        <w:rPr>
          <w:lang w:val="en-US"/>
        </w:rPr>
      </w:pPr>
      <w:r>
        <w:rPr>
          <w:rStyle w:val="Kommentarzeichen"/>
        </w:rPr>
        <w:annotationRef/>
      </w:r>
      <w:r w:rsidRPr="00252357">
        <w:rPr>
          <w:lang w:val="en-US"/>
        </w:rPr>
        <w:t>What is now the case?</w:t>
      </w:r>
    </w:p>
    <w:p w14:paraId="6ED0B239" w14:textId="77777777" w:rsidR="00795AD2" w:rsidRPr="003B6863" w:rsidRDefault="00795AD2" w:rsidP="00252357">
      <w:pPr>
        <w:pStyle w:val="Kommentartext"/>
        <w:rPr>
          <w:lang w:val="fr-FR"/>
        </w:rPr>
      </w:pPr>
      <w:r w:rsidRPr="003B6863">
        <w:rPr>
          <w:lang w:val="fr-FR"/>
        </w:rPr>
        <w:t>cmdi:imdi-session</w:t>
      </w:r>
    </w:p>
    <w:p w14:paraId="57522985" w14:textId="77777777" w:rsidR="00795AD2" w:rsidRPr="003B6863" w:rsidRDefault="00795AD2" w:rsidP="00252357">
      <w:pPr>
        <w:pStyle w:val="Kommentartext"/>
        <w:rPr>
          <w:lang w:val="fr-FR"/>
        </w:rPr>
      </w:pPr>
      <w:r w:rsidRPr="003B6863">
        <w:rPr>
          <w:lang w:val="fr-FR"/>
        </w:rPr>
        <w:t>cmdi:olac</w:t>
      </w:r>
    </w:p>
    <w:p w14:paraId="060FB40D" w14:textId="77777777" w:rsidR="00795AD2" w:rsidRPr="003B6863" w:rsidRDefault="00795AD2" w:rsidP="00252357">
      <w:pPr>
        <w:pStyle w:val="Kommentartext"/>
        <w:rPr>
          <w:lang w:val="fr-FR"/>
        </w:rPr>
      </w:pPr>
      <w:r w:rsidRPr="003B6863">
        <w:rPr>
          <w:lang w:val="fr-FR"/>
        </w:rPr>
        <w:t>cmdi:dce</w:t>
      </w:r>
    </w:p>
    <w:p w14:paraId="237B1D4F" w14:textId="77777777" w:rsidR="00795AD2" w:rsidRPr="00252357" w:rsidRDefault="00795AD2" w:rsidP="00252357">
      <w:pPr>
        <w:pStyle w:val="Kommentartext"/>
        <w:rPr>
          <w:lang w:val="en-US"/>
        </w:rPr>
      </w:pPr>
      <w:r w:rsidRPr="00252357">
        <w:rPr>
          <w:lang w:val="en-US"/>
        </w:rPr>
        <w:t>...</w:t>
      </w:r>
    </w:p>
  </w:comment>
  <w:comment w:id="53" w:author="Daan Broeder" w:date="2011-02-16T12:14:00Z" w:initials="DB">
    <w:p w14:paraId="45201739" w14:textId="77777777" w:rsidR="00795AD2" w:rsidRPr="003B6863" w:rsidRDefault="00795AD2">
      <w:pPr>
        <w:pStyle w:val="Kommentartext"/>
        <w:rPr>
          <w:lang w:val="fr-FR"/>
        </w:rPr>
      </w:pPr>
      <w:r>
        <w:rPr>
          <w:rStyle w:val="Kommentarzeichen"/>
        </w:rPr>
        <w:annotationRef/>
      </w:r>
      <w:r w:rsidRPr="00467472">
        <w:rPr>
          <w:lang w:val="en-US"/>
        </w:rPr>
        <w:t xml:space="preserve">Ok. But lets use then fully qualified names in the text. </w:t>
      </w:r>
      <w:r w:rsidRPr="003B6863">
        <w:rPr>
          <w:lang w:val="fr-FR"/>
        </w:rPr>
        <w:t>E.g cmdi:imdi-session etc.</w:t>
      </w:r>
    </w:p>
  </w:comment>
  <w:comment w:id="54" w:author="Administrator" w:date="2011-01-30T23:53:00Z" w:initials="A">
    <w:p w14:paraId="7B27B008" w14:textId="77777777" w:rsidR="00795AD2" w:rsidRDefault="00795AD2">
      <w:pPr>
        <w:pStyle w:val="Kommentartext"/>
        <w:rPr>
          <w:lang w:val="en-US"/>
        </w:rPr>
      </w:pPr>
      <w:r>
        <w:rPr>
          <w:rStyle w:val="Kommentarzeichen"/>
        </w:rPr>
        <w:annotationRef/>
      </w:r>
      <w:r w:rsidRPr="00252357">
        <w:rPr>
          <w:lang w:val="en-US"/>
        </w:rPr>
        <w:t>if I knew…This s</w:t>
      </w:r>
      <w:r>
        <w:rPr>
          <w:lang w:val="en-US"/>
        </w:rPr>
        <w:t>eems inherently blury, once we entered the vaste lands of dynamic indices.</w:t>
      </w:r>
    </w:p>
    <w:p w14:paraId="3C992A4D" w14:textId="77777777" w:rsidR="00795AD2" w:rsidRPr="00252357" w:rsidRDefault="00795AD2">
      <w:pPr>
        <w:pStyle w:val="Kommentartext"/>
        <w:rPr>
          <w:lang w:val="en-US"/>
        </w:rPr>
      </w:pPr>
      <w:r>
        <w:rPr>
          <w:lang w:val="en-US"/>
        </w:rPr>
        <w:t>The context-set qualifiers are optional anyhow, server deciding on the default context set. So MDService could accept both cmdi:imdi-session and imdi-session.</w:t>
      </w:r>
    </w:p>
  </w:comment>
  <w:comment w:id="60" w:author="Daan Broeder" w:date="2011-01-30T23:41:00Z" w:initials="DB">
    <w:p w14:paraId="5AF8AE81" w14:textId="77777777" w:rsidR="00795AD2" w:rsidRPr="004B2FC0" w:rsidRDefault="00795AD2" w:rsidP="004B2FC0">
      <w:pPr>
        <w:pStyle w:val="Kommentartext"/>
        <w:rPr>
          <w:lang w:val="en-US"/>
        </w:rPr>
      </w:pPr>
      <w:r>
        <w:rPr>
          <w:rStyle w:val="Kommentarzeichen"/>
        </w:rPr>
        <w:annotationRef/>
      </w:r>
      <w:r w:rsidRPr="004B2FC0">
        <w:rPr>
          <w:lang w:val="en-US"/>
        </w:rPr>
        <w:t>Maybe I am misuderstanding you, but in a single MM corpus. The tiers are systematic if you know the encoding system (SPEAKER ID_L.TYPE) (although there can be small variations between  corpus components). It is only because indices are created over different corpora that there is variation in naming and number of tiers. TEI text corpora also define tiers in the annotations.</w:t>
      </w:r>
    </w:p>
    <w:p w14:paraId="114B5F3C" w14:textId="77777777" w:rsidR="00795AD2" w:rsidRPr="004B2FC0" w:rsidRDefault="00795AD2" w:rsidP="004B2FC0">
      <w:pPr>
        <w:pStyle w:val="Kommentartext"/>
        <w:rPr>
          <w:lang w:val="en-US"/>
        </w:rPr>
      </w:pPr>
      <w:r w:rsidRPr="004B2FC0">
        <w:rPr>
          <w:lang w:val="en-US"/>
        </w:rPr>
        <w:t>I think there is also confusion about the use of ‚annotation’ pure text can be annotated too, not?</w:t>
      </w:r>
    </w:p>
  </w:comment>
  <w:comment w:id="61" w:author="Daan Broeder" w:date="2011-03-12T19:42:00Z" w:initials="DB">
    <w:p w14:paraId="13914882" w14:textId="77777777" w:rsidR="00795AD2" w:rsidRPr="00467472" w:rsidRDefault="00795AD2">
      <w:pPr>
        <w:pStyle w:val="Kommentartext"/>
        <w:rPr>
          <w:lang w:val="en-US"/>
        </w:rPr>
      </w:pPr>
      <w:r>
        <w:rPr>
          <w:rStyle w:val="Kommentarzeichen"/>
        </w:rPr>
        <w:annotationRef/>
      </w:r>
      <w:r w:rsidRPr="00467472">
        <w:rPr>
          <w:lang w:val="en-US"/>
        </w:rPr>
        <w:t xml:space="preserve">Response to </w:t>
      </w:r>
      <w:r>
        <w:rPr>
          <w:lang w:val="en-US"/>
        </w:rPr>
        <w:t>21</w:t>
      </w:r>
      <w:r w:rsidRPr="00467472">
        <w:rPr>
          <w:lang w:val="en-US"/>
        </w:rPr>
        <w:t>. This paragraphs starts out as if this is a special situation for themultimodal case.</w:t>
      </w:r>
    </w:p>
  </w:comment>
  <w:comment w:id="62" w:author="Administrator" w:date="2011-01-31T15:21:00Z" w:initials="A">
    <w:p w14:paraId="4797502F" w14:textId="77777777" w:rsidR="00795AD2" w:rsidRPr="00DA74A8" w:rsidRDefault="00795AD2">
      <w:pPr>
        <w:pStyle w:val="Kommentartext"/>
        <w:rPr>
          <w:lang w:val="en-US"/>
        </w:rPr>
      </w:pPr>
      <w:r>
        <w:rPr>
          <w:rStyle w:val="Kommentarzeichen"/>
        </w:rPr>
        <w:annotationRef/>
      </w:r>
      <w:r>
        <w:rPr>
          <w:lang w:val="en-US"/>
        </w:rPr>
        <w:t xml:space="preserve"> </w:t>
      </w:r>
      <w:r w:rsidRPr="004B2FC0">
        <w:rPr>
          <w:lang w:val="en-US"/>
        </w:rPr>
        <w:t>Ok, but what is the d</w:t>
      </w:r>
      <w:r>
        <w:rPr>
          <w:lang w:val="en-US"/>
        </w:rPr>
        <w:t>efining source. Is there a corpus file naming the tier (type)s? And even if, the actual tiers are also identified in the annotation-file, so we have to refer to that. But there is more on that in 4.2.5 Announcing the indices</w:t>
      </w:r>
    </w:p>
  </w:comment>
  <w:comment w:id="63" w:author="Administrator" w:date="2011-01-31T15:21:00Z" w:initials="A">
    <w:p w14:paraId="12EBF451" w14:textId="77777777" w:rsidR="00795AD2" w:rsidRPr="004B2FC0" w:rsidRDefault="00795AD2">
      <w:pPr>
        <w:pStyle w:val="Kommentartext"/>
        <w:rPr>
          <w:lang w:val="en-US"/>
        </w:rPr>
      </w:pPr>
      <w:r>
        <w:rPr>
          <w:rStyle w:val="Kommentarzeichen"/>
        </w:rPr>
        <w:annotationRef/>
      </w:r>
      <w:r w:rsidRPr="00DA74A8">
        <w:rPr>
          <w:lang w:val="en-US"/>
        </w:rPr>
        <w:t>Yes pure text can b</w:t>
      </w:r>
      <w:r>
        <w:rPr>
          <w:lang w:val="en-US"/>
        </w:rPr>
        <w:t>e annotated as well, as is described in the previous chapter.. Don’t see the confusion.</w:t>
      </w:r>
    </w:p>
  </w:comment>
  <w:comment w:id="64" w:author="Daan Broeder" w:date="2011-02-16T14:09:00Z" w:initials="DB">
    <w:p w14:paraId="010887B8" w14:textId="77777777" w:rsidR="00795AD2" w:rsidRPr="00467472" w:rsidRDefault="00795AD2" w:rsidP="00222EDB">
      <w:pPr>
        <w:pStyle w:val="Kommentartext"/>
        <w:rPr>
          <w:lang w:val="en-US"/>
        </w:rPr>
      </w:pPr>
      <w:r>
        <w:rPr>
          <w:rStyle w:val="Kommentarzeichen"/>
        </w:rPr>
        <w:annotationRef/>
      </w:r>
      <w:r w:rsidRPr="00467472">
        <w:rPr>
          <w:lang w:val="en-US"/>
        </w:rPr>
        <w:t xml:space="preserve">You should be aware tht this is a specific use oft he EAF annotation format. (but it is proper use). </w:t>
      </w:r>
    </w:p>
    <w:p w14:paraId="3F4B4B7A" w14:textId="77777777" w:rsidR="00795AD2" w:rsidRPr="00467472" w:rsidRDefault="00795AD2">
      <w:pPr>
        <w:pStyle w:val="Kommentartext"/>
        <w:rPr>
          <w:lang w:val="en-US"/>
        </w:rPr>
      </w:pPr>
    </w:p>
  </w:comment>
  <w:comment w:id="68" w:author="Administrator" w:date="2011-03-12T20:34:00Z" w:initials="A">
    <w:p w14:paraId="469B528D" w14:textId="77777777" w:rsidR="00795AD2" w:rsidRPr="006B7EE8" w:rsidRDefault="00795AD2">
      <w:pPr>
        <w:pStyle w:val="Kommentartext"/>
        <w:rPr>
          <w:lang w:val="en-US"/>
        </w:rPr>
      </w:pPr>
      <w:r>
        <w:rPr>
          <w:rStyle w:val="Kommentarzeichen"/>
        </w:rPr>
        <w:annotationRef/>
      </w:r>
      <w:r w:rsidRPr="006B7EE8">
        <w:rPr>
          <w:lang w:val="en-US"/>
        </w:rPr>
        <w:t>we need a t</w:t>
      </w:r>
      <w:r>
        <w:rPr>
          <w:lang w:val="en-US"/>
        </w:rPr>
        <w:t xml:space="preserve">horough investigation of how it can be useful to our discussion </w:t>
      </w:r>
    </w:p>
  </w:comment>
  <w:comment w:id="72" w:author="Administrator" w:date="2011-03-12T20:39:00Z" w:initials="A">
    <w:p w14:paraId="4FBAB840" w14:textId="77777777" w:rsidR="00795AD2" w:rsidRPr="002001B6" w:rsidRDefault="00795AD2">
      <w:pPr>
        <w:pStyle w:val="Kommentartext"/>
        <w:rPr>
          <w:lang w:val="en-US"/>
        </w:rPr>
      </w:pPr>
      <w:r>
        <w:rPr>
          <w:rStyle w:val="Kommentarzeichen"/>
        </w:rPr>
        <w:annotationRef/>
      </w:r>
      <w:r w:rsidRPr="002001B6">
        <w:rPr>
          <w:lang w:val="en-US"/>
        </w:rPr>
        <w:t>Is there a reliable link between the Layers in the Annotation File and the Actor-component in the MDRecord?</w:t>
      </w:r>
    </w:p>
  </w:comment>
  <w:comment w:id="73" w:author="Daan Broeder" w:date="2011-03-12T20:39:00Z" w:initials="DB">
    <w:p w14:paraId="493B3E99" w14:textId="77777777" w:rsidR="00795AD2" w:rsidRPr="004B2FC0" w:rsidRDefault="00795AD2" w:rsidP="002001B6">
      <w:pPr>
        <w:pStyle w:val="Kommentartext"/>
        <w:rPr>
          <w:lang w:val="en-US"/>
        </w:rPr>
      </w:pPr>
      <w:r>
        <w:rPr>
          <w:rStyle w:val="Kommentarzeichen"/>
        </w:rPr>
        <w:annotationRef/>
      </w:r>
      <w:r w:rsidRPr="004B2FC0">
        <w:rPr>
          <w:lang w:val="en-US"/>
        </w:rPr>
        <w:t>Depends on the corpus, in CGN there is!</w:t>
      </w:r>
      <w:r>
        <w:rPr>
          <w:lang w:val="en-US"/>
        </w:rPr>
        <w:t xml:space="preserve"> (SPEAKER_CODE)</w:t>
      </w:r>
    </w:p>
  </w:comment>
  <w:comment w:id="74" w:author="Administrator" w:date="2011-03-12T20:41:00Z" w:initials="A">
    <w:p w14:paraId="00DD5B23" w14:textId="77777777" w:rsidR="00795AD2" w:rsidRPr="002001B6" w:rsidRDefault="00795AD2">
      <w:pPr>
        <w:pStyle w:val="Kommentartext"/>
        <w:rPr>
          <w:lang w:val="en-US"/>
        </w:rPr>
      </w:pPr>
      <w:r>
        <w:rPr>
          <w:rStyle w:val="Kommentarzeichen"/>
        </w:rPr>
        <w:annotationRef/>
      </w:r>
      <w:r w:rsidRPr="002001B6">
        <w:rPr>
          <w:lang w:val="en-US"/>
        </w:rPr>
        <w:t>Perhaps a separate subchapter in the Appendix about the solution in Trova?</w:t>
      </w:r>
    </w:p>
  </w:comment>
  <w:comment w:id="75" w:author="Daan Broeder" w:date="2011-02-16T11:43:00Z" w:initials="DB">
    <w:p w14:paraId="46FE023D" w14:textId="77777777" w:rsidR="00795AD2" w:rsidRPr="00467472" w:rsidRDefault="00795AD2">
      <w:pPr>
        <w:pStyle w:val="Kommentartext"/>
        <w:rPr>
          <w:lang w:val="en-US"/>
        </w:rPr>
      </w:pPr>
      <w:r>
        <w:rPr>
          <w:rStyle w:val="Kommentarzeichen"/>
        </w:rPr>
        <w:annotationRef/>
      </w:r>
      <w:r w:rsidRPr="00467472">
        <w:rPr>
          <w:lang w:val="en-US"/>
        </w:rPr>
        <w:t>TROVA is very good tool, but there is perhaps a danger of over specializing to how TROVA solves things?</w:t>
      </w:r>
    </w:p>
  </w:comment>
  <w:comment w:id="76" w:author="Administrator" w:date="2011-03-12T20:06:00Z" w:initials="A">
    <w:p w14:paraId="19A8C4AA" w14:textId="77777777" w:rsidR="00795AD2" w:rsidRPr="00942F34" w:rsidRDefault="00795AD2">
      <w:pPr>
        <w:pStyle w:val="Kommentartext"/>
        <w:rPr>
          <w:lang w:val="en-US"/>
        </w:rPr>
      </w:pPr>
      <w:r>
        <w:rPr>
          <w:rStyle w:val="Kommentarzeichen"/>
        </w:rPr>
        <w:annotationRef/>
      </w:r>
      <w:r w:rsidRPr="00942F34">
        <w:rPr>
          <w:lang w:val="en-US"/>
        </w:rPr>
        <w:t>No, just to have a</w:t>
      </w:r>
      <w:r>
        <w:rPr>
          <w:lang w:val="en-US"/>
        </w:rPr>
        <w:t xml:space="preserve"> real solution as reference/ show case.</w:t>
      </w:r>
    </w:p>
  </w:comment>
  <w:comment w:id="77" w:author="Daan Broeder" w:date="2011-02-16T11:48:00Z" w:initials="DB">
    <w:p w14:paraId="7A8D7F47" w14:textId="77777777" w:rsidR="00795AD2" w:rsidRPr="00467472" w:rsidRDefault="00795AD2">
      <w:pPr>
        <w:pStyle w:val="Kommentartext"/>
        <w:rPr>
          <w:lang w:val="en-US"/>
        </w:rPr>
      </w:pPr>
      <w:r>
        <w:rPr>
          <w:rStyle w:val="Kommentarzeichen"/>
        </w:rPr>
        <w:annotationRef/>
      </w:r>
      <w:r w:rsidRPr="00467472">
        <w:rPr>
          <w:lang w:val="en-US"/>
        </w:rPr>
        <w:t>We certainly need  the DCs, but I wonder if we can do without TierType and TierNames. I do understand that these are of different quality! Also we probably be stuck for a long time with files without proper linkink to DCs</w:t>
      </w:r>
    </w:p>
  </w:comment>
  <w:comment w:id="78" w:author="Daan Broeder" w:date="2011-02-16T15:17:00Z" w:initials="DB">
    <w:p w14:paraId="2158B89C" w14:textId="77777777" w:rsidR="00795AD2" w:rsidRPr="00467472" w:rsidRDefault="00795AD2">
      <w:pPr>
        <w:pStyle w:val="Kommentartext"/>
        <w:rPr>
          <w:lang w:val="en-US"/>
        </w:rPr>
      </w:pPr>
      <w:r>
        <w:rPr>
          <w:rStyle w:val="Kommentarzeichen"/>
        </w:rPr>
        <w:annotationRef/>
      </w:r>
      <w:r w:rsidRPr="00467472">
        <w:rPr>
          <w:lang w:val="en-US"/>
        </w:rPr>
        <w:t>Think this needs to be extended. This is new stuff, our annotation files does not contain the DC links, and TROVA does not harvest them anyway</w:t>
      </w:r>
    </w:p>
  </w:comment>
  <w:comment w:id="84" w:author="Daan Broeder" w:date="2011-02-16T15:43:00Z" w:initials="DB">
    <w:p w14:paraId="63AF0F36" w14:textId="77777777" w:rsidR="00795AD2" w:rsidRPr="00467472" w:rsidRDefault="00795AD2">
      <w:pPr>
        <w:pStyle w:val="Kommentartext"/>
        <w:rPr>
          <w:lang w:val="en-US"/>
        </w:rPr>
      </w:pPr>
      <w:r>
        <w:rPr>
          <w:rStyle w:val="Kommentarzeichen"/>
        </w:rPr>
        <w:annotationRef/>
      </w:r>
      <w:r w:rsidRPr="00467472">
        <w:rPr>
          <w:lang w:val="en-US"/>
        </w:rPr>
        <w:t>Shouldn’t this be</w:t>
      </w:r>
    </w:p>
    <w:p w14:paraId="4DE782F4" w14:textId="77777777" w:rsidR="00795AD2" w:rsidRPr="00467472" w:rsidRDefault="00795AD2">
      <w:pPr>
        <w:pStyle w:val="Kommentartext"/>
        <w:rPr>
          <w:lang w:val="en-US"/>
        </w:rPr>
      </w:pPr>
      <w:r w:rsidRPr="00467472">
        <w:rPr>
          <w:lang w:val="en-US"/>
        </w:rPr>
        <w:t>Ccs.Tiertype.isocat.partOfSpeech</w:t>
      </w:r>
    </w:p>
  </w:comment>
  <w:comment w:id="85" w:author="Administrator" w:date="2011-03-12T19:31:00Z" w:initials="A">
    <w:p w14:paraId="4597998A" w14:textId="77777777" w:rsidR="00795AD2" w:rsidRDefault="00795AD2">
      <w:pPr>
        <w:pStyle w:val="Kommentartext"/>
        <w:rPr>
          <w:lang w:val="en-US"/>
        </w:rPr>
      </w:pPr>
      <w:r>
        <w:rPr>
          <w:rStyle w:val="Kommentarzeichen"/>
        </w:rPr>
        <w:annotationRef/>
      </w:r>
      <w:r w:rsidRPr="00A96673">
        <w:rPr>
          <w:lang w:val="en-US"/>
        </w:rPr>
        <w:t>it shouldn’t be necessary, b</w:t>
      </w:r>
      <w:r>
        <w:rPr>
          <w:lang w:val="en-US"/>
        </w:rPr>
        <w:t>ecause isocat is a context set and partOfSpeech “should” be distinguishable as AnnotationLevel.</w:t>
      </w:r>
    </w:p>
    <w:p w14:paraId="63EA273C" w14:textId="77777777" w:rsidR="00795AD2" w:rsidRPr="00A96673" w:rsidRDefault="00795AD2">
      <w:pPr>
        <w:pStyle w:val="Kommentartext"/>
        <w:rPr>
          <w:lang w:val="en-US"/>
        </w:rPr>
      </w:pPr>
      <w:r>
        <w:rPr>
          <w:lang w:val="en-US"/>
        </w:rPr>
        <w:t>But while we would probably be on the safe side to contextualize it, I find it a bit problematic to have isocat (a context set) “inside” the dynamic index…</w:t>
      </w:r>
    </w:p>
  </w:comment>
  <w:comment w:id="86" w:author="Daan Broeder" w:date="2011-02-16T15:44:00Z" w:initials="DB">
    <w:p w14:paraId="28F01C6A" w14:textId="77777777" w:rsidR="00795AD2" w:rsidRPr="00467472" w:rsidRDefault="00795AD2">
      <w:pPr>
        <w:pStyle w:val="Kommentartext"/>
        <w:rPr>
          <w:lang w:val="en-US"/>
        </w:rPr>
      </w:pPr>
      <w:r>
        <w:rPr>
          <w:rStyle w:val="Kommentarzeichen"/>
        </w:rPr>
        <w:annotationRef/>
      </w:r>
      <w:r w:rsidRPr="00467472">
        <w:rPr>
          <w:lang w:val="en-US"/>
        </w:rPr>
        <w:t>/^.*/    ?</w:t>
      </w:r>
    </w:p>
  </w:comment>
  <w:comment w:id="87" w:author="Administrator" w:date="2011-03-12T21:11:00Z" w:initials="A">
    <w:p w14:paraId="1E7ECC67" w14:textId="77777777" w:rsidR="00795AD2" w:rsidRPr="003E0CC8" w:rsidRDefault="00795AD2">
      <w:pPr>
        <w:pStyle w:val="Kommentartext"/>
        <w:rPr>
          <w:lang w:val="en-US"/>
        </w:rPr>
      </w:pPr>
      <w:r>
        <w:rPr>
          <w:rStyle w:val="Kommentarzeichen"/>
        </w:rPr>
        <w:annotationRef/>
      </w:r>
      <w:r w:rsidRPr="003E0CC8">
        <w:rPr>
          <w:lang w:val="en-US"/>
        </w:rPr>
        <w:t>?</w:t>
      </w:r>
    </w:p>
  </w:comment>
  <w:comment w:id="88" w:author="Administrator" w:date="2011-01-31T13:27:00Z" w:initials="A">
    <w:p w14:paraId="0174403F" w14:textId="77777777" w:rsidR="00795AD2" w:rsidRDefault="00795AD2">
      <w:pPr>
        <w:pStyle w:val="Kommentartext"/>
        <w:rPr>
          <w:lang w:val="en-US"/>
        </w:rPr>
      </w:pPr>
      <w:r>
        <w:rPr>
          <w:rStyle w:val="Kommentarzeichen"/>
        </w:rPr>
        <w:annotationRef/>
      </w:r>
      <w:r w:rsidRPr="00883B98">
        <w:rPr>
          <w:lang w:val="en-US"/>
        </w:rPr>
        <w:t xml:space="preserve">This is kind of </w:t>
      </w:r>
      <w:r>
        <w:rPr>
          <w:lang w:val="en-US"/>
        </w:rPr>
        <w:t xml:space="preserve">just </w:t>
      </w:r>
      <w:r w:rsidRPr="00883B98">
        <w:rPr>
          <w:lang w:val="en-US"/>
        </w:rPr>
        <w:t xml:space="preserve">for completeness. I guess we could </w:t>
      </w:r>
      <w:r>
        <w:rPr>
          <w:lang w:val="en-US"/>
        </w:rPr>
        <w:t xml:space="preserve">reduce confusion and </w:t>
      </w:r>
      <w:r w:rsidRPr="00883B98">
        <w:rPr>
          <w:lang w:val="en-US"/>
        </w:rPr>
        <w:t xml:space="preserve">kick </w:t>
      </w:r>
      <w:r>
        <w:rPr>
          <w:lang w:val="en-US"/>
        </w:rPr>
        <w:t xml:space="preserve">this out and rather try to define and use the dynamic indices consistenly. </w:t>
      </w:r>
    </w:p>
    <w:p w14:paraId="63D16689" w14:textId="77777777" w:rsidR="00795AD2" w:rsidRPr="00883B98" w:rsidRDefault="00795AD2">
      <w:pPr>
        <w:pStyle w:val="Kommentartext"/>
        <w:rPr>
          <w:lang w:val="en-US"/>
        </w:rPr>
      </w:pPr>
      <w:r>
        <w:rPr>
          <w:lang w:val="en-US"/>
        </w:rPr>
        <w:t>The little problem I have is with potential indices like TierName, where the sub-indices can be a looong list. And I am not very happy to have that in the index.</w:t>
      </w:r>
    </w:p>
  </w:comment>
  <w:comment w:id="89" w:author="Administrator" w:date="2011-03-12T20:45:00Z" w:initials="A">
    <w:p w14:paraId="735771B4" w14:textId="77777777" w:rsidR="00795AD2" w:rsidRPr="003E0CC8" w:rsidRDefault="00795AD2">
      <w:pPr>
        <w:pStyle w:val="Kommentartext"/>
        <w:rPr>
          <w:lang w:val="en-US"/>
        </w:rPr>
      </w:pPr>
      <w:r>
        <w:rPr>
          <w:rStyle w:val="Kommentarzeichen"/>
        </w:rPr>
        <w:annotationRef/>
      </w:r>
      <w:r w:rsidRPr="003E0CC8">
        <w:rPr>
          <w:lang w:val="en-US"/>
        </w:rPr>
        <w:t>rather exotic and impractical</w:t>
      </w:r>
    </w:p>
  </w:comment>
  <w:comment w:id="90" w:author="Administrator" w:date="2011-05-13T15:31:00Z" w:initials="A">
    <w:p w14:paraId="7CB20D2F" w14:textId="77777777" w:rsidR="00BA3AA7" w:rsidRDefault="00BA3AA7">
      <w:pPr>
        <w:pStyle w:val="Kommentartext"/>
        <w:rPr>
          <w:lang w:val="en-US"/>
        </w:rPr>
      </w:pPr>
      <w:r>
        <w:rPr>
          <w:rStyle w:val="Kommentarzeichen"/>
        </w:rPr>
        <w:annotationRef/>
      </w:r>
      <w:r w:rsidRPr="00BA3AA7">
        <w:rPr>
          <w:lang w:val="en-US"/>
        </w:rPr>
        <w:t>p</w:t>
      </w:r>
      <w:r>
        <w:rPr>
          <w:lang w:val="en-US"/>
        </w:rPr>
        <w:t>roposed by Eric.</w:t>
      </w:r>
    </w:p>
    <w:p w14:paraId="55B0BB95" w14:textId="77777777" w:rsidR="00BA3AA7" w:rsidRDefault="00BA3AA7">
      <w:pPr>
        <w:pStyle w:val="Kommentartext"/>
        <w:rPr>
          <w:lang w:val="en-US"/>
        </w:rPr>
      </w:pPr>
      <w:r>
        <w:rPr>
          <w:lang w:val="en-US"/>
        </w:rPr>
        <w:t>use simple indices for the aspects of a Tier and combine them with boolean.</w:t>
      </w:r>
    </w:p>
    <w:p w14:paraId="7819388A" w14:textId="77777777" w:rsidR="00BA3AA7" w:rsidRPr="00BA3AA7" w:rsidRDefault="00BA3AA7">
      <w:pPr>
        <w:pStyle w:val="Kommentartext"/>
        <w:rPr>
          <w:lang w:val="en-US"/>
        </w:rPr>
      </w:pPr>
      <w:r>
        <w:rPr>
          <w:lang w:val="en-US"/>
        </w:rPr>
        <w:t>“text” refers to the  actual content of a tier identified by the TierName</w:t>
      </w:r>
    </w:p>
  </w:comment>
  <w:comment w:id="93" w:author="Administrator" w:date="2011-03-12T20:12:00Z" w:initials="A">
    <w:p w14:paraId="7A9AF82C" w14:textId="77777777" w:rsidR="00795AD2" w:rsidRPr="005D2D8A" w:rsidRDefault="00795AD2">
      <w:pPr>
        <w:pStyle w:val="Kommentartext"/>
        <w:rPr>
          <w:lang w:val="en-US"/>
        </w:rPr>
      </w:pPr>
      <w:r>
        <w:rPr>
          <w:rStyle w:val="Kommentarzeichen"/>
        </w:rPr>
        <w:annotationRef/>
      </w:r>
      <w:r w:rsidRPr="005D2D8A">
        <w:rPr>
          <w:lang w:val="en-US"/>
        </w:rPr>
        <w:t>Unfortunately  the CQL examples already i</w:t>
      </w:r>
      <w:r>
        <w:rPr>
          <w:lang w:val="en-US"/>
        </w:rPr>
        <w:t>ntroduce multiple indices.. –a bit inconsistent</w:t>
      </w:r>
    </w:p>
  </w:comment>
  <w:comment w:id="94" w:author="Administrator" w:date="2011-05-10T16:25:00Z" w:initials="A">
    <w:p w14:paraId="262F9B82" w14:textId="77777777" w:rsidR="00D00390" w:rsidRPr="00BA3AA7" w:rsidRDefault="00D00390">
      <w:pPr>
        <w:pStyle w:val="Kommentartext"/>
        <w:rPr>
          <w:lang w:val="en-US"/>
        </w:rPr>
      </w:pPr>
      <w:r>
        <w:rPr>
          <w:rStyle w:val="Kommentarzeichen"/>
        </w:rPr>
        <w:annotationRef/>
      </w:r>
      <w:r w:rsidRPr="00BA3AA7">
        <w:rPr>
          <w:lang w:val="en-US"/>
        </w:rPr>
        <w:t>Eric:  not structured right!!</w:t>
      </w:r>
    </w:p>
  </w:comment>
  <w:comment w:id="96" w:author="Daan Broeder" w:date="2011-02-16T16:38:00Z" w:initials="DB">
    <w:p w14:paraId="0B6D96E2" w14:textId="77777777" w:rsidR="00795AD2" w:rsidRPr="00467472" w:rsidRDefault="00795AD2">
      <w:pPr>
        <w:pStyle w:val="Kommentartext"/>
        <w:rPr>
          <w:lang w:val="en-US"/>
        </w:rPr>
      </w:pPr>
      <w:r>
        <w:rPr>
          <w:rStyle w:val="Kommentarzeichen"/>
        </w:rPr>
        <w:annotationRef/>
      </w:r>
      <w:r w:rsidRPr="00467472">
        <w:rPr>
          <w:lang w:val="en-US"/>
        </w:rPr>
        <w:t xml:space="preserve">Isn’t PROX a commutative operator? </w:t>
      </w:r>
    </w:p>
  </w:comment>
  <w:comment w:id="97" w:author="Administrator" w:date="2011-03-12T20:46:00Z" w:initials="A">
    <w:p w14:paraId="0642089D" w14:textId="77777777" w:rsidR="00795AD2" w:rsidRDefault="00795AD2">
      <w:pPr>
        <w:pStyle w:val="Kommentartext"/>
        <w:rPr>
          <w:lang w:val="en-US"/>
        </w:rPr>
      </w:pPr>
      <w:r>
        <w:rPr>
          <w:rStyle w:val="Kommentarzeichen"/>
        </w:rPr>
        <w:annotationRef/>
      </w:r>
      <w:r w:rsidRPr="008C6E4E">
        <w:rPr>
          <w:lang w:val="en-US"/>
        </w:rPr>
        <w:t xml:space="preserve">it </w:t>
      </w:r>
      <w:r>
        <w:rPr>
          <w:lang w:val="en-US"/>
        </w:rPr>
        <w:t xml:space="preserve">is both, controlled by a relation-modifier: </w:t>
      </w:r>
    </w:p>
    <w:p w14:paraId="2E511E77" w14:textId="77777777" w:rsidR="00795AD2" w:rsidRPr="008C6E4E" w:rsidRDefault="00795AD2">
      <w:pPr>
        <w:pStyle w:val="Kommentartext"/>
        <w:rPr>
          <w:lang w:val="en-US"/>
        </w:rPr>
      </w:pPr>
      <w:r>
        <w:rPr>
          <w:lang w:val="en-US"/>
        </w:rPr>
        <w:t>ordered|unordered</w:t>
      </w:r>
    </w:p>
  </w:comment>
  <w:comment w:id="98" w:author="Administrator" w:date="2011-05-10T16:25:00Z" w:initials="A">
    <w:p w14:paraId="790A943E" w14:textId="77777777" w:rsidR="00D00390" w:rsidRPr="00D00390" w:rsidRDefault="00D00390">
      <w:pPr>
        <w:pStyle w:val="Kommentartext"/>
        <w:rPr>
          <w:lang w:val="en-US"/>
        </w:rPr>
      </w:pPr>
      <w:r>
        <w:rPr>
          <w:rStyle w:val="Kommentarzeichen"/>
        </w:rPr>
        <w:annotationRef/>
      </w:r>
      <w:r w:rsidRPr="00D00390">
        <w:rPr>
          <w:lang w:val="en-US"/>
        </w:rPr>
        <w:t>Eric: not n</w:t>
      </w:r>
      <w:r>
        <w:rPr>
          <w:lang w:val="en-US"/>
        </w:rPr>
        <w:t>ice</w:t>
      </w:r>
    </w:p>
  </w:comment>
  <w:comment w:id="99" w:author="Daan Broeder" w:date="2011-02-16T16:40:00Z" w:initials="DB">
    <w:p w14:paraId="25E606A3" w14:textId="77777777" w:rsidR="00795AD2" w:rsidRPr="00467472" w:rsidRDefault="00795AD2">
      <w:pPr>
        <w:pStyle w:val="Kommentartext"/>
        <w:rPr>
          <w:lang w:val="en-US"/>
        </w:rPr>
      </w:pPr>
      <w:r>
        <w:rPr>
          <w:rStyle w:val="Kommentarzeichen"/>
        </w:rPr>
        <w:annotationRef/>
      </w:r>
      <w:r w:rsidRPr="00467472">
        <w:rPr>
          <w:lang w:val="en-US"/>
        </w:rPr>
        <w:t>Need braces?</w:t>
      </w:r>
    </w:p>
  </w:comment>
  <w:comment w:id="100" w:author="Administrator" w:date="2011-03-07T20:40:00Z" w:initials="A">
    <w:p w14:paraId="0499554A" w14:textId="77777777" w:rsidR="00795AD2" w:rsidRPr="008C6E4E" w:rsidRDefault="00795AD2">
      <w:pPr>
        <w:pStyle w:val="Kommentartext"/>
        <w:rPr>
          <w:lang w:val="en-US"/>
        </w:rPr>
      </w:pPr>
      <w:r>
        <w:rPr>
          <w:rStyle w:val="Kommentarzeichen"/>
        </w:rPr>
        <w:annotationRef/>
      </w:r>
      <w:r>
        <w:rPr>
          <w:lang w:val="en-US"/>
        </w:rPr>
        <w:t>actually yes, because otherwise it is ambiguous, which part(s) of the AND query are bound by the IN operator</w:t>
      </w:r>
    </w:p>
  </w:comment>
  <w:comment w:id="101" w:author="Administrator" w:date="2011-03-12T20:47:00Z" w:initials="A">
    <w:p w14:paraId="0969A298" w14:textId="77777777" w:rsidR="00795AD2" w:rsidRPr="00C1663E" w:rsidRDefault="00795AD2">
      <w:pPr>
        <w:pStyle w:val="Kommentartext"/>
        <w:rPr>
          <w:lang w:val="en-US"/>
        </w:rPr>
      </w:pPr>
      <w:r>
        <w:rPr>
          <w:rStyle w:val="Kommentarzeichen"/>
        </w:rPr>
        <w:annotationRef/>
      </w:r>
      <w:r w:rsidRPr="00C1663E">
        <w:rPr>
          <w:lang w:val="en-US"/>
        </w:rPr>
        <w:t>This is very tentative. We need more examples and try to encode them, to see the limitations.</w:t>
      </w:r>
    </w:p>
  </w:comment>
  <w:comment w:id="102" w:author="Administrator" w:date="2011-05-10T16:26:00Z" w:initials="A">
    <w:p w14:paraId="348F693A" w14:textId="77777777" w:rsidR="00D00390" w:rsidRPr="00D00390" w:rsidRDefault="00D00390">
      <w:pPr>
        <w:pStyle w:val="Kommentartext"/>
        <w:rPr>
          <w:lang w:val="en-US"/>
        </w:rPr>
      </w:pPr>
      <w:r>
        <w:rPr>
          <w:rStyle w:val="Kommentarzeichen"/>
        </w:rPr>
        <w:annotationRef/>
      </w:r>
      <w:r w:rsidRPr="00D00390">
        <w:rPr>
          <w:lang w:val="en-US"/>
        </w:rPr>
        <w:t>Eric:</w:t>
      </w:r>
      <w:r>
        <w:rPr>
          <w:lang w:val="en-US"/>
        </w:rPr>
        <w:t xml:space="preserve">vertical indices </w:t>
      </w:r>
      <w:r w:rsidRPr="00D00390">
        <w:rPr>
          <w:lang w:val="en-US"/>
        </w:rPr>
        <w:t>a</w:t>
      </w:r>
      <w:r>
        <w:rPr>
          <w:lang w:val="en-US"/>
        </w:rPr>
        <w:t>lways in different layers</w:t>
      </w:r>
    </w:p>
  </w:comment>
  <w:comment w:id="104" w:author="Administrator" w:date="2011-05-10T16:27:00Z" w:initials="A">
    <w:p w14:paraId="7CC49EE6" w14:textId="77777777" w:rsidR="00D00390" w:rsidRPr="00BA3AA7" w:rsidRDefault="00D00390">
      <w:pPr>
        <w:pStyle w:val="Kommentartext"/>
        <w:rPr>
          <w:lang w:val="en-US"/>
        </w:rPr>
      </w:pPr>
      <w:r>
        <w:rPr>
          <w:rStyle w:val="Kommentarzeichen"/>
        </w:rPr>
        <w:annotationRef/>
      </w:r>
      <w:r w:rsidRPr="00BA3AA7">
        <w:rPr>
          <w:lang w:val="en-US"/>
        </w:rPr>
        <w:t>Eric: implicitly distinct?</w:t>
      </w:r>
    </w:p>
  </w:comment>
  <w:comment w:id="105" w:author="Daan Broeder" w:date="2011-02-16T16:45:00Z" w:initials="DB">
    <w:p w14:paraId="1E10CCAD" w14:textId="77777777" w:rsidR="00795AD2" w:rsidRPr="00467472" w:rsidRDefault="00795AD2">
      <w:pPr>
        <w:pStyle w:val="Kommentartext"/>
        <w:rPr>
          <w:lang w:val="en-US"/>
        </w:rPr>
      </w:pPr>
      <w:r>
        <w:rPr>
          <w:rStyle w:val="Kommentarzeichen"/>
        </w:rPr>
        <w:annotationRef/>
      </w:r>
      <w:r w:rsidRPr="00467472">
        <w:rPr>
          <w:lang w:val="en-US"/>
        </w:rPr>
        <w:t>Should somehow make this the default</w:t>
      </w:r>
    </w:p>
  </w:comment>
  <w:comment w:id="110" w:author="Administrator" w:date="2011-03-13T17:00:00Z" w:initials="A">
    <w:p w14:paraId="0588CAB7" w14:textId="77777777" w:rsidR="00795AD2" w:rsidRPr="00D313B9" w:rsidRDefault="00795AD2">
      <w:pPr>
        <w:pStyle w:val="Kommentartext"/>
        <w:rPr>
          <w:lang w:val="en-US"/>
        </w:rPr>
      </w:pPr>
      <w:r w:rsidRPr="00D313B9">
        <w:rPr>
          <w:lang w:val="en-US"/>
        </w:rPr>
        <w:t>Is this correct</w:t>
      </w:r>
      <w:r>
        <w:rPr>
          <w:rStyle w:val="Kommentarzeichen"/>
        </w:rPr>
        <w:annotationRef/>
      </w:r>
      <w:r w:rsidRPr="00D313B9">
        <w:rPr>
          <w:lang w:val="en-US"/>
        </w:rPr>
        <w:t>?</w:t>
      </w:r>
    </w:p>
  </w:comment>
  <w:comment w:id="130" w:author="Administrator" w:date="2011-05-10T16:31:00Z" w:initials="A">
    <w:p w14:paraId="6BD574FE" w14:textId="77777777" w:rsidR="003011C8" w:rsidRPr="003011C8" w:rsidRDefault="003011C8">
      <w:pPr>
        <w:pStyle w:val="Kommentartext"/>
        <w:rPr>
          <w:lang w:val="en-US"/>
        </w:rPr>
      </w:pPr>
      <w:r>
        <w:rPr>
          <w:rStyle w:val="Kommentarzeichen"/>
        </w:rPr>
        <w:annotationRef/>
      </w:r>
      <w:r w:rsidRPr="003011C8">
        <w:rPr>
          <w:lang w:val="en-US"/>
        </w:rPr>
        <w:t>Eric: w</w:t>
      </w:r>
      <w:r>
        <w:rPr>
          <w:lang w:val="en-US"/>
        </w:rPr>
        <w:t>e don’tknow which tier is primary</w:t>
      </w:r>
    </w:p>
  </w:comment>
  <w:comment w:id="132" w:author="Daan Broeder" w:date="2011-02-16T17:04:00Z" w:initials="DB">
    <w:p w14:paraId="76F61C0C" w14:textId="77777777" w:rsidR="00795AD2" w:rsidRPr="00467472" w:rsidRDefault="00795AD2">
      <w:pPr>
        <w:pStyle w:val="Kommentartext"/>
        <w:rPr>
          <w:lang w:val="en-US"/>
        </w:rPr>
      </w:pPr>
      <w:r>
        <w:rPr>
          <w:rStyle w:val="Kommentarzeichen"/>
        </w:rPr>
        <w:annotationRef/>
      </w:r>
      <w:r w:rsidRPr="00467472">
        <w:rPr>
          <w:lang w:val="en-US"/>
        </w:rPr>
        <w:t>Maybe configurable number. Or have an extension of search/retrieve that allows the client to specify either only the guilty tier or the complete set. Otherwise the resultsets can become very big when you only want to search and return the orthography</w:t>
      </w:r>
    </w:p>
  </w:comment>
  <w:comment w:id="133" w:author="Administrator" w:date="2011-05-10T16:32:00Z" w:initials="A">
    <w:p w14:paraId="5A9EE83A" w14:textId="77777777" w:rsidR="003011C8" w:rsidRPr="003011C8" w:rsidRDefault="003011C8">
      <w:pPr>
        <w:pStyle w:val="Kommentartext"/>
        <w:rPr>
          <w:lang w:val="en-US"/>
        </w:rPr>
      </w:pPr>
      <w:r>
        <w:rPr>
          <w:rStyle w:val="Kommentarzeichen"/>
        </w:rPr>
        <w:annotationRef/>
      </w:r>
      <w:r w:rsidRPr="003011C8">
        <w:rPr>
          <w:lang w:val="en-US"/>
        </w:rPr>
        <w:t xml:space="preserve">Eric: </w:t>
      </w:r>
      <w:r>
        <w:rPr>
          <w:lang w:val="en-US"/>
        </w:rPr>
        <w:t xml:space="preserve">time-code </w:t>
      </w:r>
      <w:r w:rsidRPr="003011C8">
        <w:rPr>
          <w:lang w:val="en-US"/>
        </w:rPr>
        <w:t>not a</w:t>
      </w:r>
      <w:r>
        <w:rPr>
          <w:lang w:val="en-US"/>
        </w:rPr>
        <w:t>lways present</w:t>
      </w:r>
    </w:p>
  </w:comment>
  <w:comment w:id="144" w:author="Administrator" w:date="2011-03-12T21:08:00Z" w:initials="A">
    <w:p w14:paraId="1D3FDA41" w14:textId="77777777" w:rsidR="00795AD2" w:rsidRPr="009C5EB5" w:rsidRDefault="00795AD2">
      <w:pPr>
        <w:pStyle w:val="Kommentartext"/>
        <w:rPr>
          <w:lang w:val="en-US"/>
        </w:rPr>
      </w:pPr>
      <w:r>
        <w:rPr>
          <w:rStyle w:val="Kommentarzeichen"/>
        </w:rPr>
        <w:annotationRef/>
      </w:r>
      <w:r>
        <w:rPr>
          <w:lang w:val="en-US"/>
        </w:rPr>
        <w:t>Even though there is a different meaning to them, c</w:t>
      </w:r>
      <w:r w:rsidRPr="009C5EB5">
        <w:rPr>
          <w:lang w:val="en-US"/>
        </w:rPr>
        <w:t>an we still decide f</w:t>
      </w:r>
      <w:r>
        <w:rPr>
          <w:lang w:val="en-US"/>
        </w:rPr>
        <w:t>or one. Or could we even reduce it down to Resource, enriching the Resource element with appropriate Attributes?</w:t>
      </w:r>
    </w:p>
  </w:comment>
  <w:comment w:id="145" w:author="Administrator" w:date="2011-05-10T16:34:00Z" w:initials="A">
    <w:p w14:paraId="35A4B9A5" w14:textId="77777777" w:rsidR="003011C8" w:rsidRPr="003011C8" w:rsidRDefault="003011C8">
      <w:pPr>
        <w:pStyle w:val="Kommentartext"/>
        <w:rPr>
          <w:lang w:val="en-US"/>
        </w:rPr>
      </w:pPr>
      <w:r>
        <w:rPr>
          <w:rStyle w:val="Kommentarzeichen"/>
        </w:rPr>
        <w:annotationRef/>
      </w:r>
      <w:r w:rsidRPr="003011C8">
        <w:rPr>
          <w:lang w:val="en-US"/>
        </w:rPr>
        <w:t>fill example link</w:t>
      </w:r>
    </w:p>
  </w:comment>
  <w:comment w:id="146" w:author="Administrator" w:date="2011-05-10T16:35:00Z" w:initials="A">
    <w:p w14:paraId="0B72B41B" w14:textId="77777777" w:rsidR="003011C8" w:rsidRPr="003011C8" w:rsidRDefault="003011C8">
      <w:pPr>
        <w:pStyle w:val="Kommentartext"/>
        <w:rPr>
          <w:lang w:val="en-US"/>
        </w:rPr>
      </w:pPr>
      <w:r>
        <w:rPr>
          <w:rStyle w:val="Kommentarzeichen"/>
        </w:rPr>
        <w:annotationRef/>
      </w:r>
      <w:r w:rsidRPr="003011C8">
        <w:rPr>
          <w:lang w:val="en-US"/>
        </w:rPr>
        <w:t>fill l</w:t>
      </w:r>
      <w:r>
        <w:rPr>
          <w:lang w:val="en-US"/>
        </w:rPr>
        <w:t>ink</w:t>
      </w:r>
    </w:p>
  </w:comment>
  <w:comment w:id="148" w:author="Daan Broeder" w:date="2011-02-16T18:37:00Z" w:initials="DB">
    <w:p w14:paraId="4A741606" w14:textId="77777777" w:rsidR="00795AD2" w:rsidRPr="00467472" w:rsidRDefault="00795AD2">
      <w:pPr>
        <w:pStyle w:val="Kommentartext"/>
        <w:rPr>
          <w:lang w:val="en-US"/>
        </w:rPr>
      </w:pPr>
      <w:r>
        <w:rPr>
          <w:rStyle w:val="Kommentarzeichen"/>
        </w:rPr>
        <w:annotationRef/>
      </w:r>
      <w:r w:rsidRPr="00467472">
        <w:rPr>
          <w:lang w:val="en-US"/>
        </w:rPr>
        <w:t>That depends on your purpose. If you just need the content, the PID+part identifier is sufficient . If you want the metadata for displaying rich information about your results, that is another matter</w:t>
      </w:r>
    </w:p>
  </w:comment>
  <w:comment w:id="152" w:author="Daan Broeder" w:date="2011-02-16T18:44:00Z" w:initials="DB">
    <w:p w14:paraId="627DB015" w14:textId="77777777" w:rsidR="00795AD2" w:rsidRPr="00467472" w:rsidRDefault="00795AD2">
      <w:pPr>
        <w:pStyle w:val="Kommentartext"/>
        <w:rPr>
          <w:lang w:val="en-US"/>
        </w:rPr>
      </w:pPr>
      <w:r>
        <w:rPr>
          <w:rStyle w:val="Kommentarzeichen"/>
        </w:rPr>
        <w:annotationRef/>
      </w:r>
      <w:r w:rsidRPr="00467472">
        <w:rPr>
          <w:lang w:val="en-US"/>
        </w:rPr>
        <w:t>There exists also non-xml textual data</w:t>
      </w:r>
    </w:p>
  </w:comment>
  <w:comment w:id="153" w:author="Administrator" w:date="2011-03-12T20:50:00Z" w:initials="A">
    <w:p w14:paraId="0AD8EF8C" w14:textId="77777777" w:rsidR="00795AD2" w:rsidRPr="00AC7AE3" w:rsidRDefault="00795AD2">
      <w:pPr>
        <w:pStyle w:val="Kommentartext"/>
        <w:rPr>
          <w:lang w:val="en-US"/>
        </w:rPr>
      </w:pPr>
      <w:r>
        <w:rPr>
          <w:rStyle w:val="Kommentarzeichen"/>
        </w:rPr>
        <w:annotationRef/>
      </w:r>
      <w:r w:rsidRPr="00AC7AE3">
        <w:rPr>
          <w:lang w:val="en-US"/>
        </w:rPr>
        <w:t>Therefore i</w:t>
      </w:r>
      <w:r>
        <w:rPr>
          <w:lang w:val="en-US"/>
        </w:rPr>
        <w:t>t says: textual/XML = textual or XML</w:t>
      </w:r>
    </w:p>
  </w:comment>
  <w:comment w:id="156" w:author="Administrator" w:date="2011-05-10T16:36:00Z" w:initials="A">
    <w:p w14:paraId="3F6A8023" w14:textId="77777777" w:rsidR="003011C8" w:rsidRPr="003011C8" w:rsidRDefault="003011C8">
      <w:pPr>
        <w:pStyle w:val="Kommentartext"/>
        <w:rPr>
          <w:lang w:val="en-US"/>
        </w:rPr>
      </w:pPr>
      <w:r>
        <w:rPr>
          <w:rStyle w:val="Kommentarzeichen"/>
        </w:rPr>
        <w:annotationRef/>
      </w:r>
      <w:r w:rsidRPr="003011C8">
        <w:rPr>
          <w:lang w:val="en-US"/>
        </w:rPr>
        <w:t xml:space="preserve"> Eric: s</w:t>
      </w:r>
      <w:r>
        <w:rPr>
          <w:lang w:val="en-US"/>
        </w:rPr>
        <w:t>o we want actually want schema</w:t>
      </w:r>
    </w:p>
  </w:comment>
  <w:comment w:id="154" w:author="Daan Broeder" w:date="2011-02-16T18:40:00Z" w:initials="DB">
    <w:p w14:paraId="73C293FB" w14:textId="77777777" w:rsidR="00795AD2" w:rsidRPr="00467472" w:rsidRDefault="00795AD2">
      <w:pPr>
        <w:pStyle w:val="Kommentartext"/>
        <w:rPr>
          <w:lang w:val="en-US"/>
        </w:rPr>
      </w:pPr>
      <w:r>
        <w:rPr>
          <w:rStyle w:val="Kommentarzeichen"/>
        </w:rPr>
        <w:annotationRef/>
      </w:r>
      <w:r w:rsidRPr="00467472">
        <w:rPr>
          <w:lang w:val="en-US"/>
        </w:rPr>
        <w:t>XML CDATA section?</w:t>
      </w:r>
    </w:p>
  </w:comment>
  <w:comment w:id="155" w:author="Administrator" w:date="2011-03-13T21:29:00Z" w:initials="A">
    <w:p w14:paraId="0AB3F926" w14:textId="77777777" w:rsidR="00795AD2" w:rsidRPr="00F917FF" w:rsidRDefault="00795AD2">
      <w:pPr>
        <w:pStyle w:val="Kommentartext"/>
        <w:rPr>
          <w:lang w:val="en-US"/>
        </w:rPr>
      </w:pPr>
      <w:r>
        <w:rPr>
          <w:rStyle w:val="Kommentarzeichen"/>
        </w:rPr>
        <w:annotationRef/>
      </w:r>
      <w:r w:rsidRPr="003E0CC8">
        <w:rPr>
          <w:lang w:val="en-US"/>
        </w:rPr>
        <w:t>??</w:t>
      </w:r>
      <w:r w:rsidRPr="003E0CC8">
        <w:rPr>
          <w:lang w:val="en-US"/>
        </w:rPr>
        <w:br/>
      </w:r>
      <w:r w:rsidRPr="00F917FF">
        <w:rPr>
          <w:lang w:val="en-US"/>
        </w:rPr>
        <w:t>I mean</w:t>
      </w:r>
      <w:r>
        <w:rPr>
          <w:lang w:val="en-US"/>
        </w:rPr>
        <w:t>t the need for</w:t>
      </w:r>
      <w:r w:rsidRPr="00F917FF">
        <w:rPr>
          <w:lang w:val="en-US"/>
        </w:rPr>
        <w:t xml:space="preserve"> harmonizing the a</w:t>
      </w:r>
      <w:r>
        <w:rPr>
          <w:lang w:val="en-US"/>
        </w:rPr>
        <w:t>ctual XML - a common schema for common data types, like KWIC.</w:t>
      </w:r>
    </w:p>
  </w:comment>
  <w:comment w:id="157" w:author="Daan Broeder" w:date="2011-02-16T18:39:00Z" w:initials="DB">
    <w:p w14:paraId="3569EF1D" w14:textId="77777777" w:rsidR="00795AD2" w:rsidRPr="00467472" w:rsidRDefault="00795AD2">
      <w:pPr>
        <w:pStyle w:val="Kommentartext"/>
        <w:rPr>
          <w:lang w:val="en-US"/>
        </w:rPr>
      </w:pPr>
      <w:r>
        <w:rPr>
          <w:rStyle w:val="Kommentarzeichen"/>
        </w:rPr>
        <w:annotationRef/>
      </w:r>
      <w:r w:rsidRPr="00467472">
        <w:rPr>
          <w:lang w:val="en-US"/>
        </w:rPr>
        <w:t xml:space="preserve">Why can’t I have inline thumbnails to represent images </w:t>
      </w:r>
    </w:p>
  </w:comment>
  <w:comment w:id="158" w:author="Administrator" w:date="2011-03-12T20:49:00Z" w:initials="A">
    <w:p w14:paraId="3C06E9E0" w14:textId="77777777" w:rsidR="00795AD2" w:rsidRPr="00AC7AE3" w:rsidRDefault="00795AD2">
      <w:pPr>
        <w:pStyle w:val="Kommentartext"/>
        <w:rPr>
          <w:lang w:val="en-US"/>
        </w:rPr>
      </w:pPr>
      <w:r>
        <w:rPr>
          <w:rStyle w:val="Kommentarzeichen"/>
        </w:rPr>
        <w:annotationRef/>
      </w:r>
      <w:r>
        <w:rPr>
          <w:lang w:val="en-US"/>
        </w:rPr>
        <w:t>You</w:t>
      </w:r>
      <w:r w:rsidRPr="00AC7AE3">
        <w:rPr>
          <w:lang w:val="en-US"/>
        </w:rPr>
        <w:t xml:space="preserve"> can, but </w:t>
      </w:r>
      <w:r>
        <w:rPr>
          <w:lang w:val="en-US"/>
        </w:rPr>
        <w:t xml:space="preserve">we </w:t>
      </w:r>
      <w:r w:rsidRPr="00AC7AE3">
        <w:rPr>
          <w:lang w:val="en-US"/>
        </w:rPr>
        <w:t>need r</w:t>
      </w:r>
      <w:r>
        <w:rPr>
          <w:lang w:val="en-US"/>
        </w:rPr>
        <w:t>eferenced too, don’t we?</w:t>
      </w:r>
    </w:p>
  </w:comment>
  <w:comment w:id="159" w:author="Administrator" w:date="2011-03-13T21:15:00Z" w:initials="A">
    <w:p w14:paraId="70471502" w14:textId="77777777" w:rsidR="00795AD2" w:rsidRPr="00F917FF" w:rsidRDefault="00795AD2" w:rsidP="00F917FF">
      <w:pPr>
        <w:pStyle w:val="Kommentartext"/>
        <w:rPr>
          <w:lang w:val="en-US"/>
        </w:rPr>
      </w:pPr>
      <w:r>
        <w:rPr>
          <w:rStyle w:val="Kommentarzeichen"/>
        </w:rPr>
        <w:annotationRef/>
      </w:r>
      <w:r w:rsidRPr="00F917FF">
        <w:rPr>
          <w:lang w:val="en-US"/>
        </w:rPr>
        <w:t>What would be the request to IMDI-corpus to get the different formats (video-file, eaf, imdi …), i.e. how are these formats identified? separate Resources?</w:t>
      </w:r>
    </w:p>
  </w:comment>
  <w:comment w:id="160" w:author="Daan Broeder" w:date="2011-03-13T21:15:00Z" w:initials="DB">
    <w:p w14:paraId="71FDD75F" w14:textId="77777777" w:rsidR="00795AD2" w:rsidRPr="00467472" w:rsidRDefault="00795AD2" w:rsidP="00F917FF">
      <w:pPr>
        <w:pStyle w:val="Kommentartext"/>
        <w:rPr>
          <w:lang w:val="en-US"/>
        </w:rPr>
      </w:pPr>
      <w:r>
        <w:rPr>
          <w:rStyle w:val="Kommentarzeichen"/>
        </w:rPr>
        <w:annotationRef/>
      </w:r>
      <w:r w:rsidRPr="00467472">
        <w:rPr>
          <w:lang w:val="en-US"/>
        </w:rPr>
        <w:t>Just HTTP GET to</w:t>
      </w:r>
      <w:r>
        <w:rPr>
          <w:lang w:val="en-US"/>
        </w:rPr>
        <w:t xml:space="preserve"> t</w:t>
      </w:r>
      <w:r w:rsidRPr="00467472">
        <w:rPr>
          <w:lang w:val="en-US"/>
        </w:rPr>
        <w:t>he PID oft he resource. All formats have their own PID</w:t>
      </w:r>
    </w:p>
  </w:comment>
  <w:comment w:id="162" w:author="Administrator" w:date="2011-03-12T21:01:00Z" w:initials="A">
    <w:p w14:paraId="323C5C36" w14:textId="77777777" w:rsidR="00795AD2" w:rsidRPr="00301028" w:rsidRDefault="00795AD2">
      <w:pPr>
        <w:pStyle w:val="Kommentartext"/>
        <w:rPr>
          <w:lang w:val="en-US"/>
        </w:rPr>
      </w:pPr>
      <w:r>
        <w:rPr>
          <w:rStyle w:val="Kommentarzeichen"/>
        </w:rPr>
        <w:annotationRef/>
      </w:r>
      <w:r w:rsidRPr="00301028">
        <w:rPr>
          <w:lang w:val="en-US"/>
        </w:rPr>
        <w:t>This needs more work</w:t>
      </w:r>
      <w:r>
        <w:rPr>
          <w:lang w:val="en-US"/>
        </w:rPr>
        <w:t>.</w:t>
      </w:r>
    </w:p>
  </w:comment>
  <w:comment w:id="164" w:author="Daan Broeder" w:date="2011-02-17T08:12:00Z" w:initials="DB">
    <w:p w14:paraId="50AA5178" w14:textId="77777777" w:rsidR="00795AD2" w:rsidRPr="00467472" w:rsidRDefault="00795AD2">
      <w:pPr>
        <w:pStyle w:val="Kommentartext"/>
        <w:rPr>
          <w:lang w:val="en-US"/>
        </w:rPr>
      </w:pPr>
      <w:r>
        <w:rPr>
          <w:rStyle w:val="Kommentarzeichen"/>
        </w:rPr>
        <w:annotationRef/>
      </w:r>
      <w:r w:rsidRPr="00467472">
        <w:rPr>
          <w:lang w:val="en-US"/>
        </w:rPr>
        <w:t>activation only happens from a  visualization environment. So what do we need more than click/open?</w:t>
      </w:r>
    </w:p>
  </w:comment>
  <w:comment w:id="165" w:author="Daan Broeder" w:date="2011-03-13T21:42:00Z" w:initials="DB">
    <w:p w14:paraId="310437DE" w14:textId="77777777" w:rsidR="00795AD2" w:rsidRPr="00467472" w:rsidRDefault="00795AD2">
      <w:pPr>
        <w:pStyle w:val="Kommentartext"/>
        <w:rPr>
          <w:lang w:val="en-US"/>
        </w:rPr>
      </w:pPr>
      <w:r>
        <w:rPr>
          <w:rStyle w:val="Kommentarzeichen"/>
        </w:rPr>
        <w:annotationRef/>
      </w:r>
      <w:r w:rsidRPr="00467472">
        <w:rPr>
          <w:lang w:val="en-US"/>
        </w:rPr>
        <w:t>The result contains metadata fort he p</w:t>
      </w:r>
      <w:r>
        <w:rPr>
          <w:lang w:val="en-US"/>
        </w:rPr>
        <w:t>arent collection, metadata for t</w:t>
      </w:r>
      <w:r w:rsidRPr="00467472">
        <w:rPr>
          <w:lang w:val="en-US"/>
        </w:rPr>
        <w:t>he resource and the resource itself. The query itself was a metadata search quey. Why then the parent and the resource(s)?</w:t>
      </w:r>
    </w:p>
  </w:comment>
  <w:comment w:id="166" w:author="Administrator" w:date="2011-03-13T21:50:00Z" w:initials="A">
    <w:p w14:paraId="09E0203C" w14:textId="77777777" w:rsidR="00795AD2" w:rsidRPr="006B6E85" w:rsidRDefault="00795AD2">
      <w:pPr>
        <w:pStyle w:val="Kommentartext"/>
        <w:rPr>
          <w:lang w:val="en-US"/>
        </w:rPr>
      </w:pPr>
      <w:r>
        <w:rPr>
          <w:rStyle w:val="Kommentarzeichen"/>
        </w:rPr>
        <w:annotationRef/>
      </w:r>
      <w:r w:rsidRPr="006B6E85">
        <w:rPr>
          <w:lang w:val="en-US"/>
        </w:rPr>
        <w:t>No, the query was a</w:t>
      </w:r>
      <w:r>
        <w:rPr>
          <w:lang w:val="en-US"/>
        </w:rPr>
        <w:t xml:space="preserve"> content query, but it was not clearly stated. added.</w:t>
      </w:r>
    </w:p>
  </w:comment>
  <w:comment w:id="167" w:author="Administrator" w:date="2011-05-10T16:37:00Z" w:initials="A">
    <w:p w14:paraId="76415671" w14:textId="77777777" w:rsidR="003011C8" w:rsidRPr="003011C8" w:rsidRDefault="003011C8">
      <w:pPr>
        <w:pStyle w:val="Kommentartext"/>
        <w:rPr>
          <w:lang w:val="en-US"/>
        </w:rPr>
      </w:pPr>
      <w:r>
        <w:rPr>
          <w:rStyle w:val="Kommentarzeichen"/>
        </w:rPr>
        <w:annotationRef/>
      </w:r>
      <w:r w:rsidRPr="003011C8">
        <w:rPr>
          <w:lang w:val="en-US"/>
        </w:rPr>
        <w:t>Eric: this wo</w:t>
      </w:r>
      <w:r>
        <w:rPr>
          <w:lang w:val="en-US"/>
        </w:rPr>
        <w:t>uld get to big (EAF files are to big)</w:t>
      </w:r>
    </w:p>
  </w:comment>
  <w:comment w:id="171" w:author="Daan Broeder" w:date="2011-03-13T21:37:00Z" w:initials="DB">
    <w:p w14:paraId="439E132E" w14:textId="77777777" w:rsidR="00795AD2" w:rsidRPr="00467472" w:rsidRDefault="00795AD2">
      <w:pPr>
        <w:pStyle w:val="Kommentartext"/>
        <w:rPr>
          <w:lang w:val="en-US"/>
        </w:rPr>
      </w:pPr>
      <w:r>
        <w:rPr>
          <w:rStyle w:val="Kommentarzeichen"/>
        </w:rPr>
        <w:annotationRef/>
      </w:r>
      <w:r w:rsidRPr="00467472">
        <w:rPr>
          <w:lang w:val="en-US"/>
        </w:rPr>
        <w:t>I take it you see the composite service also as a service that tals SRU/CQL. This is not absolutely necessary. Maybe I missed something in the CLARIN documents but only the individual searc engines have to speak SRU/CQL.</w:t>
      </w:r>
    </w:p>
    <w:p w14:paraId="2252955E" w14:textId="77777777" w:rsidR="00795AD2" w:rsidRPr="00467472" w:rsidRDefault="00795AD2">
      <w:pPr>
        <w:pStyle w:val="Kommentartext"/>
        <w:rPr>
          <w:lang w:val="en-US"/>
        </w:rPr>
      </w:pPr>
    </w:p>
    <w:p w14:paraId="5538FFD4" w14:textId="77777777" w:rsidR="00795AD2" w:rsidRPr="00467472" w:rsidRDefault="00795AD2">
      <w:pPr>
        <w:pStyle w:val="Kommentartext"/>
        <w:rPr>
          <w:lang w:val="en-US"/>
        </w:rPr>
      </w:pPr>
      <w:r w:rsidRPr="00467472">
        <w:rPr>
          <w:lang w:val="en-US"/>
        </w:rPr>
        <w:t>It is of course an idea to also consider the composite service as SR</w:t>
      </w:r>
      <w:r>
        <w:rPr>
          <w:lang w:val="en-US"/>
        </w:rPr>
        <w:t>U</w:t>
      </w:r>
      <w:r w:rsidRPr="00467472">
        <w:rPr>
          <w:lang w:val="en-US"/>
        </w:rPr>
        <w:t>/CQL compliant, however mind the ‚explain’ command and the problems described beneath.</w:t>
      </w:r>
    </w:p>
  </w:comment>
  <w:comment w:id="172" w:author="Administrator" w:date="2011-03-13T21:40:00Z" w:initials="A">
    <w:p w14:paraId="06BB4934" w14:textId="77777777" w:rsidR="00795AD2" w:rsidRDefault="00795AD2">
      <w:pPr>
        <w:pStyle w:val="Kommentartext"/>
        <w:rPr>
          <w:lang w:val="en-US"/>
        </w:rPr>
      </w:pPr>
      <w:r>
        <w:rPr>
          <w:rStyle w:val="Kommentarzeichen"/>
        </w:rPr>
        <w:annotationRef/>
      </w:r>
      <w:r w:rsidRPr="00B11743">
        <w:rPr>
          <w:lang w:val="en-US"/>
        </w:rPr>
        <w:t>I can’t think of a</w:t>
      </w:r>
      <w:r>
        <w:rPr>
          <w:lang w:val="en-US"/>
        </w:rPr>
        <w:t>n argument for a service aggregating repositories based on a commonprotocol, not offering that protocol itself. This seems the most straight-forward solution, with least translations.</w:t>
      </w:r>
    </w:p>
    <w:p w14:paraId="59F3F38E" w14:textId="77777777" w:rsidR="00795AD2" w:rsidRPr="00B11743" w:rsidRDefault="00795AD2">
      <w:pPr>
        <w:pStyle w:val="Kommentartext"/>
        <w:rPr>
          <w:lang w:val="en-US"/>
        </w:rPr>
      </w:pPr>
      <w:r>
        <w:rPr>
          <w:lang w:val="en-US"/>
        </w:rPr>
        <w:t>Besides, what would be the other protocal you would propose to use here?</w:t>
      </w:r>
    </w:p>
  </w:comment>
  <w:comment w:id="173" w:author="Daan Broeder" w:date="2011-02-17T08:30:00Z" w:initials="DB">
    <w:p w14:paraId="7ED37A1B" w14:textId="77777777" w:rsidR="00795AD2" w:rsidRPr="00467472" w:rsidRDefault="00795AD2">
      <w:pPr>
        <w:pStyle w:val="Kommentartext"/>
        <w:rPr>
          <w:lang w:val="en-US"/>
        </w:rPr>
      </w:pPr>
      <w:r>
        <w:rPr>
          <w:rStyle w:val="Kommentarzeichen"/>
        </w:rPr>
        <w:annotationRef/>
      </w:r>
      <w:r w:rsidRPr="00467472">
        <w:rPr>
          <w:lang w:val="en-US"/>
        </w:rPr>
        <w:t>Should the client then not directly query the target in stead via the composite service?</w:t>
      </w:r>
    </w:p>
  </w:comment>
  <w:comment w:id="174" w:author="Administrator" w:date="2011-03-13T21:42:00Z" w:initials="A">
    <w:p w14:paraId="120050C0" w14:textId="77777777" w:rsidR="00795AD2" w:rsidRDefault="00795AD2">
      <w:pPr>
        <w:pStyle w:val="Kommentartext"/>
        <w:rPr>
          <w:lang w:val="en-US"/>
        </w:rPr>
      </w:pPr>
      <w:r>
        <w:rPr>
          <w:rStyle w:val="Kommentarzeichen"/>
        </w:rPr>
        <w:annotationRef/>
      </w:r>
      <w:r w:rsidRPr="00B11743">
        <w:rPr>
          <w:lang w:val="en-US"/>
        </w:rPr>
        <w:t>Could well be. F</w:t>
      </w:r>
      <w:r>
        <w:rPr>
          <w:lang w:val="en-US"/>
        </w:rPr>
        <w:t>CS could return only a composite surrogate result with pointers to partial results.</w:t>
      </w:r>
    </w:p>
    <w:p w14:paraId="3126A1CE" w14:textId="77777777" w:rsidR="00795AD2" w:rsidRPr="00B11743" w:rsidRDefault="00795AD2">
      <w:pPr>
        <w:pStyle w:val="Kommentartext"/>
        <w:rPr>
          <w:lang w:val="en-US"/>
        </w:rPr>
      </w:pPr>
      <w:r>
        <w:rPr>
          <w:lang w:val="en-US"/>
        </w:rPr>
        <w:t>But what about the aggregation task?!</w:t>
      </w:r>
    </w:p>
  </w:comment>
  <w:comment w:id="176" w:author="Administrator" w:date="2011-01-31T14:45:00Z" w:initials="A">
    <w:p w14:paraId="321A1D53" w14:textId="77777777" w:rsidR="00795AD2" w:rsidRPr="00FE14F6" w:rsidRDefault="00795AD2">
      <w:pPr>
        <w:pStyle w:val="Kommentartext"/>
        <w:rPr>
          <w:lang w:val="en-US"/>
        </w:rPr>
      </w:pPr>
      <w:r>
        <w:rPr>
          <w:rStyle w:val="Kommentarzeichen"/>
        </w:rPr>
        <w:annotationRef/>
      </w:r>
      <w:r w:rsidRPr="00FE14F6">
        <w:rPr>
          <w:lang w:val="en-US"/>
        </w:rPr>
        <w:t>Someone should really  set up this pazpar2, to be able to see this for inspiration.</w:t>
      </w:r>
    </w:p>
  </w:comment>
  <w:comment w:id="175" w:author="Daan Broeder" w:date="2011-02-17T08:33:00Z" w:initials="DB">
    <w:p w14:paraId="2EE3C98D" w14:textId="77777777" w:rsidR="00795AD2" w:rsidRPr="00467472" w:rsidRDefault="00795AD2">
      <w:pPr>
        <w:pStyle w:val="Kommentartext"/>
        <w:rPr>
          <w:lang w:val="en-US"/>
        </w:rPr>
      </w:pPr>
      <w:r>
        <w:rPr>
          <w:rStyle w:val="Kommentarzeichen"/>
        </w:rPr>
        <w:annotationRef/>
      </w:r>
      <w:r w:rsidRPr="00467472">
        <w:rPr>
          <w:lang w:val="en-US"/>
        </w:rPr>
        <w:t>We are doing that</w:t>
      </w:r>
    </w:p>
  </w:comment>
  <w:comment w:id="177" w:author="Daan Broeder" w:date="2011-03-13T21:52:00Z" w:initials="DB">
    <w:p w14:paraId="73B7FC3D" w14:textId="77777777" w:rsidR="00795AD2" w:rsidRPr="00467472" w:rsidRDefault="00795AD2">
      <w:pPr>
        <w:pStyle w:val="Kommentartext"/>
        <w:rPr>
          <w:lang w:val="en-US"/>
        </w:rPr>
      </w:pPr>
      <w:r>
        <w:rPr>
          <w:rStyle w:val="Kommentarzeichen"/>
        </w:rPr>
        <w:annotationRef/>
      </w:r>
      <w:r w:rsidRPr="00467472">
        <w:rPr>
          <w:lang w:val="en-US"/>
        </w:rPr>
        <w:t>It can be one of severa</w:t>
      </w:r>
      <w:r>
        <w:rPr>
          <w:lang w:val="en-US"/>
        </w:rPr>
        <w:t>l</w:t>
      </w:r>
      <w:r w:rsidRPr="00467472">
        <w:rPr>
          <w:lang w:val="en-US"/>
        </w:rPr>
        <w:t xml:space="preserve"> specific return formats</w:t>
      </w:r>
    </w:p>
  </w:comment>
  <w:comment w:id="178" w:author="Daan Broeder" w:date="2011-02-17T08:43:00Z" w:initials="DB">
    <w:p w14:paraId="74549E14" w14:textId="77777777" w:rsidR="00795AD2" w:rsidRPr="00467472" w:rsidRDefault="00795AD2">
      <w:pPr>
        <w:pStyle w:val="Kommentartext"/>
        <w:rPr>
          <w:lang w:val="en-US"/>
        </w:rPr>
      </w:pPr>
      <w:r>
        <w:rPr>
          <w:rStyle w:val="Kommentarzeichen"/>
        </w:rPr>
        <w:annotationRef/>
      </w:r>
      <w:r w:rsidRPr="00467472">
        <w:rPr>
          <w:lang w:val="en-US"/>
        </w:rPr>
        <w:t>So in the status update there should be information about the number of partial results until now and a prediction how long still busy. t</w:t>
      </w:r>
    </w:p>
  </w:comment>
  <w:comment w:id="179" w:author="Administrator" w:date="2011-03-13T16:50:00Z" w:initials="A">
    <w:p w14:paraId="6D415116" w14:textId="77777777" w:rsidR="00795AD2" w:rsidRPr="003E0CC8" w:rsidRDefault="00795AD2">
      <w:pPr>
        <w:pStyle w:val="Kommentartext"/>
        <w:rPr>
          <w:lang w:val="en-US"/>
        </w:rPr>
      </w:pPr>
      <w:r>
        <w:rPr>
          <w:rStyle w:val="Kommentarzeichen"/>
        </w:rPr>
        <w:annotationRef/>
      </w:r>
      <w:r w:rsidRPr="003E0CC8">
        <w:rPr>
          <w:lang w:val="en-US"/>
        </w:rPr>
        <w:t>yes</w:t>
      </w:r>
    </w:p>
  </w:comment>
  <w:comment w:id="182" w:author="Daan Broeder" w:date="2011-02-17T09:14:00Z" w:initials="DB">
    <w:p w14:paraId="7DD0A184" w14:textId="77777777" w:rsidR="00795AD2" w:rsidRPr="00467472" w:rsidRDefault="00795AD2">
      <w:pPr>
        <w:pStyle w:val="Kommentartext"/>
        <w:rPr>
          <w:lang w:val="en-US"/>
        </w:rPr>
      </w:pPr>
      <w:r>
        <w:rPr>
          <w:rStyle w:val="Kommentarzeichen"/>
        </w:rPr>
        <w:annotationRef/>
      </w:r>
      <w:r w:rsidRPr="00467472">
        <w:rPr>
          <w:lang w:val="en-US"/>
        </w:rPr>
        <w:t>Ok. This at least makes our earlier CLARIN stories not invalid. We will need to design/implement such a service for CLARIN NL</w:t>
      </w:r>
    </w:p>
  </w:comment>
  <w:comment w:id="183" w:author="Administrator" w:date="2011-03-13T16:50:00Z" w:initials="A">
    <w:p w14:paraId="47D12DC7" w14:textId="77777777" w:rsidR="00795AD2" w:rsidRPr="005A2A6F" w:rsidRDefault="00795AD2">
      <w:pPr>
        <w:pStyle w:val="Kommentartext"/>
        <w:rPr>
          <w:lang w:val="en-US"/>
        </w:rPr>
      </w:pPr>
      <w:r>
        <w:rPr>
          <w:rStyle w:val="Kommentarzeichen"/>
        </w:rPr>
        <w:annotationRef/>
      </w:r>
      <w:r w:rsidRPr="005A2A6F">
        <w:rPr>
          <w:lang w:val="en-US"/>
        </w:rPr>
        <w:t>We need a decision i</w:t>
      </w:r>
      <w:r>
        <w:rPr>
          <w:lang w:val="en-US"/>
        </w:rPr>
        <w:t>f it shall be a separate service, or if (for the start) it would be enough, when the aggregator keeps and exposes the list.</w:t>
      </w:r>
    </w:p>
  </w:comment>
  <w:comment w:id="187" w:author="Daan Broeder" w:date="2011-03-12T15:12:00Z" w:initials="DB">
    <w:p w14:paraId="3ED609A1" w14:textId="77777777" w:rsidR="00795AD2" w:rsidRPr="00467472" w:rsidRDefault="00795AD2">
      <w:pPr>
        <w:pStyle w:val="Kommentartext"/>
        <w:rPr>
          <w:lang w:val="en-US"/>
        </w:rPr>
      </w:pPr>
      <w:r>
        <w:rPr>
          <w:rStyle w:val="Kommentarzeichen"/>
        </w:rPr>
        <w:annotationRef/>
      </w:r>
      <w:r w:rsidRPr="00467472">
        <w:rPr>
          <w:lang w:val="en-US"/>
        </w:rPr>
        <w:t>This will certainly be an important service for creation &amp; curation of metadata. Perhaps also for annotation tools (however there I think the ISOCat will be the main informationsource for tag sets).</w:t>
      </w:r>
    </w:p>
    <w:p w14:paraId="343C3344" w14:textId="77777777" w:rsidR="00795AD2" w:rsidRPr="00467472" w:rsidRDefault="00795AD2">
      <w:pPr>
        <w:pStyle w:val="Kommentartext"/>
        <w:rPr>
          <w:lang w:val="en-US"/>
        </w:rPr>
      </w:pPr>
      <w:r w:rsidRPr="00467472">
        <w:rPr>
          <w:lang w:val="en-US"/>
        </w:rPr>
        <w:t>What role will  the CLARIN VAS or VOS (vocabulary service)  play in the federated sea</w:t>
      </w:r>
      <w:r>
        <w:rPr>
          <w:lang w:val="en-US"/>
        </w:rPr>
        <w:t>r</w:t>
      </w:r>
      <w:r w:rsidRPr="00467472">
        <w:rPr>
          <w:lang w:val="en-US"/>
        </w:rPr>
        <w:t>ch scenario?</w:t>
      </w:r>
    </w:p>
  </w:comment>
  <w:comment w:id="188" w:author="Administrator" w:date="2011-03-13T16:35:00Z" w:initials="A">
    <w:p w14:paraId="04878003" w14:textId="77777777" w:rsidR="00795AD2" w:rsidRPr="0017072C" w:rsidRDefault="00795AD2">
      <w:pPr>
        <w:pStyle w:val="Kommentartext"/>
        <w:rPr>
          <w:lang w:val="en-US"/>
        </w:rPr>
      </w:pPr>
      <w:r>
        <w:rPr>
          <w:rStyle w:val="Kommentarzeichen"/>
        </w:rPr>
        <w:annotationRef/>
      </w:r>
      <w:r w:rsidRPr="0017072C">
        <w:rPr>
          <w:lang w:val="en-US"/>
        </w:rPr>
        <w:t>I actu</w:t>
      </w:r>
      <w:r>
        <w:rPr>
          <w:lang w:val="en-US"/>
        </w:rPr>
        <w:t>ally thought mainly of the MD-part of the combined search, but one could imagine that even in content search I would like to have a query for some institution’s name expanded with aliases.</w:t>
      </w:r>
    </w:p>
  </w:comment>
  <w:comment w:id="189" w:author="Administrator" w:date="2011-05-10T16:39:00Z" w:initials="A">
    <w:p w14:paraId="5D46B16E" w14:textId="77777777" w:rsidR="002916EA" w:rsidRPr="00BA3AA7" w:rsidRDefault="002916EA">
      <w:pPr>
        <w:pStyle w:val="Kommentartext"/>
        <w:rPr>
          <w:lang w:val="en-US"/>
        </w:rPr>
      </w:pPr>
      <w:r>
        <w:rPr>
          <w:rStyle w:val="Kommentarzeichen"/>
        </w:rPr>
        <w:annotationRef/>
      </w:r>
      <w:r w:rsidRPr="00BA3AA7">
        <w:rPr>
          <w:lang w:val="en-US"/>
        </w:rPr>
        <w:t>Eric: unreadable</w:t>
      </w:r>
    </w:p>
  </w:comment>
  <w:comment w:id="191" w:author="Daan Broeder" w:date="2011-03-13T16:15:00Z" w:initials="DB">
    <w:p w14:paraId="7C11A798" w14:textId="77777777" w:rsidR="00795AD2" w:rsidRPr="00467472" w:rsidRDefault="00795AD2">
      <w:pPr>
        <w:pStyle w:val="Kommentartext"/>
        <w:rPr>
          <w:lang w:val="en-US"/>
        </w:rPr>
      </w:pPr>
      <w:r>
        <w:rPr>
          <w:rStyle w:val="Kommentarzeichen"/>
        </w:rPr>
        <w:annotationRef/>
      </w:r>
      <w:r w:rsidRPr="00467472">
        <w:rPr>
          <w:lang w:val="en-US"/>
        </w:rPr>
        <w:t>We will start with even a more simple prototype to test:</w:t>
      </w:r>
    </w:p>
    <w:p w14:paraId="4C575BDE" w14:textId="77777777" w:rsidR="00795AD2" w:rsidRPr="00467472" w:rsidRDefault="00795AD2">
      <w:pPr>
        <w:pStyle w:val="Kommentartext"/>
        <w:rPr>
          <w:lang w:val="en-US"/>
        </w:rPr>
      </w:pPr>
      <w:r w:rsidRPr="00467472">
        <w:rPr>
          <w:lang w:val="en-US"/>
        </w:rPr>
        <w:t>(1) select the corpora that you want to search, based on a list from the EDC partners</w:t>
      </w:r>
    </w:p>
    <w:p w14:paraId="4E6C31FC" w14:textId="77777777" w:rsidR="00795AD2" w:rsidRPr="00467472" w:rsidRDefault="00795AD2">
      <w:pPr>
        <w:pStyle w:val="Kommentartext"/>
        <w:rPr>
          <w:lang w:val="en-US"/>
        </w:rPr>
      </w:pPr>
      <w:r w:rsidRPr="00467472">
        <w:rPr>
          <w:lang w:val="en-US"/>
        </w:rPr>
        <w:t>(2) iterate through the list and query the candidates</w:t>
      </w:r>
    </w:p>
  </w:comment>
  <w:comment w:id="192" w:author="Administrator" w:date="2011-03-13T16:18:00Z" w:initials="A">
    <w:p w14:paraId="27C65E53" w14:textId="77777777" w:rsidR="00795AD2" w:rsidRPr="00516F5E" w:rsidRDefault="00795AD2">
      <w:pPr>
        <w:pStyle w:val="Kommentartext"/>
        <w:rPr>
          <w:lang w:val="en-US"/>
        </w:rPr>
      </w:pPr>
      <w:r>
        <w:rPr>
          <w:rStyle w:val="Kommentarzeichen"/>
        </w:rPr>
        <w:annotationRef/>
      </w:r>
      <w:r w:rsidRPr="00516F5E">
        <w:rPr>
          <w:lang w:val="en-US"/>
        </w:rPr>
        <w:t xml:space="preserve">Yes,  </w:t>
      </w:r>
      <w:r>
        <w:rPr>
          <w:lang w:val="en-US"/>
        </w:rPr>
        <w:t xml:space="preserve">that </w:t>
      </w:r>
      <w:r w:rsidRPr="00516F5E">
        <w:rPr>
          <w:lang w:val="en-US"/>
        </w:rPr>
        <w:t>is how w</w:t>
      </w:r>
      <w:r>
        <w:rPr>
          <w:lang w:val="en-US"/>
        </w:rPr>
        <w:t>e start and what the FCS will do (I added it in the appropriate section: 6.1 “Fed Search proper”), but this section is called “combined Metadata Content Search”</w:t>
      </w:r>
    </w:p>
  </w:comment>
  <w:comment w:id="194" w:author="Daan Broeder" w:date="2011-02-17T11:27:00Z" w:initials="DB">
    <w:p w14:paraId="001D5E76" w14:textId="77777777" w:rsidR="00795AD2" w:rsidRPr="00467472" w:rsidRDefault="00795AD2">
      <w:pPr>
        <w:pStyle w:val="Kommentartext"/>
        <w:rPr>
          <w:lang w:val="en-US"/>
        </w:rPr>
      </w:pPr>
      <w:r>
        <w:rPr>
          <w:rStyle w:val="Kommentarzeichen"/>
        </w:rPr>
        <w:annotationRef/>
      </w:r>
      <w:r w:rsidRPr="00467472">
        <w:rPr>
          <w:lang w:val="en-US"/>
        </w:rPr>
        <w:t>This is something that should happen automatically with metadata search: perculation of metadata. E.g. In a french corpus all resources are (at least) partly in french. So if the metadata search is formulated to include the ref fort he SE</w:t>
      </w:r>
    </w:p>
  </w:comment>
  <w:comment w:id="196" w:author="Administrator" w:date="2011-03-12T15:02:00Z" w:initials="A">
    <w:p w14:paraId="01BD9336" w14:textId="77777777" w:rsidR="00795AD2" w:rsidRPr="00FE47C7" w:rsidRDefault="00795AD2">
      <w:pPr>
        <w:pStyle w:val="Kommentartext"/>
        <w:rPr>
          <w:lang w:val="en-US"/>
        </w:rPr>
      </w:pPr>
      <w:r>
        <w:rPr>
          <w:rStyle w:val="Kommentarzeichen"/>
        </w:rPr>
        <w:annotationRef/>
      </w:r>
      <w:r w:rsidRPr="00FE47C7">
        <w:rPr>
          <w:lang w:val="en-US"/>
        </w:rPr>
        <w:t xml:space="preserve">Knowledgable folks should </w:t>
      </w:r>
      <w:r>
        <w:rPr>
          <w:lang w:val="en-US"/>
        </w:rPr>
        <w:t>check/</w:t>
      </w:r>
      <w:r w:rsidRPr="00FE47C7">
        <w:rPr>
          <w:lang w:val="en-US"/>
        </w:rPr>
        <w:t xml:space="preserve">rewrite this </w:t>
      </w:r>
      <w:r>
        <w:rPr>
          <w:lang w:val="en-US"/>
        </w:rPr>
        <w:t>paragraph wrt right terminology</w:t>
      </w:r>
    </w:p>
  </w:comment>
  <w:comment w:id="197" w:author="Administrator" w:date="2011-03-12T15:10:00Z" w:initials="A">
    <w:p w14:paraId="60C536E3" w14:textId="77777777" w:rsidR="00795AD2" w:rsidRPr="00FE47C7" w:rsidRDefault="00795AD2">
      <w:pPr>
        <w:pStyle w:val="Kommentartext"/>
        <w:rPr>
          <w:lang w:val="en-US"/>
        </w:rPr>
      </w:pPr>
      <w:r>
        <w:rPr>
          <w:rStyle w:val="Kommentarzeichen"/>
        </w:rPr>
        <w:annotationRef/>
      </w:r>
      <w:r w:rsidRPr="00FE47C7">
        <w:rPr>
          <w:lang w:val="en-US"/>
        </w:rPr>
        <w:t>is there such a thing?</w:t>
      </w:r>
      <w:r>
        <w:rPr>
          <w:lang w:val="en-US"/>
        </w:rPr>
        <w:t xml:space="preserve"> Is it the right wording?</w:t>
      </w:r>
    </w:p>
  </w:comment>
  <w:comment w:id="233" w:author="Administrator" w:date="2011-05-10T16:42:00Z" w:initials="A">
    <w:p w14:paraId="08D79A7E" w14:textId="77777777" w:rsidR="002916EA" w:rsidRDefault="002916EA">
      <w:pPr>
        <w:pStyle w:val="Kommentartext"/>
      </w:pPr>
      <w:r>
        <w:rPr>
          <w:rStyle w:val="Kommentarzeichen"/>
        </w:rPr>
        <w:annotationRef/>
      </w:r>
      <w:r>
        <w:t>?</w:t>
      </w:r>
    </w:p>
    <w:p w14:paraId="524E86E0" w14:textId="77777777" w:rsidR="002916EA" w:rsidRDefault="002916EA">
      <w:pPr>
        <w:pStyle w:val="Kommentartext"/>
      </w:pPr>
    </w:p>
  </w:comment>
  <w:comment w:id="234" w:author="Administrator" w:date="2011-05-10T16:43:00Z" w:initials="A">
    <w:p w14:paraId="29991492" w14:textId="77777777" w:rsidR="002916EA" w:rsidRDefault="002916EA">
      <w:pPr>
        <w:pStyle w:val="Kommentartext"/>
      </w:pPr>
      <w:r>
        <w:rPr>
          <w:rStyle w:val="Kommentarzeichen"/>
        </w:rPr>
        <w:annotationRef/>
      </w:r>
      <w:r>
        <w:t>?</w:t>
      </w:r>
    </w:p>
    <w:p w14:paraId="70B6ECAB" w14:textId="77777777" w:rsidR="002916EA" w:rsidRDefault="002916EA">
      <w:pPr>
        <w:pStyle w:val="Kommentartext"/>
      </w:pPr>
    </w:p>
  </w:comment>
  <w:comment w:id="236" w:author="Administrator" w:date="2011-05-10T16:43:00Z" w:initials="A">
    <w:p w14:paraId="34A24ED6" w14:textId="77777777" w:rsidR="002916EA" w:rsidRDefault="002916EA">
      <w:pPr>
        <w:pStyle w:val="Kommentartext"/>
      </w:pPr>
      <w:r>
        <w:rPr>
          <w:rStyle w:val="Kommentarzeichen"/>
        </w:rPr>
        <w:annotationRef/>
      </w:r>
      <w:r>
        <w:t>Explain</w:t>
      </w:r>
    </w:p>
  </w:comment>
  <w:comment w:id="255" w:author="Administrator" w:date="2011-05-10T16:44:00Z" w:initials="A">
    <w:p w14:paraId="51B7452D" w14:textId="77777777" w:rsidR="002916EA" w:rsidRDefault="002916EA">
      <w:pPr>
        <w:pStyle w:val="Kommentartext"/>
      </w:pPr>
      <w:r>
        <w:rPr>
          <w:rStyle w:val="Kommentarzeichen"/>
        </w:rPr>
        <w:annotationRef/>
      </w:r>
      <w:r>
        <w:t>besseres beispiel?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45D98E" w15:done="0"/>
  <w15:commentEx w15:paraId="54B7D6BB" w15:done="0"/>
  <w15:commentEx w15:paraId="2BB59BFA" w15:done="0"/>
  <w15:commentEx w15:paraId="712D89B4" w15:done="0"/>
  <w15:commentEx w15:paraId="17067BAE" w15:done="0"/>
  <w15:commentEx w15:paraId="6EC3766F" w15:done="0"/>
  <w15:commentEx w15:paraId="5BA37151" w15:done="0"/>
  <w15:commentEx w15:paraId="283F06F8" w15:done="0"/>
  <w15:commentEx w15:paraId="14FB2A11" w15:done="0"/>
  <w15:commentEx w15:paraId="02899D14" w15:done="0"/>
  <w15:commentEx w15:paraId="745BC601" w15:done="0"/>
  <w15:commentEx w15:paraId="7FC807FA" w15:done="0"/>
  <w15:commentEx w15:paraId="37E6FD14" w15:done="0"/>
  <w15:commentEx w15:paraId="3387BA77" w15:done="0"/>
  <w15:commentEx w15:paraId="237B1D4F" w15:done="0"/>
  <w15:commentEx w15:paraId="45201739" w15:done="0"/>
  <w15:commentEx w15:paraId="3C992A4D" w15:done="0"/>
  <w15:commentEx w15:paraId="114B5F3C" w15:done="0"/>
  <w15:commentEx w15:paraId="13914882" w15:done="0"/>
  <w15:commentEx w15:paraId="4797502F" w15:done="0"/>
  <w15:commentEx w15:paraId="12EBF451" w15:done="0"/>
  <w15:commentEx w15:paraId="3F4B4B7A" w15:done="0"/>
  <w15:commentEx w15:paraId="469B528D" w15:done="0"/>
  <w15:commentEx w15:paraId="4FBAB840" w15:done="0"/>
  <w15:commentEx w15:paraId="493B3E99" w15:done="0"/>
  <w15:commentEx w15:paraId="00DD5B23" w15:done="0"/>
  <w15:commentEx w15:paraId="46FE023D" w15:done="0"/>
  <w15:commentEx w15:paraId="19A8C4AA" w15:done="0"/>
  <w15:commentEx w15:paraId="7A8D7F47" w15:done="0"/>
  <w15:commentEx w15:paraId="2158B89C" w15:done="0"/>
  <w15:commentEx w15:paraId="4DE782F4" w15:done="0"/>
  <w15:commentEx w15:paraId="63EA273C" w15:done="0"/>
  <w15:commentEx w15:paraId="28F01C6A" w15:done="0"/>
  <w15:commentEx w15:paraId="1E7ECC67" w15:done="0"/>
  <w15:commentEx w15:paraId="63D16689" w15:done="0"/>
  <w15:commentEx w15:paraId="735771B4" w15:done="0"/>
  <w15:commentEx w15:paraId="7819388A" w15:done="0"/>
  <w15:commentEx w15:paraId="7A9AF82C" w15:done="0"/>
  <w15:commentEx w15:paraId="262F9B82" w15:done="0"/>
  <w15:commentEx w15:paraId="0B6D96E2" w15:done="0"/>
  <w15:commentEx w15:paraId="2E511E77" w15:done="0"/>
  <w15:commentEx w15:paraId="790A943E" w15:done="0"/>
  <w15:commentEx w15:paraId="25E606A3" w15:done="0"/>
  <w15:commentEx w15:paraId="0499554A" w15:done="0"/>
  <w15:commentEx w15:paraId="0969A298" w15:done="0"/>
  <w15:commentEx w15:paraId="348F693A" w15:done="0"/>
  <w15:commentEx w15:paraId="7CC49EE6" w15:done="0"/>
  <w15:commentEx w15:paraId="1E10CCAD" w15:done="0"/>
  <w15:commentEx w15:paraId="0588CAB7" w15:done="0"/>
  <w15:commentEx w15:paraId="6BD574FE" w15:done="0"/>
  <w15:commentEx w15:paraId="76F61C0C" w15:done="0"/>
  <w15:commentEx w15:paraId="5A9EE83A" w15:done="0"/>
  <w15:commentEx w15:paraId="1D3FDA41" w15:done="0"/>
  <w15:commentEx w15:paraId="35A4B9A5" w15:done="0"/>
  <w15:commentEx w15:paraId="0B72B41B" w15:done="0"/>
  <w15:commentEx w15:paraId="4A741606" w15:done="0"/>
  <w15:commentEx w15:paraId="627DB015" w15:done="0"/>
  <w15:commentEx w15:paraId="0AD8EF8C" w15:done="0"/>
  <w15:commentEx w15:paraId="3F6A8023" w15:done="0"/>
  <w15:commentEx w15:paraId="73C293FB" w15:done="0"/>
  <w15:commentEx w15:paraId="0AB3F926" w15:done="0"/>
  <w15:commentEx w15:paraId="3569EF1D" w15:done="0"/>
  <w15:commentEx w15:paraId="3C06E9E0" w15:done="0"/>
  <w15:commentEx w15:paraId="70471502" w15:done="0"/>
  <w15:commentEx w15:paraId="71FDD75F" w15:done="0"/>
  <w15:commentEx w15:paraId="323C5C36" w15:done="0"/>
  <w15:commentEx w15:paraId="50AA5178" w15:done="0"/>
  <w15:commentEx w15:paraId="310437DE" w15:done="0"/>
  <w15:commentEx w15:paraId="09E0203C" w15:done="0"/>
  <w15:commentEx w15:paraId="76415671" w15:done="0"/>
  <w15:commentEx w15:paraId="5538FFD4" w15:done="0"/>
  <w15:commentEx w15:paraId="59F3F38E" w15:done="0"/>
  <w15:commentEx w15:paraId="7ED37A1B" w15:done="0"/>
  <w15:commentEx w15:paraId="3126A1CE" w15:done="0"/>
  <w15:commentEx w15:paraId="321A1D53" w15:done="0"/>
  <w15:commentEx w15:paraId="2EE3C98D" w15:done="0"/>
  <w15:commentEx w15:paraId="73B7FC3D" w15:done="0"/>
  <w15:commentEx w15:paraId="74549E14" w15:done="0"/>
  <w15:commentEx w15:paraId="6D415116" w15:done="0"/>
  <w15:commentEx w15:paraId="7DD0A184" w15:done="0"/>
  <w15:commentEx w15:paraId="47D12DC7" w15:done="0"/>
  <w15:commentEx w15:paraId="343C3344" w15:done="0"/>
  <w15:commentEx w15:paraId="04878003" w15:done="0"/>
  <w15:commentEx w15:paraId="5D46B16E" w15:done="0"/>
  <w15:commentEx w15:paraId="4E6C31FC" w15:done="0"/>
  <w15:commentEx w15:paraId="27C65E53" w15:done="0"/>
  <w15:commentEx w15:paraId="001D5E76" w15:done="0"/>
  <w15:commentEx w15:paraId="01BD9336" w15:done="0"/>
  <w15:commentEx w15:paraId="60C536E3" w15:done="0"/>
  <w15:commentEx w15:paraId="524E86E0" w15:done="0"/>
  <w15:commentEx w15:paraId="70B6ECAB" w15:done="0"/>
  <w15:commentEx w15:paraId="34A24ED6" w15:done="0"/>
  <w15:commentEx w15:paraId="51B745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F7A4A1" w14:textId="77777777" w:rsidR="000633FF" w:rsidRDefault="000633FF" w:rsidP="00F73914">
      <w:pPr>
        <w:spacing w:after="0" w:line="240" w:lineRule="auto"/>
      </w:pPr>
      <w:r>
        <w:separator/>
      </w:r>
    </w:p>
  </w:endnote>
  <w:endnote w:type="continuationSeparator" w:id="0">
    <w:p w14:paraId="3EB55A62" w14:textId="77777777" w:rsidR="000633FF" w:rsidRDefault="000633FF" w:rsidP="00F73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0410468"/>
      <w:docPartObj>
        <w:docPartGallery w:val="Page Numbers (Bottom of Page)"/>
        <w:docPartUnique/>
      </w:docPartObj>
    </w:sdtPr>
    <w:sdtEndPr/>
    <w:sdtContent>
      <w:p w14:paraId="2AA6F99A" w14:textId="77777777" w:rsidR="00795AD2" w:rsidRDefault="000633FF">
        <w:pPr>
          <w:pStyle w:val="Fuzeile"/>
          <w:jc w:val="right"/>
        </w:pPr>
        <w:r>
          <w:fldChar w:fldCharType="begin"/>
        </w:r>
        <w:r>
          <w:instrText xml:space="preserve"> PAGE   \* MERGEFORMAT </w:instrText>
        </w:r>
        <w:r>
          <w:fldChar w:fldCharType="separate"/>
        </w:r>
        <w:r w:rsidR="009B53C6">
          <w:rPr>
            <w:noProof/>
          </w:rPr>
          <w:t>1</w:t>
        </w:r>
        <w:r>
          <w:rPr>
            <w:noProof/>
          </w:rPr>
          <w:fldChar w:fldCharType="end"/>
        </w:r>
      </w:p>
    </w:sdtContent>
  </w:sdt>
  <w:p w14:paraId="62C26029" w14:textId="77777777" w:rsidR="00795AD2" w:rsidRDefault="00795AD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D09D3" w14:textId="77777777" w:rsidR="000633FF" w:rsidRDefault="000633FF" w:rsidP="00F73914">
      <w:pPr>
        <w:spacing w:after="0" w:line="240" w:lineRule="auto"/>
      </w:pPr>
      <w:r>
        <w:separator/>
      </w:r>
    </w:p>
  </w:footnote>
  <w:footnote w:type="continuationSeparator" w:id="0">
    <w:p w14:paraId="6796561F" w14:textId="77777777" w:rsidR="000633FF" w:rsidRDefault="000633FF" w:rsidP="00F73914">
      <w:pPr>
        <w:spacing w:after="0" w:line="240" w:lineRule="auto"/>
      </w:pPr>
      <w:r>
        <w:continuationSeparator/>
      </w:r>
    </w:p>
  </w:footnote>
  <w:footnote w:id="1">
    <w:p w14:paraId="05623A6F" w14:textId="77777777" w:rsidR="00795AD2" w:rsidRPr="003B6863" w:rsidRDefault="00795AD2">
      <w:pPr>
        <w:pStyle w:val="Funotentext"/>
        <w:rPr>
          <w:lang w:val="fr-FR"/>
        </w:rPr>
      </w:pPr>
      <w:r>
        <w:rPr>
          <w:rStyle w:val="Funotenzeichen"/>
        </w:rPr>
        <w:footnoteRef/>
      </w:r>
      <w:r w:rsidRPr="003B6863">
        <w:rPr>
          <w:lang w:val="fr-FR"/>
        </w:rPr>
        <w:t xml:space="preserve"> CLARIN Component Metadata Infrastructure </w:t>
      </w:r>
      <w:hyperlink r:id="rId1" w:history="1">
        <w:r w:rsidRPr="003B6863">
          <w:rPr>
            <w:rStyle w:val="Hyperlink"/>
            <w:lang w:val="fr-FR"/>
          </w:rPr>
          <w:t>http://www.clarin.eu/cmdi</w:t>
        </w:r>
      </w:hyperlink>
    </w:p>
  </w:footnote>
  <w:footnote w:id="2">
    <w:p w14:paraId="246861F5" w14:textId="77777777" w:rsidR="00795AD2" w:rsidRPr="00E71247" w:rsidRDefault="00795AD2">
      <w:pPr>
        <w:pStyle w:val="Funotentext"/>
        <w:rPr>
          <w:lang w:val="en-US"/>
        </w:rPr>
      </w:pPr>
      <w:r>
        <w:rPr>
          <w:rStyle w:val="Funotenzeichen"/>
        </w:rPr>
        <w:footnoteRef/>
      </w:r>
      <w:r w:rsidRPr="00E71247">
        <w:rPr>
          <w:lang w:val="en-US"/>
        </w:rPr>
        <w:t xml:space="preserve"> </w:t>
      </w:r>
      <w:r>
        <w:rPr>
          <w:lang w:val="en-US"/>
        </w:rPr>
        <w:t xml:space="preserve">for </w:t>
      </w:r>
      <w:r w:rsidRPr="00E71247">
        <w:rPr>
          <w:lang w:val="en-US"/>
        </w:rPr>
        <w:t xml:space="preserve">standard conformance </w:t>
      </w:r>
      <w:r>
        <w:rPr>
          <w:lang w:val="en-US"/>
        </w:rPr>
        <w:t xml:space="preserve">status </w:t>
      </w:r>
      <w:r w:rsidRPr="00E71247">
        <w:rPr>
          <w:lang w:val="en-US"/>
        </w:rPr>
        <w:t>see s</w:t>
      </w:r>
      <w:r>
        <w:rPr>
          <w:lang w:val="en-US"/>
        </w:rPr>
        <w:t>.</w:t>
      </w:r>
      <w:r w:rsidRPr="00E71247">
        <w:rPr>
          <w:lang w:val="en-US"/>
        </w:rPr>
        <w:t xml:space="preserve">9 in </w:t>
      </w:r>
      <w:hyperlink r:id="rId2" w:history="1">
        <w:r w:rsidRPr="00614274">
          <w:rPr>
            <w:rStyle w:val="Hyperlink"/>
            <w:lang w:val="en-US"/>
          </w:rPr>
          <w:t>http://clarin.aac.ac.at/MDService2/static/CMDRSB_20110123.pdf</w:t>
        </w:r>
      </w:hyperlink>
    </w:p>
  </w:footnote>
  <w:footnote w:id="3">
    <w:p w14:paraId="5382BF3B" w14:textId="77777777" w:rsidR="00795AD2" w:rsidRPr="00C73B72" w:rsidRDefault="00795AD2" w:rsidP="00E01979">
      <w:pPr>
        <w:pStyle w:val="Funotentext"/>
        <w:rPr>
          <w:lang w:val="en-US"/>
        </w:rPr>
      </w:pPr>
      <w:r>
        <w:rPr>
          <w:rStyle w:val="Funotenzeichen"/>
        </w:rPr>
        <w:footnoteRef/>
      </w:r>
      <w:r w:rsidRPr="00C73B72">
        <w:rPr>
          <w:lang w:val="en-US"/>
        </w:rPr>
        <w:t xml:space="preserve"> </w:t>
      </w:r>
      <w:hyperlink r:id="rId3" w:history="1">
        <w:r w:rsidRPr="00C73B72">
          <w:rPr>
            <w:rStyle w:val="Hyperlink"/>
            <w:lang w:val="en-US"/>
          </w:rPr>
          <w:t>http://www.oclc.org/uk/en/worldcat/default.htm</w:t>
        </w:r>
      </w:hyperlink>
    </w:p>
  </w:footnote>
  <w:footnote w:id="4">
    <w:p w14:paraId="59EF225C" w14:textId="77777777" w:rsidR="00795AD2" w:rsidRPr="00E01979" w:rsidRDefault="00795AD2" w:rsidP="00E01979">
      <w:pPr>
        <w:pStyle w:val="Funotentext"/>
        <w:rPr>
          <w:lang w:val="en-US"/>
        </w:rPr>
      </w:pPr>
      <w:r>
        <w:rPr>
          <w:rStyle w:val="Funotenzeichen"/>
        </w:rPr>
        <w:footnoteRef/>
      </w:r>
      <w:r w:rsidRPr="00E01979">
        <w:rPr>
          <w:lang w:val="en-US"/>
        </w:rPr>
        <w:t xml:space="preserve"> </w:t>
      </w:r>
      <w:hyperlink r:id="rId4" w:history="1">
        <w:r w:rsidRPr="00E01979">
          <w:rPr>
            <w:rStyle w:val="Hyperlink"/>
            <w:lang w:val="en-US"/>
          </w:rPr>
          <w:t>http://search.theeuropeanlibrary.org/portal/en/index.html</w:t>
        </w:r>
      </w:hyperlink>
    </w:p>
  </w:footnote>
  <w:footnote w:id="5">
    <w:p w14:paraId="4605FACA" w14:textId="77777777" w:rsidR="00795AD2" w:rsidRPr="00E71247" w:rsidRDefault="00795AD2" w:rsidP="00AB12FD">
      <w:pPr>
        <w:pStyle w:val="Funotentext"/>
        <w:rPr>
          <w:lang w:val="en-US"/>
        </w:rPr>
      </w:pPr>
      <w:r>
        <w:rPr>
          <w:rStyle w:val="Funotenzeichen"/>
        </w:rPr>
        <w:footnoteRef/>
      </w:r>
      <w:r w:rsidRPr="00E71247">
        <w:rPr>
          <w:lang w:val="en-US"/>
        </w:rPr>
        <w:t xml:space="preserve"> </w:t>
      </w:r>
      <w:hyperlink r:id="rId5" w:history="1">
        <w:r w:rsidRPr="00E71247">
          <w:rPr>
            <w:rStyle w:val="Hyperlink"/>
            <w:lang w:val="en-US"/>
          </w:rPr>
          <w:t>http://www.oasis-open.org/committees/tc_home.php?wg_abbrev=search-ws</w:t>
        </w:r>
      </w:hyperlink>
    </w:p>
  </w:footnote>
  <w:footnote w:id="6">
    <w:p w14:paraId="6E72E947" w14:textId="77777777" w:rsidR="00795AD2" w:rsidRPr="00C73B72" w:rsidRDefault="00795AD2">
      <w:pPr>
        <w:pStyle w:val="Funotentext"/>
        <w:rPr>
          <w:lang w:val="en-US"/>
        </w:rPr>
      </w:pPr>
      <w:r>
        <w:rPr>
          <w:rStyle w:val="Funotenzeichen"/>
        </w:rPr>
        <w:footnoteRef/>
      </w:r>
      <w:r w:rsidRPr="00C73B72">
        <w:rPr>
          <w:lang w:val="en-US"/>
        </w:rPr>
        <w:t xml:space="preserve"> </w:t>
      </w:r>
      <w:hyperlink r:id="rId6" w:history="1">
        <w:r w:rsidRPr="00614274">
          <w:rPr>
            <w:rStyle w:val="Hyperlink"/>
            <w:lang w:val="en-US"/>
          </w:rPr>
          <w:t>http://www.loc.gov/standards/sru/oasis</w:t>
        </w:r>
      </w:hyperlink>
    </w:p>
  </w:footnote>
  <w:footnote w:id="7">
    <w:p w14:paraId="496C3716" w14:textId="77777777" w:rsidR="00795AD2" w:rsidRPr="00E01979" w:rsidRDefault="00795AD2" w:rsidP="00AB12FD">
      <w:pPr>
        <w:pStyle w:val="Funotentext"/>
        <w:rPr>
          <w:lang w:val="en-US"/>
        </w:rPr>
      </w:pPr>
      <w:r>
        <w:rPr>
          <w:rStyle w:val="Funotenzeichen"/>
        </w:rPr>
        <w:footnoteRef/>
      </w:r>
      <w:r w:rsidRPr="00E01979">
        <w:rPr>
          <w:lang w:val="en-US"/>
        </w:rPr>
        <w:t xml:space="preserve"> </w:t>
      </w:r>
      <w:hyperlink r:id="rId7" w:history="1">
        <w:r w:rsidRPr="00E01979">
          <w:rPr>
            <w:rStyle w:val="icon"/>
            <w:color w:val="0000FF"/>
            <w:u w:val="single"/>
            <w:lang w:val="en-US"/>
          </w:rPr>
          <w:t> </w:t>
        </w:r>
        <w:r w:rsidRPr="00E01979">
          <w:rPr>
            <w:rStyle w:val="Hyperlink"/>
            <w:lang w:val="en-US"/>
          </w:rPr>
          <w:t>http://www.loc.gov/standards/sru/index.html</w:t>
        </w:r>
      </w:hyperlink>
    </w:p>
  </w:footnote>
  <w:footnote w:id="8">
    <w:p w14:paraId="578A2F37" w14:textId="77777777" w:rsidR="00795AD2" w:rsidRPr="0063484E" w:rsidRDefault="00795AD2">
      <w:pPr>
        <w:pStyle w:val="Funotentext"/>
      </w:pPr>
      <w:r>
        <w:rPr>
          <w:rStyle w:val="Funotenzeichen"/>
        </w:rPr>
        <w:footnoteRef/>
      </w:r>
      <w:r>
        <w:t xml:space="preserve"> APD draft </w:t>
      </w:r>
      <w:hyperlink r:id="rId8" w:history="1">
        <w:r w:rsidRPr="00614274">
          <w:rPr>
            <w:rStyle w:val="Hyperlink"/>
          </w:rPr>
          <w:t>http://www.loc.gov/standards/sru/oasis/current/apd.doc</w:t>
        </w:r>
      </w:hyperlink>
      <w:r>
        <w:t xml:space="preserve"> version 2010-09-17</w:t>
      </w:r>
    </w:p>
  </w:footnote>
  <w:footnote w:id="9">
    <w:p w14:paraId="6B424438" w14:textId="77777777" w:rsidR="00795AD2" w:rsidRPr="00007CE2" w:rsidRDefault="00795AD2">
      <w:pPr>
        <w:pStyle w:val="Funotentext"/>
        <w:rPr>
          <w:lang w:val="de-DE"/>
        </w:rPr>
      </w:pPr>
      <w:r>
        <w:rPr>
          <w:rStyle w:val="Funotenzeichen"/>
        </w:rPr>
        <w:footnoteRef/>
      </w:r>
      <w:r>
        <w:t xml:space="preserve"> </w:t>
      </w:r>
      <w:hyperlink r:id="rId9" w:anchor="baseprofile" w:history="1">
        <w:r w:rsidRPr="00614274">
          <w:rPr>
            <w:rStyle w:val="Hyperlink"/>
          </w:rPr>
          <w:t>http://www.loc.gov/standards/sru/specs/cql.html#baseprofile</w:t>
        </w:r>
      </w:hyperlink>
    </w:p>
  </w:footnote>
  <w:footnote w:id="10">
    <w:p w14:paraId="6840001E" w14:textId="77777777" w:rsidR="00795AD2" w:rsidRPr="00B219E6" w:rsidRDefault="00795AD2">
      <w:pPr>
        <w:pStyle w:val="Funotentext"/>
        <w:rPr>
          <w:lang w:val="de-DE"/>
        </w:rPr>
      </w:pPr>
      <w:r>
        <w:rPr>
          <w:rStyle w:val="Funotenzeichen"/>
        </w:rPr>
        <w:footnoteRef/>
      </w:r>
      <w:r>
        <w:t xml:space="preserve"> </w:t>
      </w:r>
      <w:hyperlink r:id="rId10" w:history="1">
        <w:r w:rsidRPr="00614274">
          <w:rPr>
            <w:rStyle w:val="Hyperlink"/>
          </w:rPr>
          <w:t>http://www.loc.gov/standards/sru/specs/diagnostics.html</w:t>
        </w:r>
      </w:hyperlink>
    </w:p>
  </w:footnote>
  <w:footnote w:id="11">
    <w:p w14:paraId="7A516EC3" w14:textId="77777777" w:rsidR="00795AD2" w:rsidRPr="00252E13" w:rsidRDefault="00795AD2">
      <w:pPr>
        <w:pStyle w:val="Funotentext"/>
      </w:pPr>
      <w:r>
        <w:rPr>
          <w:rStyle w:val="Funotenzeichen"/>
        </w:rPr>
        <w:footnoteRef/>
      </w:r>
      <w:r>
        <w:t xml:space="preserve"> </w:t>
      </w:r>
      <w:hyperlink r:id="rId11" w:history="1">
        <w:r w:rsidRPr="00614274">
          <w:rPr>
            <w:rStyle w:val="Hyperlink"/>
          </w:rPr>
          <w:t>http://www.loc.gov/standards/sru/resources/cql-context-set-v1-2.html</w:t>
        </w:r>
      </w:hyperlink>
    </w:p>
  </w:footnote>
  <w:footnote w:id="12">
    <w:p w14:paraId="21133650" w14:textId="77777777" w:rsidR="00795AD2" w:rsidRPr="00CC6611" w:rsidRDefault="00795AD2">
      <w:pPr>
        <w:pStyle w:val="Funotentext"/>
        <w:rPr>
          <w:lang w:val="de-DE"/>
        </w:rPr>
      </w:pPr>
      <w:r>
        <w:rPr>
          <w:rStyle w:val="Funotenzeichen"/>
        </w:rPr>
        <w:footnoteRef/>
      </w:r>
      <w:r w:rsidRPr="00CC6611">
        <w:rPr>
          <w:lang w:val="de-DE"/>
        </w:rPr>
        <w:t xml:space="preserve"> </w:t>
      </w:r>
      <w:hyperlink r:id="rId12" w:history="1">
        <w:r w:rsidRPr="00CC6611">
          <w:rPr>
            <w:rStyle w:val="Hyperlink"/>
            <w:lang w:val="de-DE"/>
          </w:rPr>
          <w:t>http://www.loc.gov/standards/sru/resources/sort-context-set.html</w:t>
        </w:r>
      </w:hyperlink>
    </w:p>
  </w:footnote>
  <w:footnote w:id="13">
    <w:p w14:paraId="79175E1F" w14:textId="77777777" w:rsidR="00795AD2" w:rsidRPr="00EC39C2" w:rsidRDefault="00795AD2">
      <w:pPr>
        <w:pStyle w:val="Funotentext"/>
      </w:pPr>
      <w:r>
        <w:rPr>
          <w:rStyle w:val="Funotenzeichen"/>
        </w:rPr>
        <w:footnoteRef/>
      </w:r>
      <w:r w:rsidRPr="00EC39C2">
        <w:t xml:space="preserve"> CQL draft: </w:t>
      </w:r>
      <w:hyperlink r:id="rId13" w:history="1">
        <w:r w:rsidRPr="00EC39C2">
          <w:rPr>
            <w:rStyle w:val="Hyperlink"/>
          </w:rPr>
          <w:t>http://www.loc.gov/standards/sru/oasis/current/cql.doc</w:t>
        </w:r>
      </w:hyperlink>
      <w:r w:rsidRPr="00EC39C2">
        <w:t xml:space="preserve"> v</w:t>
      </w:r>
      <w:r>
        <w:t xml:space="preserve">ersion: </w:t>
      </w:r>
      <w:r w:rsidRPr="00EC39C2">
        <w:t>2010</w:t>
      </w:r>
      <w:r>
        <w:t>-</w:t>
      </w:r>
      <w:r w:rsidRPr="00EC39C2">
        <w:t>09</w:t>
      </w:r>
      <w:r>
        <w:t>-</w:t>
      </w:r>
      <w:r w:rsidRPr="00EC39C2">
        <w:t>20</w:t>
      </w:r>
    </w:p>
  </w:footnote>
  <w:footnote w:id="14">
    <w:p w14:paraId="1082BAE8" w14:textId="77777777" w:rsidR="00795AD2" w:rsidRPr="001117AA" w:rsidRDefault="00795AD2" w:rsidP="001117AA">
      <w:pPr>
        <w:pStyle w:val="Funotentext"/>
      </w:pPr>
      <w:r>
        <w:rPr>
          <w:rStyle w:val="Funotenzeichen"/>
        </w:rPr>
        <w:footnoteRef/>
      </w:r>
      <w:r>
        <w:t xml:space="preserve"> </w:t>
      </w:r>
      <w:hyperlink r:id="rId14" w:history="1">
        <w:r w:rsidRPr="00614274">
          <w:rPr>
            <w:rStyle w:val="Hyperlink"/>
          </w:rPr>
          <w:t>http://www.loc.gov/standards/sru/resources/cql-context-set-v1-2.html</w:t>
        </w:r>
      </w:hyperlink>
    </w:p>
  </w:footnote>
  <w:footnote w:id="15">
    <w:p w14:paraId="024922A3" w14:textId="77777777" w:rsidR="00795AD2" w:rsidRPr="00EC39C2" w:rsidRDefault="00795AD2" w:rsidP="00423126">
      <w:pPr>
        <w:pStyle w:val="Funotentext"/>
      </w:pPr>
      <w:r>
        <w:rPr>
          <w:rStyle w:val="Funotenzeichen"/>
        </w:rPr>
        <w:footnoteRef/>
      </w:r>
      <w:r w:rsidRPr="00EC39C2">
        <w:t xml:space="preserve"> </w:t>
      </w:r>
      <w:hyperlink r:id="rId15" w:history="1">
        <w:r w:rsidRPr="00EC39C2">
          <w:rPr>
            <w:rStyle w:val="Hyperlink"/>
          </w:rPr>
          <w:t>http://www.loc.gov/standards/sru/specs/explain.html</w:t>
        </w:r>
      </w:hyperlink>
    </w:p>
  </w:footnote>
  <w:footnote w:id="16">
    <w:p w14:paraId="4AC27E36" w14:textId="77777777" w:rsidR="00795AD2" w:rsidRPr="00304B7A" w:rsidRDefault="00795AD2" w:rsidP="00423126">
      <w:pPr>
        <w:pStyle w:val="Funotentext"/>
      </w:pPr>
      <w:r>
        <w:rPr>
          <w:rStyle w:val="Funotenzeichen"/>
        </w:rPr>
        <w:footnoteRef/>
      </w:r>
      <w:r>
        <w:t xml:space="preserve"> </w:t>
      </w:r>
      <w:hyperlink r:id="rId16" w:history="1">
        <w:r w:rsidRPr="00614274">
          <w:rPr>
            <w:rStyle w:val="Hyperlink"/>
          </w:rPr>
          <w:t>http://explain.z3950.org/</w:t>
        </w:r>
      </w:hyperlink>
    </w:p>
  </w:footnote>
  <w:footnote w:id="17">
    <w:p w14:paraId="2270C3E6" w14:textId="77777777" w:rsidR="00795AD2" w:rsidRPr="00E51DAD" w:rsidRDefault="00795AD2" w:rsidP="00E51DAD">
      <w:pPr>
        <w:pStyle w:val="Funotentext"/>
      </w:pPr>
      <w:r>
        <w:rPr>
          <w:rStyle w:val="Funotenzeichen"/>
        </w:rPr>
        <w:footnoteRef/>
      </w:r>
      <w:r>
        <w:t xml:space="preserve"> </w:t>
      </w:r>
      <w:hyperlink r:id="rId17" w:history="1">
        <w:r w:rsidRPr="00614274">
          <w:rPr>
            <w:rStyle w:val="Hyperlink"/>
          </w:rPr>
          <w:t>http://www.loc.gov/standards/sru/oasis/current/sru-2-0.doc</w:t>
        </w:r>
      </w:hyperlink>
    </w:p>
  </w:footnote>
  <w:footnote w:id="18">
    <w:p w14:paraId="5B1816B6" w14:textId="77777777" w:rsidR="00795AD2" w:rsidRPr="008372C4" w:rsidRDefault="00795AD2">
      <w:pPr>
        <w:pStyle w:val="Funotentext"/>
      </w:pPr>
      <w:r>
        <w:rPr>
          <w:rStyle w:val="Funotenzeichen"/>
        </w:rPr>
        <w:footnoteRef/>
      </w:r>
      <w:r>
        <w:t xml:space="preserve"> </w:t>
      </w:r>
      <w:hyperlink r:id="rId18" w:anchor="extraData" w:history="1">
        <w:r w:rsidRPr="00614274">
          <w:rPr>
            <w:rStyle w:val="Hyperlink"/>
          </w:rPr>
          <w:t>http://www.loc.gov/standards/sru/specs/common.html#extraData</w:t>
        </w:r>
      </w:hyperlink>
      <w:r>
        <w:t>h</w:t>
      </w:r>
    </w:p>
  </w:footnote>
  <w:footnote w:id="19">
    <w:p w14:paraId="462C1AE2" w14:textId="77777777" w:rsidR="00795AD2" w:rsidRPr="00304B7A" w:rsidRDefault="00795AD2">
      <w:pPr>
        <w:pStyle w:val="Funotentext"/>
      </w:pPr>
      <w:r>
        <w:rPr>
          <w:rStyle w:val="Funotenzeichen"/>
        </w:rPr>
        <w:footnoteRef/>
      </w:r>
      <w:r w:rsidRPr="00304B7A">
        <w:t xml:space="preserve"> </w:t>
      </w:r>
      <w:hyperlink r:id="rId19" w:history="1">
        <w:r w:rsidRPr="00304B7A">
          <w:rPr>
            <w:rStyle w:val="Hyperlink"/>
          </w:rPr>
          <w:t>http://www.loc.gov/standards/sru/resources/dc-context-set.html</w:t>
        </w:r>
      </w:hyperlink>
    </w:p>
  </w:footnote>
  <w:footnote w:id="20">
    <w:p w14:paraId="251036FB" w14:textId="77777777" w:rsidR="00795AD2" w:rsidRPr="001932A7" w:rsidRDefault="00795AD2" w:rsidP="00252357">
      <w:pPr>
        <w:pStyle w:val="Funotentext"/>
        <w:rPr>
          <w:lang w:val="de-DE"/>
        </w:rPr>
      </w:pPr>
      <w:r>
        <w:rPr>
          <w:rStyle w:val="Funotenzeichen"/>
        </w:rPr>
        <w:footnoteRef/>
      </w:r>
      <w:r>
        <w:t xml:space="preserve"> </w:t>
      </w:r>
      <w:hyperlink r:id="rId20" w:history="1">
        <w:r w:rsidRPr="00614274">
          <w:rPr>
            <w:rStyle w:val="Hyperlink"/>
          </w:rPr>
          <w:t>http://clarin.aac.ac.at/MDService2/terms/htmlpage/?q=all&amp;repository=2&amp;maxdepth=8</w:t>
        </w:r>
      </w:hyperlink>
    </w:p>
  </w:footnote>
  <w:footnote w:id="21">
    <w:p w14:paraId="7A19FDB7" w14:textId="77777777" w:rsidR="00795AD2" w:rsidRPr="00434491" w:rsidRDefault="00795AD2">
      <w:pPr>
        <w:pStyle w:val="Funotentext"/>
        <w:rPr>
          <w:lang w:val="de-DE"/>
        </w:rPr>
      </w:pPr>
      <w:r>
        <w:rPr>
          <w:rStyle w:val="Funotenzeichen"/>
        </w:rPr>
        <w:footnoteRef/>
      </w:r>
      <w:r>
        <w:t xml:space="preserve"> </w:t>
      </w:r>
      <w:hyperlink r:id="rId21" w:history="1">
        <w:r w:rsidRPr="00614274">
          <w:rPr>
            <w:rStyle w:val="Hyperlink"/>
          </w:rPr>
          <w:t>http://www.lat-mpi.eu/tools/elan/</w:t>
        </w:r>
      </w:hyperlink>
    </w:p>
  </w:footnote>
  <w:footnote w:id="22">
    <w:p w14:paraId="52276112" w14:textId="77777777" w:rsidR="00795AD2" w:rsidRPr="00950C33" w:rsidRDefault="00795AD2">
      <w:pPr>
        <w:pStyle w:val="Funotentext"/>
        <w:rPr>
          <w:lang w:val="en-US"/>
        </w:rPr>
      </w:pPr>
      <w:r>
        <w:rPr>
          <w:rStyle w:val="Funotenzeichen"/>
        </w:rPr>
        <w:footnoteRef/>
      </w:r>
      <w:r>
        <w:rPr>
          <w:lang w:val="en-US"/>
        </w:rPr>
        <w:t xml:space="preserve">Actor in  CompReg: </w:t>
      </w:r>
      <w:hyperlink r:id="rId22" w:anchor="app=5f9c&amp;7239-selectedIndex=1" w:history="1">
        <w:r w:rsidRPr="00950C33">
          <w:rPr>
            <w:rStyle w:val="Hyperlink"/>
            <w:lang w:val="en-US"/>
          </w:rPr>
          <w:t>http://catalog.clarin.eu/ds/ComponentRegistry/?item=clarin.eu:cr1:c_1271859438158</w:t>
        </w:r>
      </w:hyperlink>
    </w:p>
  </w:footnote>
  <w:footnote w:id="23">
    <w:p w14:paraId="4BC3D8AA" w14:textId="77777777" w:rsidR="00795AD2" w:rsidRDefault="00795AD2">
      <w:pPr>
        <w:pStyle w:val="Funotentext"/>
        <w:rPr>
          <w:lang w:val="en-US"/>
        </w:rPr>
      </w:pPr>
      <w:r>
        <w:rPr>
          <w:rStyle w:val="Funotenzeichen"/>
        </w:rPr>
        <w:footnoteRef/>
      </w:r>
      <w:r w:rsidRPr="004F7F4C">
        <w:rPr>
          <w:lang w:val="en-US"/>
        </w:rPr>
        <w:t xml:space="preserve"> </w:t>
      </w:r>
      <w:r>
        <w:rPr>
          <w:lang w:val="en-US"/>
        </w:rPr>
        <w:t xml:space="preserve">Bird, Libermann (2000): A </w:t>
      </w:r>
      <w:r w:rsidRPr="004F7F4C">
        <w:rPr>
          <w:lang w:val="en-US"/>
        </w:rPr>
        <w:t>Formal Framework for</w:t>
      </w:r>
      <w:r>
        <w:rPr>
          <w:lang w:val="en-US"/>
        </w:rPr>
        <w:t xml:space="preserve"> Linguistic Annotations</w:t>
      </w:r>
      <w:r w:rsidRPr="004F7F4C">
        <w:rPr>
          <w:lang w:val="en-US"/>
        </w:rPr>
        <w:t xml:space="preserve"> </w:t>
      </w:r>
      <w:hyperlink r:id="rId23" w:history="1">
        <w:r w:rsidRPr="00F8410F">
          <w:rPr>
            <w:rStyle w:val="Hyperlink"/>
            <w:lang w:val="en-US"/>
          </w:rPr>
          <w:t>ftp://ftp.cis.upenn.edu/pub/sb/sact/bird/annotation.pdf</w:t>
        </w:r>
      </w:hyperlink>
    </w:p>
    <w:p w14:paraId="335BC587" w14:textId="77777777" w:rsidR="00795AD2" w:rsidRPr="004F7F4C" w:rsidRDefault="00795AD2">
      <w:pPr>
        <w:pStyle w:val="Funotentext"/>
        <w:rPr>
          <w:lang w:val="en-US"/>
        </w:rPr>
      </w:pPr>
    </w:p>
  </w:footnote>
  <w:footnote w:id="24">
    <w:p w14:paraId="62B5A8BA" w14:textId="77777777" w:rsidR="00795AD2" w:rsidRPr="00AA7EE1" w:rsidRDefault="00795AD2">
      <w:pPr>
        <w:pStyle w:val="Funotentext"/>
        <w:rPr>
          <w:lang w:val="en-US"/>
        </w:rPr>
      </w:pPr>
      <w:r>
        <w:rPr>
          <w:rStyle w:val="Funotenzeichen"/>
        </w:rPr>
        <w:footnoteRef/>
      </w:r>
      <w:r w:rsidRPr="00AA7EE1">
        <w:rPr>
          <w:lang w:val="en-US"/>
        </w:rPr>
        <w:t xml:space="preserve"> </w:t>
      </w:r>
      <w:hyperlink r:id="rId24" w:history="1">
        <w:r w:rsidRPr="00614274">
          <w:rPr>
            <w:rStyle w:val="Hyperlink"/>
            <w:lang w:val="en-US"/>
          </w:rPr>
          <w:t>http://www.isocat.org/rest/dc/2462</w:t>
        </w:r>
      </w:hyperlink>
    </w:p>
  </w:footnote>
  <w:footnote w:id="25">
    <w:p w14:paraId="6E16DBDB" w14:textId="77777777" w:rsidR="00795AD2" w:rsidRDefault="00795AD2">
      <w:pPr>
        <w:pStyle w:val="Funotentext"/>
        <w:rPr>
          <w:lang w:val="en-US"/>
        </w:rPr>
      </w:pPr>
      <w:r>
        <w:rPr>
          <w:rStyle w:val="Funotenzeichen"/>
        </w:rPr>
        <w:footnoteRef/>
      </w:r>
      <w:r>
        <w:rPr>
          <w:lang w:val="en-US"/>
        </w:rPr>
        <w:t xml:space="preserve"> Discussed by Ray Denenberg in </w:t>
      </w:r>
      <w:r w:rsidRPr="003B411A">
        <w:rPr>
          <w:lang w:val="en-US"/>
        </w:rPr>
        <w:t>DLib article January 09</w:t>
      </w:r>
      <w:r>
        <w:rPr>
          <w:lang w:val="en-US"/>
        </w:rPr>
        <w:t xml:space="preserve"> in the chapter: 4.2 Proximity:</w:t>
      </w:r>
      <w:r w:rsidRPr="003B411A">
        <w:rPr>
          <w:lang w:val="en-US"/>
        </w:rPr>
        <w:t xml:space="preserve"> </w:t>
      </w:r>
      <w:hyperlink r:id="rId25" w:history="1">
        <w:r w:rsidRPr="00614274">
          <w:rPr>
            <w:rStyle w:val="Hyperlink"/>
            <w:lang w:val="en-US"/>
          </w:rPr>
          <w:t>http://www.dlib.org/dlib/january09/denenberg/01denenberg.html</w:t>
        </w:r>
      </w:hyperlink>
    </w:p>
    <w:p w14:paraId="7DFD5D29" w14:textId="77777777" w:rsidR="00795AD2" w:rsidRPr="003B411A" w:rsidRDefault="00795AD2">
      <w:pPr>
        <w:pStyle w:val="Funotentext"/>
        <w:rPr>
          <w:lang w:val="en-US"/>
        </w:rPr>
      </w:pPr>
    </w:p>
  </w:footnote>
  <w:footnote w:id="26">
    <w:p w14:paraId="7BEBF0CA" w14:textId="77777777" w:rsidR="00795AD2" w:rsidRPr="00CD1493" w:rsidRDefault="00795AD2">
      <w:pPr>
        <w:pStyle w:val="Funotentext"/>
        <w:rPr>
          <w:lang w:val="en-US"/>
        </w:rPr>
      </w:pPr>
      <w:r>
        <w:rPr>
          <w:rStyle w:val="Funotenzeichen"/>
        </w:rPr>
        <w:footnoteRef/>
      </w:r>
      <w:r w:rsidRPr="00CD1493">
        <w:rPr>
          <w:lang w:val="en-US"/>
        </w:rPr>
        <w:t xml:space="preserve"> </w:t>
      </w:r>
      <w:hyperlink r:id="rId26" w:anchor="2.1" w:history="1">
        <w:r w:rsidRPr="00F8410F">
          <w:rPr>
            <w:rStyle w:val="Hyperlink"/>
            <w:lang w:val="en-US"/>
          </w:rPr>
          <w:t>http://explain.z3950.org/overview/#2.1</w:t>
        </w:r>
      </w:hyperlink>
    </w:p>
  </w:footnote>
  <w:footnote w:id="27">
    <w:p w14:paraId="2581822D" w14:textId="77777777" w:rsidR="00795AD2" w:rsidRPr="00AE1A93" w:rsidRDefault="00795AD2">
      <w:pPr>
        <w:pStyle w:val="Funotentext"/>
        <w:rPr>
          <w:lang w:val="en-US"/>
        </w:rPr>
      </w:pPr>
      <w:r>
        <w:rPr>
          <w:rStyle w:val="Funotenzeichen"/>
        </w:rPr>
        <w:footnoteRef/>
      </w:r>
      <w:r w:rsidRPr="00AE1A93">
        <w:rPr>
          <w:lang w:val="en-US"/>
        </w:rPr>
        <w:t xml:space="preserve"> </w:t>
      </w:r>
      <w:hyperlink r:id="rId27" w:history="1">
        <w:r w:rsidRPr="00F8410F">
          <w:rPr>
            <w:rStyle w:val="Hyperlink"/>
            <w:lang w:val="en-US"/>
          </w:rPr>
          <w:t>http://demo.spraakdata.gu.se/clarin/cmd/model/stats?operation=getCollections&amp;collection=&amp;maxdepth=3</w:t>
        </w:r>
      </w:hyperlink>
    </w:p>
  </w:footnote>
  <w:footnote w:id="28">
    <w:p w14:paraId="746BB782" w14:textId="77777777" w:rsidR="00795AD2" w:rsidRPr="00AE1A93" w:rsidRDefault="00795AD2">
      <w:pPr>
        <w:pStyle w:val="Funotentext"/>
        <w:rPr>
          <w:lang w:val="en-US"/>
        </w:rPr>
      </w:pPr>
      <w:r>
        <w:rPr>
          <w:rStyle w:val="Funotenzeichen"/>
        </w:rPr>
        <w:footnoteRef/>
      </w:r>
      <w:r w:rsidRPr="00AE1A93">
        <w:rPr>
          <w:lang w:val="en-US"/>
        </w:rPr>
        <w:t xml:space="preserve"> </w:t>
      </w:r>
      <w:hyperlink r:id="rId28" w:history="1">
        <w:r w:rsidRPr="00F8410F">
          <w:rPr>
            <w:rStyle w:val="Hyperlink"/>
            <w:lang w:val="en-US"/>
          </w:rPr>
          <w:t>http://clarin.aac.ac.at/MDService2/collections/xml?repository=2</w:t>
        </w:r>
      </w:hyperlink>
    </w:p>
  </w:footnote>
  <w:footnote w:id="29">
    <w:p w14:paraId="636BFB26" w14:textId="77777777" w:rsidR="00795AD2" w:rsidRPr="00AE1A93" w:rsidRDefault="00795AD2">
      <w:pPr>
        <w:pStyle w:val="Funotentext"/>
        <w:rPr>
          <w:lang w:val="en-US"/>
        </w:rPr>
      </w:pPr>
      <w:r>
        <w:rPr>
          <w:rStyle w:val="Funotenzeichen"/>
        </w:rPr>
        <w:footnoteRef/>
      </w:r>
      <w:r w:rsidRPr="00AE1A93">
        <w:rPr>
          <w:lang w:val="en-US"/>
        </w:rPr>
        <w:t xml:space="preserve"> </w:t>
      </w:r>
      <w:hyperlink r:id="rId29" w:history="1">
        <w:r w:rsidRPr="00F8410F">
          <w:rPr>
            <w:rStyle w:val="Hyperlink"/>
            <w:lang w:val="en-US"/>
          </w:rPr>
          <w:t>http://clarin.aac.ac.at/MDService2/?q=&amp;squery=&amp;collection=oai:acl.sr.language-archives.org&amp;columns=&amp;startItem=1&amp;maximumItems=10&amp;repository=1</w:t>
        </w:r>
      </w:hyperlink>
      <w:r>
        <w:rPr>
          <w:lang w:val="en-US"/>
        </w:rPr>
        <w:br/>
      </w:r>
      <w:r w:rsidRPr="00AE1A93">
        <w:rPr>
          <w:lang w:val="en-US"/>
        </w:rPr>
        <w:t>(</w:t>
      </w:r>
      <w:r>
        <w:rPr>
          <w:lang w:val="en-US"/>
        </w:rPr>
        <w:t xml:space="preserve">In the UI </w:t>
      </w:r>
      <w:r w:rsidRPr="00AE1A93">
        <w:rPr>
          <w:lang w:val="en-US"/>
        </w:rPr>
        <w:t>you can also switch to XML view, to see, that the result "is close to" a SRU-result.)</w:t>
      </w:r>
    </w:p>
  </w:footnote>
  <w:footnote w:id="30">
    <w:p w14:paraId="408EC3A3" w14:textId="77777777" w:rsidR="00795AD2" w:rsidRPr="007B2676" w:rsidRDefault="00795AD2">
      <w:pPr>
        <w:pStyle w:val="Funotentext"/>
        <w:rPr>
          <w:lang w:val="en-US"/>
        </w:rPr>
      </w:pPr>
      <w:r>
        <w:rPr>
          <w:rStyle w:val="Funotenzeichen"/>
        </w:rPr>
        <w:footnoteRef/>
      </w:r>
      <w:r w:rsidRPr="007B2676">
        <w:rPr>
          <w:lang w:val="en-US"/>
        </w:rPr>
        <w:t xml:space="preserve"> </w:t>
      </w:r>
      <w:hyperlink r:id="rId30" w:history="1">
        <w:r w:rsidRPr="00614274">
          <w:rPr>
            <w:rStyle w:val="Hyperlink"/>
            <w:lang w:val="en-US"/>
          </w:rPr>
          <w:t>http://corpus1.aac.ac.at/fackel/</w:t>
        </w:r>
      </w:hyperlink>
    </w:p>
  </w:footnote>
  <w:footnote w:id="31">
    <w:p w14:paraId="3FF40E18" w14:textId="77777777" w:rsidR="00795AD2" w:rsidRPr="00955423" w:rsidRDefault="00795AD2">
      <w:pPr>
        <w:pStyle w:val="Funotentext"/>
        <w:rPr>
          <w:lang w:val="en-US"/>
        </w:rPr>
      </w:pPr>
      <w:r>
        <w:rPr>
          <w:rStyle w:val="Funotenzeichen"/>
        </w:rPr>
        <w:footnoteRef/>
      </w:r>
      <w:r w:rsidRPr="00955423">
        <w:rPr>
          <w:lang w:val="en-US"/>
        </w:rPr>
        <w:t xml:space="preserve"> </w:t>
      </w:r>
      <w:hyperlink r:id="rId31" w:history="1">
        <w:r w:rsidRPr="00614274">
          <w:rPr>
            <w:rStyle w:val="Hyperlink"/>
            <w:lang w:val="en-US"/>
          </w:rPr>
          <w:t>http://www.sketchengine.co.uk/</w:t>
        </w:r>
      </w:hyperlink>
    </w:p>
  </w:footnote>
  <w:footnote w:id="32">
    <w:p w14:paraId="10CD8C4F" w14:textId="77777777" w:rsidR="00795AD2" w:rsidRPr="00326BED" w:rsidRDefault="00795AD2" w:rsidP="009C5EB5">
      <w:pPr>
        <w:pStyle w:val="Funotentext"/>
        <w:rPr>
          <w:lang w:val="en-US"/>
        </w:rPr>
      </w:pPr>
      <w:r>
        <w:rPr>
          <w:rStyle w:val="Funotenzeichen"/>
        </w:rPr>
        <w:footnoteRef/>
      </w:r>
      <w:r>
        <w:rPr>
          <w:lang w:val="en-US"/>
        </w:rPr>
        <w:t>Language resource management -</w:t>
      </w:r>
      <w:r w:rsidRPr="00326BED">
        <w:rPr>
          <w:lang w:val="en-US"/>
        </w:rPr>
        <w:t xml:space="preserve"> Persistent identification and sustainable access</w:t>
      </w:r>
      <w:r>
        <w:rPr>
          <w:lang w:val="en-US"/>
        </w:rPr>
        <w:t xml:space="preserve"> (PISA)</w:t>
      </w:r>
      <w:r>
        <w:rPr>
          <w:lang w:val="en-US"/>
        </w:rPr>
        <w:br/>
      </w:r>
      <w:hyperlink r:id="rId32" w:history="1">
        <w:r w:rsidRPr="00F8410F">
          <w:rPr>
            <w:rStyle w:val="Hyperlink"/>
            <w:lang w:val="en-US"/>
          </w:rPr>
          <w:t>http://www.iso.org/iso/catalogue_detail.htm?csnumber=37333</w:t>
        </w:r>
      </w:hyperlink>
    </w:p>
  </w:footnote>
  <w:footnote w:id="33">
    <w:p w14:paraId="388C6128" w14:textId="77777777" w:rsidR="00795AD2" w:rsidRPr="00F917FF" w:rsidRDefault="00795AD2">
      <w:pPr>
        <w:pStyle w:val="Funotentext"/>
        <w:rPr>
          <w:lang w:val="en-US"/>
        </w:rPr>
      </w:pPr>
      <w:r>
        <w:rPr>
          <w:rStyle w:val="Funotenzeichen"/>
        </w:rPr>
        <w:footnoteRef/>
      </w:r>
      <w:r w:rsidRPr="00F917FF">
        <w:rPr>
          <w:lang w:val="en-US"/>
        </w:rPr>
        <w:t xml:space="preserve"> </w:t>
      </w:r>
      <w:hyperlink r:id="rId33" w:anchor="params" w:history="1">
        <w:r w:rsidRPr="00F8410F">
          <w:rPr>
            <w:rStyle w:val="Hyperlink"/>
            <w:lang w:val="en-US"/>
          </w:rPr>
          <w:t>http://www.loc.gov/standards/sru/specs/search-retrieve.html#params</w:t>
        </w:r>
      </w:hyperlink>
    </w:p>
  </w:footnote>
  <w:footnote w:id="34">
    <w:p w14:paraId="7C7806AE" w14:textId="77777777" w:rsidR="00795AD2" w:rsidRPr="003F5023" w:rsidRDefault="00795AD2">
      <w:pPr>
        <w:pStyle w:val="Funotentext"/>
        <w:rPr>
          <w:lang w:val="en-US"/>
        </w:rPr>
      </w:pPr>
      <w:r>
        <w:rPr>
          <w:rStyle w:val="Funotenzeichen"/>
        </w:rPr>
        <w:footnoteRef/>
      </w:r>
      <w:r w:rsidRPr="003F5023">
        <w:rPr>
          <w:lang w:val="en-US"/>
        </w:rPr>
        <w:t xml:space="preserve"> </w:t>
      </w:r>
      <w:hyperlink r:id="rId34" w:history="1">
        <w:r w:rsidRPr="00614274">
          <w:rPr>
            <w:rStyle w:val="Hyperlink"/>
            <w:lang w:val="en-US"/>
          </w:rPr>
          <w:t>http://www.indexdata.com/pazpar2</w:t>
        </w:r>
      </w:hyperlink>
    </w:p>
  </w:footnote>
  <w:footnote w:id="35">
    <w:p w14:paraId="23A54889" w14:textId="77777777" w:rsidR="00795AD2" w:rsidRPr="001515B2" w:rsidRDefault="00795AD2">
      <w:pPr>
        <w:pStyle w:val="Funotentext"/>
        <w:rPr>
          <w:lang w:val="en-US"/>
        </w:rPr>
      </w:pPr>
      <w:r>
        <w:rPr>
          <w:rStyle w:val="Funotenzeichen"/>
        </w:rPr>
        <w:footnoteRef/>
      </w:r>
      <w:r w:rsidRPr="001515B2">
        <w:rPr>
          <w:lang w:val="en-US"/>
        </w:rPr>
        <w:t xml:space="preserve"> </w:t>
      </w:r>
      <w:hyperlink r:id="rId35" w:history="1">
        <w:r w:rsidRPr="00A93BC7">
          <w:rPr>
            <w:rStyle w:val="Hyperlink"/>
            <w:lang w:val="en-US"/>
          </w:rPr>
          <w:t>http://www.isocat.org</w:t>
        </w:r>
      </w:hyperlink>
    </w:p>
  </w:footnote>
  <w:footnote w:id="36">
    <w:p w14:paraId="16DC650C" w14:textId="77777777" w:rsidR="00795AD2" w:rsidRPr="001515B2" w:rsidRDefault="00795AD2">
      <w:pPr>
        <w:pStyle w:val="Funotentext"/>
        <w:rPr>
          <w:lang w:val="en-US"/>
        </w:rPr>
      </w:pPr>
      <w:r>
        <w:rPr>
          <w:rStyle w:val="Funotenzeichen"/>
        </w:rPr>
        <w:footnoteRef/>
      </w:r>
      <w:r w:rsidRPr="001515B2">
        <w:rPr>
          <w:lang w:val="en-US"/>
        </w:rPr>
        <w:t xml:space="preserve"> </w:t>
      </w:r>
      <w:hyperlink r:id="rId36" w:history="1">
        <w:r w:rsidRPr="00A93BC7">
          <w:rPr>
            <w:rStyle w:val="Hyperlink"/>
            <w:lang w:val="en-US"/>
          </w:rPr>
          <w:t>http://clarin.ids-mannheim.de/vcr/app/public</w:t>
        </w:r>
      </w:hyperlink>
    </w:p>
  </w:footnote>
  <w:footnote w:id="37">
    <w:p w14:paraId="201D3675" w14:textId="77777777" w:rsidR="00795AD2" w:rsidRPr="00950C33" w:rsidRDefault="00795AD2" w:rsidP="00CD1493">
      <w:pPr>
        <w:pStyle w:val="Funotentext"/>
        <w:rPr>
          <w:lang w:val="en-US"/>
        </w:rPr>
      </w:pPr>
    </w:p>
    <w:p w14:paraId="1BBEE9B8" w14:textId="77777777" w:rsidR="00795AD2" w:rsidRPr="00F707D9" w:rsidRDefault="00795AD2" w:rsidP="00CD1493">
      <w:pPr>
        <w:pStyle w:val="Funotentext"/>
        <w:rPr>
          <w:lang w:val="en-US"/>
        </w:rPr>
      </w:pPr>
      <w:r>
        <w:rPr>
          <w:rStyle w:val="Funotenzeichen"/>
        </w:rPr>
        <w:footnoteRef/>
      </w:r>
      <w:r w:rsidRPr="00F707D9">
        <w:rPr>
          <w:lang w:val="en-US"/>
        </w:rPr>
        <w:t xml:space="preserve"> </w:t>
      </w:r>
      <w:hyperlink r:id="rId37" w:history="1">
        <w:r w:rsidRPr="00F707D9">
          <w:rPr>
            <w:rStyle w:val="Hyperlink"/>
            <w:lang w:val="en-US"/>
          </w:rPr>
          <w:t>htt//www.meertens.knaw.nl/cms/en/databases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7449C"/>
    <w:multiLevelType w:val="hybridMultilevel"/>
    <w:tmpl w:val="96327A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A9D2208"/>
    <w:multiLevelType w:val="hybridMultilevel"/>
    <w:tmpl w:val="5866D2BC"/>
    <w:lvl w:ilvl="0" w:tplc="74C8A32C">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1C82353"/>
    <w:multiLevelType w:val="hybridMultilevel"/>
    <w:tmpl w:val="AECEA640"/>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
    <w:nsid w:val="26345E8F"/>
    <w:multiLevelType w:val="hybridMultilevel"/>
    <w:tmpl w:val="AABA135A"/>
    <w:lvl w:ilvl="0" w:tplc="0409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89F0728"/>
    <w:multiLevelType w:val="hybridMultilevel"/>
    <w:tmpl w:val="8B28DEE2"/>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B615441"/>
    <w:multiLevelType w:val="multilevel"/>
    <w:tmpl w:val="6AC0E530"/>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554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nsid w:val="314B3503"/>
    <w:multiLevelType w:val="hybridMultilevel"/>
    <w:tmpl w:val="263C44DA"/>
    <w:lvl w:ilvl="0" w:tplc="AEC448B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2355254"/>
    <w:multiLevelType w:val="hybridMultilevel"/>
    <w:tmpl w:val="7C86998C"/>
    <w:lvl w:ilvl="0" w:tplc="3F340AF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7B26874"/>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3B4349A2"/>
    <w:multiLevelType w:val="multilevel"/>
    <w:tmpl w:val="022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566413"/>
    <w:multiLevelType w:val="hybridMultilevel"/>
    <w:tmpl w:val="9AAE6FA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42852C28"/>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39D236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51D3A34"/>
    <w:multiLevelType w:val="hybridMultilevel"/>
    <w:tmpl w:val="E054AF44"/>
    <w:lvl w:ilvl="0" w:tplc="0478D06A">
      <w:start w:val="1"/>
      <w:numFmt w:val="upperLetter"/>
      <w:lvlText w:val="Appendix %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4">
    <w:nsid w:val="4ACA62BE"/>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E501C88"/>
    <w:multiLevelType w:val="hybridMultilevel"/>
    <w:tmpl w:val="53FC52B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F97189B"/>
    <w:multiLevelType w:val="hybridMultilevel"/>
    <w:tmpl w:val="97564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C7CE4"/>
    <w:multiLevelType w:val="hybridMultilevel"/>
    <w:tmpl w:val="37EA956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53C2FCF"/>
    <w:multiLevelType w:val="hybridMultilevel"/>
    <w:tmpl w:val="154ECFBE"/>
    <w:lvl w:ilvl="0" w:tplc="9FB0B172">
      <w:start w:val="5"/>
      <w:numFmt w:val="bullet"/>
      <w:lvlText w:val="-"/>
      <w:lvlJc w:val="left"/>
      <w:pPr>
        <w:ind w:left="405" w:hanging="360"/>
      </w:pPr>
      <w:rPr>
        <w:rFonts w:ascii="Arial" w:eastAsiaTheme="minorHAnsi" w:hAnsi="Arial" w:cs="Arial" w:hint="default"/>
      </w:rPr>
    </w:lvl>
    <w:lvl w:ilvl="1" w:tplc="0C070003">
      <w:start w:val="1"/>
      <w:numFmt w:val="bullet"/>
      <w:lvlText w:val="o"/>
      <w:lvlJc w:val="left"/>
      <w:pPr>
        <w:ind w:left="1125" w:hanging="360"/>
      </w:pPr>
      <w:rPr>
        <w:rFonts w:ascii="Courier New" w:hAnsi="Courier New" w:cs="Courier New" w:hint="default"/>
      </w:rPr>
    </w:lvl>
    <w:lvl w:ilvl="2" w:tplc="0C070005" w:tentative="1">
      <w:start w:val="1"/>
      <w:numFmt w:val="bullet"/>
      <w:lvlText w:val=""/>
      <w:lvlJc w:val="left"/>
      <w:pPr>
        <w:ind w:left="1845" w:hanging="360"/>
      </w:pPr>
      <w:rPr>
        <w:rFonts w:ascii="Wingdings" w:hAnsi="Wingdings" w:hint="default"/>
      </w:rPr>
    </w:lvl>
    <w:lvl w:ilvl="3" w:tplc="0C070001" w:tentative="1">
      <w:start w:val="1"/>
      <w:numFmt w:val="bullet"/>
      <w:lvlText w:val=""/>
      <w:lvlJc w:val="left"/>
      <w:pPr>
        <w:ind w:left="2565" w:hanging="360"/>
      </w:pPr>
      <w:rPr>
        <w:rFonts w:ascii="Symbol" w:hAnsi="Symbol" w:hint="default"/>
      </w:rPr>
    </w:lvl>
    <w:lvl w:ilvl="4" w:tplc="0C070003" w:tentative="1">
      <w:start w:val="1"/>
      <w:numFmt w:val="bullet"/>
      <w:lvlText w:val="o"/>
      <w:lvlJc w:val="left"/>
      <w:pPr>
        <w:ind w:left="3285" w:hanging="360"/>
      </w:pPr>
      <w:rPr>
        <w:rFonts w:ascii="Courier New" w:hAnsi="Courier New" w:cs="Courier New" w:hint="default"/>
      </w:rPr>
    </w:lvl>
    <w:lvl w:ilvl="5" w:tplc="0C070005" w:tentative="1">
      <w:start w:val="1"/>
      <w:numFmt w:val="bullet"/>
      <w:lvlText w:val=""/>
      <w:lvlJc w:val="left"/>
      <w:pPr>
        <w:ind w:left="4005" w:hanging="360"/>
      </w:pPr>
      <w:rPr>
        <w:rFonts w:ascii="Wingdings" w:hAnsi="Wingdings" w:hint="default"/>
      </w:rPr>
    </w:lvl>
    <w:lvl w:ilvl="6" w:tplc="0C070001" w:tentative="1">
      <w:start w:val="1"/>
      <w:numFmt w:val="bullet"/>
      <w:lvlText w:val=""/>
      <w:lvlJc w:val="left"/>
      <w:pPr>
        <w:ind w:left="4725" w:hanging="360"/>
      </w:pPr>
      <w:rPr>
        <w:rFonts w:ascii="Symbol" w:hAnsi="Symbol" w:hint="default"/>
      </w:rPr>
    </w:lvl>
    <w:lvl w:ilvl="7" w:tplc="0C070003" w:tentative="1">
      <w:start w:val="1"/>
      <w:numFmt w:val="bullet"/>
      <w:lvlText w:val="o"/>
      <w:lvlJc w:val="left"/>
      <w:pPr>
        <w:ind w:left="5445" w:hanging="360"/>
      </w:pPr>
      <w:rPr>
        <w:rFonts w:ascii="Courier New" w:hAnsi="Courier New" w:cs="Courier New" w:hint="default"/>
      </w:rPr>
    </w:lvl>
    <w:lvl w:ilvl="8" w:tplc="0C070005" w:tentative="1">
      <w:start w:val="1"/>
      <w:numFmt w:val="bullet"/>
      <w:lvlText w:val=""/>
      <w:lvlJc w:val="left"/>
      <w:pPr>
        <w:ind w:left="6165" w:hanging="360"/>
      </w:pPr>
      <w:rPr>
        <w:rFonts w:ascii="Wingdings" w:hAnsi="Wingdings" w:hint="default"/>
      </w:rPr>
    </w:lvl>
  </w:abstractNum>
  <w:abstractNum w:abstractNumId="19">
    <w:nsid w:val="59876A4E"/>
    <w:multiLevelType w:val="hybridMultilevel"/>
    <w:tmpl w:val="FC3E9576"/>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A0F4BA1"/>
    <w:multiLevelType w:val="hybridMultilevel"/>
    <w:tmpl w:val="5CAC937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5BD42E1B"/>
    <w:multiLevelType w:val="hybridMultilevel"/>
    <w:tmpl w:val="BE3C9F7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5C7945DE"/>
    <w:multiLevelType w:val="hybridMultilevel"/>
    <w:tmpl w:val="20362AD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D8163D8"/>
    <w:multiLevelType w:val="hybridMultilevel"/>
    <w:tmpl w:val="693A748E"/>
    <w:lvl w:ilvl="0" w:tplc="0C070017">
      <w:start w:val="1"/>
      <w:numFmt w:val="lowerLetter"/>
      <w:lvlText w:val="%1)"/>
      <w:lvlJc w:val="left"/>
      <w:pPr>
        <w:ind w:left="1068" w:hanging="360"/>
      </w:p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24">
    <w:nsid w:val="61721916"/>
    <w:multiLevelType w:val="multilevel"/>
    <w:tmpl w:val="F572A640"/>
    <w:lvl w:ilvl="0">
      <w:start w:val="1"/>
      <w:numFmt w:val="upperLetter"/>
      <w:pStyle w:val="Appendix-Title"/>
      <w:lvlText w:val="Appendix %1"/>
      <w:lvlJc w:val="left"/>
      <w:pPr>
        <w:ind w:left="360" w:hanging="360"/>
      </w:pPr>
      <w:rPr>
        <w:rFonts w:hint="default"/>
      </w:rPr>
    </w:lvl>
    <w:lvl w:ilvl="1">
      <w:start w:val="1"/>
      <w:numFmt w:val="decimal"/>
      <w:pStyle w:val="AppendixTitleLevel2"/>
      <w:lvlText w:val="Appendix %1.%2"/>
      <w:lvlJc w:val="left"/>
      <w:pPr>
        <w:ind w:left="720" w:hanging="720"/>
      </w:pPr>
      <w:rPr>
        <w:rFonts w:hint="default"/>
      </w:rPr>
    </w:lvl>
    <w:lvl w:ilvl="2">
      <w:start w:val="1"/>
      <w:numFmt w:val="decimal"/>
      <w:lvlText w:val="%1.%2.%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8F7258B"/>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77B05FF3"/>
    <w:multiLevelType w:val="hybridMultilevel"/>
    <w:tmpl w:val="52CE04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6"/>
  </w:num>
  <w:num w:numId="4">
    <w:abstractNumId w:val="12"/>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4"/>
  </w:num>
  <w:num w:numId="8">
    <w:abstractNumId w:val="4"/>
  </w:num>
  <w:num w:numId="9">
    <w:abstractNumId w:val="26"/>
  </w:num>
  <w:num w:numId="10">
    <w:abstractNumId w:val="19"/>
  </w:num>
  <w:num w:numId="11">
    <w:abstractNumId w:val="20"/>
  </w:num>
  <w:num w:numId="12">
    <w:abstractNumId w:val="3"/>
  </w:num>
  <w:num w:numId="13">
    <w:abstractNumId w:val="21"/>
  </w:num>
  <w:num w:numId="14">
    <w:abstractNumId w:val="8"/>
  </w:num>
  <w:num w:numId="15">
    <w:abstractNumId w:val="11"/>
  </w:num>
  <w:num w:numId="16">
    <w:abstractNumId w:val="9"/>
  </w:num>
  <w:num w:numId="17">
    <w:abstractNumId w:val="16"/>
  </w:num>
  <w:num w:numId="18">
    <w:abstractNumId w:val="22"/>
  </w:num>
  <w:num w:numId="19">
    <w:abstractNumId w:val="13"/>
  </w:num>
  <w:num w:numId="20">
    <w:abstractNumId w:val="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5"/>
  </w:num>
  <w:num w:numId="24">
    <w:abstractNumId w:val="17"/>
  </w:num>
  <w:num w:numId="25">
    <w:abstractNumId w:val="10"/>
  </w:num>
  <w:num w:numId="26">
    <w:abstractNumId w:val="7"/>
  </w:num>
  <w:num w:numId="27">
    <w:abstractNumId w:val="25"/>
  </w:num>
  <w:num w:numId="28">
    <w:abstractNumId w:val="2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26ABD"/>
    <w:rsid w:val="000052AD"/>
    <w:rsid w:val="00006EB3"/>
    <w:rsid w:val="00007CE2"/>
    <w:rsid w:val="000136DC"/>
    <w:rsid w:val="000145CE"/>
    <w:rsid w:val="00023A94"/>
    <w:rsid w:val="00041521"/>
    <w:rsid w:val="00042251"/>
    <w:rsid w:val="00046AFA"/>
    <w:rsid w:val="000473D3"/>
    <w:rsid w:val="000569BE"/>
    <w:rsid w:val="00061E64"/>
    <w:rsid w:val="000633DC"/>
    <w:rsid w:val="000633FF"/>
    <w:rsid w:val="0007094F"/>
    <w:rsid w:val="0007312B"/>
    <w:rsid w:val="0008129F"/>
    <w:rsid w:val="00084037"/>
    <w:rsid w:val="000848F4"/>
    <w:rsid w:val="00086626"/>
    <w:rsid w:val="000913ED"/>
    <w:rsid w:val="00096275"/>
    <w:rsid w:val="000962D5"/>
    <w:rsid w:val="000A145E"/>
    <w:rsid w:val="000A345B"/>
    <w:rsid w:val="000A36E6"/>
    <w:rsid w:val="000A5E5E"/>
    <w:rsid w:val="000A6A5A"/>
    <w:rsid w:val="000A7C80"/>
    <w:rsid w:val="000B7864"/>
    <w:rsid w:val="000C28DF"/>
    <w:rsid w:val="000C7DEA"/>
    <w:rsid w:val="000D2FDF"/>
    <w:rsid w:val="000E03CE"/>
    <w:rsid w:val="000E7E24"/>
    <w:rsid w:val="000F1050"/>
    <w:rsid w:val="000F13B4"/>
    <w:rsid w:val="000F1DC8"/>
    <w:rsid w:val="000F27E1"/>
    <w:rsid w:val="000F57AC"/>
    <w:rsid w:val="00101BE1"/>
    <w:rsid w:val="0010228A"/>
    <w:rsid w:val="00106E43"/>
    <w:rsid w:val="001109F7"/>
    <w:rsid w:val="00111508"/>
    <w:rsid w:val="001117AA"/>
    <w:rsid w:val="001128EC"/>
    <w:rsid w:val="00120728"/>
    <w:rsid w:val="00122C80"/>
    <w:rsid w:val="00125AB8"/>
    <w:rsid w:val="0013372B"/>
    <w:rsid w:val="001339BC"/>
    <w:rsid w:val="00144CD1"/>
    <w:rsid w:val="00146818"/>
    <w:rsid w:val="001515B2"/>
    <w:rsid w:val="00153487"/>
    <w:rsid w:val="001542A8"/>
    <w:rsid w:val="00164781"/>
    <w:rsid w:val="0017072C"/>
    <w:rsid w:val="00171ECE"/>
    <w:rsid w:val="00173C31"/>
    <w:rsid w:val="00176F5B"/>
    <w:rsid w:val="00177334"/>
    <w:rsid w:val="001835E6"/>
    <w:rsid w:val="001836DF"/>
    <w:rsid w:val="001867CB"/>
    <w:rsid w:val="00190AFF"/>
    <w:rsid w:val="001932A7"/>
    <w:rsid w:val="00194BD8"/>
    <w:rsid w:val="001979F3"/>
    <w:rsid w:val="001A41CC"/>
    <w:rsid w:val="001A71CD"/>
    <w:rsid w:val="001A72F2"/>
    <w:rsid w:val="001C0EC2"/>
    <w:rsid w:val="001C24E6"/>
    <w:rsid w:val="001C2F8A"/>
    <w:rsid w:val="001C4474"/>
    <w:rsid w:val="001D14AC"/>
    <w:rsid w:val="001D52CE"/>
    <w:rsid w:val="001E0323"/>
    <w:rsid w:val="001E27E5"/>
    <w:rsid w:val="001E34F7"/>
    <w:rsid w:val="001E35CC"/>
    <w:rsid w:val="001F46DB"/>
    <w:rsid w:val="001F66C7"/>
    <w:rsid w:val="002001B6"/>
    <w:rsid w:val="00201D19"/>
    <w:rsid w:val="0020661E"/>
    <w:rsid w:val="00210E23"/>
    <w:rsid w:val="00220E6D"/>
    <w:rsid w:val="00222959"/>
    <w:rsid w:val="00222EDB"/>
    <w:rsid w:val="00223DF4"/>
    <w:rsid w:val="00225246"/>
    <w:rsid w:val="00226606"/>
    <w:rsid w:val="00231BEC"/>
    <w:rsid w:val="00243C76"/>
    <w:rsid w:val="00244634"/>
    <w:rsid w:val="002469A6"/>
    <w:rsid w:val="00247A0A"/>
    <w:rsid w:val="00252357"/>
    <w:rsid w:val="00252E13"/>
    <w:rsid w:val="00253A15"/>
    <w:rsid w:val="00267584"/>
    <w:rsid w:val="0027622A"/>
    <w:rsid w:val="0027672E"/>
    <w:rsid w:val="00280389"/>
    <w:rsid w:val="00282061"/>
    <w:rsid w:val="00283E3B"/>
    <w:rsid w:val="002916EA"/>
    <w:rsid w:val="002B3C42"/>
    <w:rsid w:val="002B59ED"/>
    <w:rsid w:val="002C069A"/>
    <w:rsid w:val="002C2F9A"/>
    <w:rsid w:val="002D1D7D"/>
    <w:rsid w:val="002D224A"/>
    <w:rsid w:val="002D2BD1"/>
    <w:rsid w:val="002E2B5D"/>
    <w:rsid w:val="002F34EE"/>
    <w:rsid w:val="002F3C61"/>
    <w:rsid w:val="002F62E8"/>
    <w:rsid w:val="002F7C87"/>
    <w:rsid w:val="00300B65"/>
    <w:rsid w:val="00301028"/>
    <w:rsid w:val="003011C8"/>
    <w:rsid w:val="003016D2"/>
    <w:rsid w:val="00304B7A"/>
    <w:rsid w:val="00326BED"/>
    <w:rsid w:val="00330FAA"/>
    <w:rsid w:val="00331974"/>
    <w:rsid w:val="00351053"/>
    <w:rsid w:val="00357D44"/>
    <w:rsid w:val="003659A4"/>
    <w:rsid w:val="00380FFB"/>
    <w:rsid w:val="003836D2"/>
    <w:rsid w:val="00384585"/>
    <w:rsid w:val="003A115A"/>
    <w:rsid w:val="003A20FF"/>
    <w:rsid w:val="003B1C9A"/>
    <w:rsid w:val="003B411A"/>
    <w:rsid w:val="003B6240"/>
    <w:rsid w:val="003B6863"/>
    <w:rsid w:val="003B77A3"/>
    <w:rsid w:val="003C08ED"/>
    <w:rsid w:val="003C2523"/>
    <w:rsid w:val="003C3B95"/>
    <w:rsid w:val="003D5476"/>
    <w:rsid w:val="003D6EEA"/>
    <w:rsid w:val="003E0B3B"/>
    <w:rsid w:val="003E0CC8"/>
    <w:rsid w:val="003E1786"/>
    <w:rsid w:val="003E5242"/>
    <w:rsid w:val="003E59F5"/>
    <w:rsid w:val="003F0BC3"/>
    <w:rsid w:val="003F248F"/>
    <w:rsid w:val="003F5023"/>
    <w:rsid w:val="004135FE"/>
    <w:rsid w:val="0041676A"/>
    <w:rsid w:val="00417B48"/>
    <w:rsid w:val="00421A13"/>
    <w:rsid w:val="00423126"/>
    <w:rsid w:val="004278D3"/>
    <w:rsid w:val="00434491"/>
    <w:rsid w:val="00435A2A"/>
    <w:rsid w:val="00460A59"/>
    <w:rsid w:val="0046385F"/>
    <w:rsid w:val="00464CF1"/>
    <w:rsid w:val="00467472"/>
    <w:rsid w:val="00467BAF"/>
    <w:rsid w:val="00470C28"/>
    <w:rsid w:val="00471664"/>
    <w:rsid w:val="00471C5F"/>
    <w:rsid w:val="00473622"/>
    <w:rsid w:val="004760E2"/>
    <w:rsid w:val="00487A9D"/>
    <w:rsid w:val="004902B6"/>
    <w:rsid w:val="00491550"/>
    <w:rsid w:val="004963BA"/>
    <w:rsid w:val="004A2B34"/>
    <w:rsid w:val="004B0CA6"/>
    <w:rsid w:val="004B2FC0"/>
    <w:rsid w:val="004B5C4E"/>
    <w:rsid w:val="004B7359"/>
    <w:rsid w:val="004C19CF"/>
    <w:rsid w:val="004C1EA7"/>
    <w:rsid w:val="004C7A3E"/>
    <w:rsid w:val="004D2E11"/>
    <w:rsid w:val="004F2B38"/>
    <w:rsid w:val="004F7BA3"/>
    <w:rsid w:val="004F7F4C"/>
    <w:rsid w:val="00500318"/>
    <w:rsid w:val="005105E2"/>
    <w:rsid w:val="00516F5E"/>
    <w:rsid w:val="00517CA4"/>
    <w:rsid w:val="0052283A"/>
    <w:rsid w:val="005253DB"/>
    <w:rsid w:val="0053040A"/>
    <w:rsid w:val="005369C6"/>
    <w:rsid w:val="00536EE0"/>
    <w:rsid w:val="00542A6B"/>
    <w:rsid w:val="00550608"/>
    <w:rsid w:val="005522F7"/>
    <w:rsid w:val="00556ED5"/>
    <w:rsid w:val="0056085B"/>
    <w:rsid w:val="005642CB"/>
    <w:rsid w:val="00566BC1"/>
    <w:rsid w:val="00573736"/>
    <w:rsid w:val="005869B6"/>
    <w:rsid w:val="005873C5"/>
    <w:rsid w:val="00591D1A"/>
    <w:rsid w:val="00591FF9"/>
    <w:rsid w:val="005922B8"/>
    <w:rsid w:val="005961A6"/>
    <w:rsid w:val="00597556"/>
    <w:rsid w:val="005A2A6F"/>
    <w:rsid w:val="005A609A"/>
    <w:rsid w:val="005A6EA5"/>
    <w:rsid w:val="005B1412"/>
    <w:rsid w:val="005B19A1"/>
    <w:rsid w:val="005B5254"/>
    <w:rsid w:val="005B723F"/>
    <w:rsid w:val="005B74D1"/>
    <w:rsid w:val="005B7EF7"/>
    <w:rsid w:val="005C0B88"/>
    <w:rsid w:val="005C6584"/>
    <w:rsid w:val="005D02C4"/>
    <w:rsid w:val="005D045A"/>
    <w:rsid w:val="005D0659"/>
    <w:rsid w:val="005D11E4"/>
    <w:rsid w:val="005D2A01"/>
    <w:rsid w:val="005D2D8A"/>
    <w:rsid w:val="005D5DC7"/>
    <w:rsid w:val="005E16EA"/>
    <w:rsid w:val="005E6F2E"/>
    <w:rsid w:val="005F002D"/>
    <w:rsid w:val="005F10B8"/>
    <w:rsid w:val="005F23B5"/>
    <w:rsid w:val="005F4B33"/>
    <w:rsid w:val="005F6352"/>
    <w:rsid w:val="00601314"/>
    <w:rsid w:val="006070A5"/>
    <w:rsid w:val="0060714C"/>
    <w:rsid w:val="00615486"/>
    <w:rsid w:val="0062240B"/>
    <w:rsid w:val="0063484E"/>
    <w:rsid w:val="00634F92"/>
    <w:rsid w:val="00637FB7"/>
    <w:rsid w:val="00643692"/>
    <w:rsid w:val="00646A5D"/>
    <w:rsid w:val="006505A2"/>
    <w:rsid w:val="00651E65"/>
    <w:rsid w:val="006534A1"/>
    <w:rsid w:val="006534B7"/>
    <w:rsid w:val="00654854"/>
    <w:rsid w:val="00663AF9"/>
    <w:rsid w:val="0066490A"/>
    <w:rsid w:val="00666061"/>
    <w:rsid w:val="00670BEE"/>
    <w:rsid w:val="006731EA"/>
    <w:rsid w:val="00674984"/>
    <w:rsid w:val="006758AA"/>
    <w:rsid w:val="0069141B"/>
    <w:rsid w:val="00692EE8"/>
    <w:rsid w:val="00693507"/>
    <w:rsid w:val="0069383F"/>
    <w:rsid w:val="006A12AC"/>
    <w:rsid w:val="006A6456"/>
    <w:rsid w:val="006A6DAF"/>
    <w:rsid w:val="006A711D"/>
    <w:rsid w:val="006B0AC6"/>
    <w:rsid w:val="006B6E85"/>
    <w:rsid w:val="006B7EE8"/>
    <w:rsid w:val="006C330F"/>
    <w:rsid w:val="006C3759"/>
    <w:rsid w:val="006D03F3"/>
    <w:rsid w:val="006D1033"/>
    <w:rsid w:val="006D1C2A"/>
    <w:rsid w:val="006D318F"/>
    <w:rsid w:val="006D59CE"/>
    <w:rsid w:val="006D7ED4"/>
    <w:rsid w:val="006E08A9"/>
    <w:rsid w:val="006E2162"/>
    <w:rsid w:val="006E670D"/>
    <w:rsid w:val="006F0C36"/>
    <w:rsid w:val="006F716D"/>
    <w:rsid w:val="0070163A"/>
    <w:rsid w:val="00707D5B"/>
    <w:rsid w:val="00711BA3"/>
    <w:rsid w:val="007175CC"/>
    <w:rsid w:val="00725E83"/>
    <w:rsid w:val="00726411"/>
    <w:rsid w:val="00726E37"/>
    <w:rsid w:val="0073100C"/>
    <w:rsid w:val="00732437"/>
    <w:rsid w:val="00732759"/>
    <w:rsid w:val="007355B9"/>
    <w:rsid w:val="00753895"/>
    <w:rsid w:val="00754D5D"/>
    <w:rsid w:val="00756839"/>
    <w:rsid w:val="00761A52"/>
    <w:rsid w:val="00770277"/>
    <w:rsid w:val="00770BDD"/>
    <w:rsid w:val="00775FFB"/>
    <w:rsid w:val="007839EF"/>
    <w:rsid w:val="007840F1"/>
    <w:rsid w:val="00790A0A"/>
    <w:rsid w:val="00795AD2"/>
    <w:rsid w:val="00797C7B"/>
    <w:rsid w:val="007A286A"/>
    <w:rsid w:val="007A3BD7"/>
    <w:rsid w:val="007B2676"/>
    <w:rsid w:val="007B50F2"/>
    <w:rsid w:val="007B72E4"/>
    <w:rsid w:val="007C01F1"/>
    <w:rsid w:val="007C1410"/>
    <w:rsid w:val="007C4E0E"/>
    <w:rsid w:val="007C5CF9"/>
    <w:rsid w:val="007C740C"/>
    <w:rsid w:val="007D12CE"/>
    <w:rsid w:val="007D2662"/>
    <w:rsid w:val="007D33B9"/>
    <w:rsid w:val="007E0F4D"/>
    <w:rsid w:val="007E4F23"/>
    <w:rsid w:val="007F1C9C"/>
    <w:rsid w:val="007F1DBA"/>
    <w:rsid w:val="007F357B"/>
    <w:rsid w:val="007F3D86"/>
    <w:rsid w:val="00801C75"/>
    <w:rsid w:val="00804747"/>
    <w:rsid w:val="00807C1F"/>
    <w:rsid w:val="00813F3C"/>
    <w:rsid w:val="00823CF9"/>
    <w:rsid w:val="008245FE"/>
    <w:rsid w:val="00827EF3"/>
    <w:rsid w:val="008325D9"/>
    <w:rsid w:val="00832B1B"/>
    <w:rsid w:val="008372C4"/>
    <w:rsid w:val="008374C5"/>
    <w:rsid w:val="00841C71"/>
    <w:rsid w:val="00842C40"/>
    <w:rsid w:val="008453C4"/>
    <w:rsid w:val="008454D2"/>
    <w:rsid w:val="00847516"/>
    <w:rsid w:val="00850D2F"/>
    <w:rsid w:val="00857996"/>
    <w:rsid w:val="0086056C"/>
    <w:rsid w:val="00861D97"/>
    <w:rsid w:val="00861F82"/>
    <w:rsid w:val="00862A43"/>
    <w:rsid w:val="00874105"/>
    <w:rsid w:val="00883B98"/>
    <w:rsid w:val="008841E1"/>
    <w:rsid w:val="00884869"/>
    <w:rsid w:val="00886DE4"/>
    <w:rsid w:val="00890A22"/>
    <w:rsid w:val="0089326E"/>
    <w:rsid w:val="008A1EA6"/>
    <w:rsid w:val="008A6690"/>
    <w:rsid w:val="008B3640"/>
    <w:rsid w:val="008B385D"/>
    <w:rsid w:val="008B682E"/>
    <w:rsid w:val="008B7A3F"/>
    <w:rsid w:val="008B7ED8"/>
    <w:rsid w:val="008C6E4E"/>
    <w:rsid w:val="008D2739"/>
    <w:rsid w:val="008D2D54"/>
    <w:rsid w:val="008D3749"/>
    <w:rsid w:val="008D7BF0"/>
    <w:rsid w:val="008E0C98"/>
    <w:rsid w:val="008E23A4"/>
    <w:rsid w:val="008E4741"/>
    <w:rsid w:val="008E61F6"/>
    <w:rsid w:val="008E758A"/>
    <w:rsid w:val="008F5750"/>
    <w:rsid w:val="008F672B"/>
    <w:rsid w:val="00910019"/>
    <w:rsid w:val="00910458"/>
    <w:rsid w:val="00912A03"/>
    <w:rsid w:val="00915A8D"/>
    <w:rsid w:val="00916668"/>
    <w:rsid w:val="00920665"/>
    <w:rsid w:val="00926827"/>
    <w:rsid w:val="00927ADD"/>
    <w:rsid w:val="00932B81"/>
    <w:rsid w:val="00940B89"/>
    <w:rsid w:val="00942672"/>
    <w:rsid w:val="00942F34"/>
    <w:rsid w:val="00945509"/>
    <w:rsid w:val="0095084A"/>
    <w:rsid w:val="00950C33"/>
    <w:rsid w:val="0095290D"/>
    <w:rsid w:val="00952B8B"/>
    <w:rsid w:val="00955423"/>
    <w:rsid w:val="0096273E"/>
    <w:rsid w:val="00967581"/>
    <w:rsid w:val="009700A0"/>
    <w:rsid w:val="00971EC6"/>
    <w:rsid w:val="00974B31"/>
    <w:rsid w:val="00976FD8"/>
    <w:rsid w:val="00980257"/>
    <w:rsid w:val="00980C2C"/>
    <w:rsid w:val="009943F4"/>
    <w:rsid w:val="0099497C"/>
    <w:rsid w:val="00995E68"/>
    <w:rsid w:val="009A788E"/>
    <w:rsid w:val="009A78CC"/>
    <w:rsid w:val="009B0F43"/>
    <w:rsid w:val="009B53C6"/>
    <w:rsid w:val="009C5EB5"/>
    <w:rsid w:val="009E3BB1"/>
    <w:rsid w:val="009E44D8"/>
    <w:rsid w:val="009F506A"/>
    <w:rsid w:val="00A005F0"/>
    <w:rsid w:val="00A006B7"/>
    <w:rsid w:val="00A03F92"/>
    <w:rsid w:val="00A040CD"/>
    <w:rsid w:val="00A05645"/>
    <w:rsid w:val="00A05A1D"/>
    <w:rsid w:val="00A1397B"/>
    <w:rsid w:val="00A2117E"/>
    <w:rsid w:val="00A24FF1"/>
    <w:rsid w:val="00A25FE9"/>
    <w:rsid w:val="00A344AF"/>
    <w:rsid w:val="00A36333"/>
    <w:rsid w:val="00A42F1C"/>
    <w:rsid w:val="00A57A12"/>
    <w:rsid w:val="00A622B6"/>
    <w:rsid w:val="00A67692"/>
    <w:rsid w:val="00A72F98"/>
    <w:rsid w:val="00A75511"/>
    <w:rsid w:val="00A819E8"/>
    <w:rsid w:val="00A83BB2"/>
    <w:rsid w:val="00A85090"/>
    <w:rsid w:val="00A857ED"/>
    <w:rsid w:val="00A879DF"/>
    <w:rsid w:val="00A909B6"/>
    <w:rsid w:val="00A91103"/>
    <w:rsid w:val="00A918F3"/>
    <w:rsid w:val="00A920DA"/>
    <w:rsid w:val="00A95363"/>
    <w:rsid w:val="00A96673"/>
    <w:rsid w:val="00AA239F"/>
    <w:rsid w:val="00AA3CCE"/>
    <w:rsid w:val="00AA424F"/>
    <w:rsid w:val="00AA7EE1"/>
    <w:rsid w:val="00AB12FD"/>
    <w:rsid w:val="00AB279F"/>
    <w:rsid w:val="00AC7AE3"/>
    <w:rsid w:val="00AD175C"/>
    <w:rsid w:val="00AE1A93"/>
    <w:rsid w:val="00AE3FB9"/>
    <w:rsid w:val="00AF67BE"/>
    <w:rsid w:val="00B071EA"/>
    <w:rsid w:val="00B11743"/>
    <w:rsid w:val="00B219E6"/>
    <w:rsid w:val="00B2354A"/>
    <w:rsid w:val="00B27779"/>
    <w:rsid w:val="00B31762"/>
    <w:rsid w:val="00B37288"/>
    <w:rsid w:val="00B4615E"/>
    <w:rsid w:val="00B47775"/>
    <w:rsid w:val="00B50573"/>
    <w:rsid w:val="00B53430"/>
    <w:rsid w:val="00B5434F"/>
    <w:rsid w:val="00B66CDB"/>
    <w:rsid w:val="00B77C83"/>
    <w:rsid w:val="00B82E5E"/>
    <w:rsid w:val="00B86A5C"/>
    <w:rsid w:val="00B93CA3"/>
    <w:rsid w:val="00B96070"/>
    <w:rsid w:val="00B968EC"/>
    <w:rsid w:val="00B96E45"/>
    <w:rsid w:val="00BA3AA7"/>
    <w:rsid w:val="00BB1ABD"/>
    <w:rsid w:val="00BC2F6D"/>
    <w:rsid w:val="00BD4443"/>
    <w:rsid w:val="00BD51EC"/>
    <w:rsid w:val="00BD5326"/>
    <w:rsid w:val="00BE39A9"/>
    <w:rsid w:val="00BE5E28"/>
    <w:rsid w:val="00BE76BA"/>
    <w:rsid w:val="00BF677B"/>
    <w:rsid w:val="00BF6D6B"/>
    <w:rsid w:val="00C007BD"/>
    <w:rsid w:val="00C113AD"/>
    <w:rsid w:val="00C12B8D"/>
    <w:rsid w:val="00C1663E"/>
    <w:rsid w:val="00C30110"/>
    <w:rsid w:val="00C4399D"/>
    <w:rsid w:val="00C43DDC"/>
    <w:rsid w:val="00C61008"/>
    <w:rsid w:val="00C644AF"/>
    <w:rsid w:val="00C6740D"/>
    <w:rsid w:val="00C67CF2"/>
    <w:rsid w:val="00C70667"/>
    <w:rsid w:val="00C70E46"/>
    <w:rsid w:val="00C7356B"/>
    <w:rsid w:val="00C73B72"/>
    <w:rsid w:val="00C806D4"/>
    <w:rsid w:val="00C82ED7"/>
    <w:rsid w:val="00C8354E"/>
    <w:rsid w:val="00CA089D"/>
    <w:rsid w:val="00CA2C42"/>
    <w:rsid w:val="00CB6990"/>
    <w:rsid w:val="00CB7275"/>
    <w:rsid w:val="00CC049D"/>
    <w:rsid w:val="00CC0FE7"/>
    <w:rsid w:val="00CC4782"/>
    <w:rsid w:val="00CC4B30"/>
    <w:rsid w:val="00CC6611"/>
    <w:rsid w:val="00CD1493"/>
    <w:rsid w:val="00CD34FA"/>
    <w:rsid w:val="00CE71C4"/>
    <w:rsid w:val="00CE7821"/>
    <w:rsid w:val="00CF422B"/>
    <w:rsid w:val="00CF71B5"/>
    <w:rsid w:val="00CF7D17"/>
    <w:rsid w:val="00D00390"/>
    <w:rsid w:val="00D02A33"/>
    <w:rsid w:val="00D16003"/>
    <w:rsid w:val="00D210CC"/>
    <w:rsid w:val="00D2476D"/>
    <w:rsid w:val="00D26ABD"/>
    <w:rsid w:val="00D313B9"/>
    <w:rsid w:val="00D32737"/>
    <w:rsid w:val="00D333FB"/>
    <w:rsid w:val="00D41AC7"/>
    <w:rsid w:val="00D42D55"/>
    <w:rsid w:val="00D470E3"/>
    <w:rsid w:val="00D50B8E"/>
    <w:rsid w:val="00D514EC"/>
    <w:rsid w:val="00D51C95"/>
    <w:rsid w:val="00D52561"/>
    <w:rsid w:val="00D57E7C"/>
    <w:rsid w:val="00D74F88"/>
    <w:rsid w:val="00D775AB"/>
    <w:rsid w:val="00D82505"/>
    <w:rsid w:val="00D85B2F"/>
    <w:rsid w:val="00DA6B7C"/>
    <w:rsid w:val="00DA74A8"/>
    <w:rsid w:val="00DB2AB3"/>
    <w:rsid w:val="00DB4B6F"/>
    <w:rsid w:val="00DB606F"/>
    <w:rsid w:val="00DC0172"/>
    <w:rsid w:val="00DE4B5D"/>
    <w:rsid w:val="00DE54FC"/>
    <w:rsid w:val="00DE603D"/>
    <w:rsid w:val="00DF0DA5"/>
    <w:rsid w:val="00DF5024"/>
    <w:rsid w:val="00E01979"/>
    <w:rsid w:val="00E0198E"/>
    <w:rsid w:val="00E027D9"/>
    <w:rsid w:val="00E07873"/>
    <w:rsid w:val="00E11E4A"/>
    <w:rsid w:val="00E25105"/>
    <w:rsid w:val="00E3769E"/>
    <w:rsid w:val="00E46167"/>
    <w:rsid w:val="00E46AC1"/>
    <w:rsid w:val="00E51DAD"/>
    <w:rsid w:val="00E51EC1"/>
    <w:rsid w:val="00E62C0F"/>
    <w:rsid w:val="00E66344"/>
    <w:rsid w:val="00E70778"/>
    <w:rsid w:val="00E71247"/>
    <w:rsid w:val="00E80688"/>
    <w:rsid w:val="00E82770"/>
    <w:rsid w:val="00E83025"/>
    <w:rsid w:val="00E8341A"/>
    <w:rsid w:val="00E912A3"/>
    <w:rsid w:val="00EA2099"/>
    <w:rsid w:val="00EA49F5"/>
    <w:rsid w:val="00EA73FB"/>
    <w:rsid w:val="00EB4094"/>
    <w:rsid w:val="00EB4DE0"/>
    <w:rsid w:val="00EC0C4C"/>
    <w:rsid w:val="00EC1B98"/>
    <w:rsid w:val="00EC39C2"/>
    <w:rsid w:val="00EC78C2"/>
    <w:rsid w:val="00F062DB"/>
    <w:rsid w:val="00F1177C"/>
    <w:rsid w:val="00F11911"/>
    <w:rsid w:val="00F15428"/>
    <w:rsid w:val="00F20E67"/>
    <w:rsid w:val="00F30889"/>
    <w:rsid w:val="00F44B45"/>
    <w:rsid w:val="00F52CE9"/>
    <w:rsid w:val="00F53DF7"/>
    <w:rsid w:val="00F555E4"/>
    <w:rsid w:val="00F572C4"/>
    <w:rsid w:val="00F5763E"/>
    <w:rsid w:val="00F62137"/>
    <w:rsid w:val="00F665B6"/>
    <w:rsid w:val="00F707D9"/>
    <w:rsid w:val="00F7156E"/>
    <w:rsid w:val="00F73914"/>
    <w:rsid w:val="00F917FF"/>
    <w:rsid w:val="00F957ED"/>
    <w:rsid w:val="00FA2081"/>
    <w:rsid w:val="00FA251B"/>
    <w:rsid w:val="00FA43C4"/>
    <w:rsid w:val="00FA71DE"/>
    <w:rsid w:val="00FB19F3"/>
    <w:rsid w:val="00FB3E61"/>
    <w:rsid w:val="00FB3EA4"/>
    <w:rsid w:val="00FB61EB"/>
    <w:rsid w:val="00FC1B24"/>
    <w:rsid w:val="00FC53A1"/>
    <w:rsid w:val="00FC5F60"/>
    <w:rsid w:val="00FD1624"/>
    <w:rsid w:val="00FD3B92"/>
    <w:rsid w:val="00FD4E67"/>
    <w:rsid w:val="00FE14F6"/>
    <w:rsid w:val="00FE309A"/>
    <w:rsid w:val="00FE47C7"/>
    <w:rsid w:val="00FE5B42"/>
    <w:rsid w:val="00FE7639"/>
    <w:rsid w:val="00FF0967"/>
    <w:rsid w:val="00FF38E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FEE232"/>
  <w15:docId w15:val="{0173759A-8359-4C9B-8828-4C06D1E2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66061"/>
    <w:pPr>
      <w:spacing w:before="80" w:after="80" w:line="264" w:lineRule="auto"/>
    </w:pPr>
  </w:style>
  <w:style w:type="paragraph" w:styleId="berschrift1">
    <w:name w:val="heading 1"/>
    <w:basedOn w:val="Standard"/>
    <w:next w:val="Standard"/>
    <w:link w:val="berschrift1Zchn"/>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4F23"/>
    <w:pPr>
      <w:keepNext/>
      <w:keepLines/>
      <w:numPr>
        <w:ilvl w:val="2"/>
        <w:numId w:val="20"/>
      </w:numPr>
      <w:spacing w:before="200" w:after="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berschrift5">
    <w:name w:val="heading 5"/>
    <w:basedOn w:val="Standard"/>
    <w:next w:val="Standard"/>
    <w:link w:val="berschrift5Zchn"/>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A669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4F2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berschrift5Zchn">
    <w:name w:val="Überschrift 5 Zchn"/>
    <w:basedOn w:val="Absatz-Standardschriftart"/>
    <w:link w:val="berschrift5"/>
    <w:uiPriority w:val="9"/>
    <w:semiHidden/>
    <w:rsid w:val="0059755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755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755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7556"/>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225246"/>
    <w:pPr>
      <w:ind w:left="720"/>
      <w:contextualSpacing/>
    </w:pPr>
  </w:style>
  <w:style w:type="paragraph" w:customStyle="1" w:styleId="ExampleCode">
    <w:name w:val="ExampleCode"/>
    <w:basedOn w:val="Standard"/>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Absatz-Standardschriftart"/>
    <w:link w:val="ExampleCode"/>
    <w:rsid w:val="008B385D"/>
    <w:rPr>
      <w:rFonts w:ascii="Courier New" w:hAnsi="Courier New" w:cs="Courier New"/>
      <w:sz w:val="20"/>
      <w:szCs w:val="20"/>
      <w:shd w:val="clear" w:color="auto" w:fill="ECF1F8"/>
      <w:lang w:val="en-US"/>
    </w:rPr>
  </w:style>
  <w:style w:type="character" w:styleId="Hyperlink">
    <w:name w:val="Hyperlink"/>
    <w:basedOn w:val="Absatz-Standardschriftart"/>
    <w:uiPriority w:val="99"/>
    <w:unhideWhenUsed/>
    <w:rsid w:val="00542A6B"/>
    <w:rPr>
      <w:color w:val="0000FF" w:themeColor="hyperlink"/>
      <w:u w:val="single"/>
    </w:rPr>
  </w:style>
  <w:style w:type="paragraph" w:styleId="StandardWeb">
    <w:name w:val="Normal (Web)"/>
    <w:basedOn w:val="Standard"/>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1D52CE"/>
    <w:rPr>
      <w:b/>
      <w:bCs/>
    </w:rPr>
  </w:style>
  <w:style w:type="character" w:customStyle="1" w:styleId="icon">
    <w:name w:val="icon"/>
    <w:basedOn w:val="Absatz-Standardschriftart"/>
    <w:rsid w:val="001D52CE"/>
  </w:style>
  <w:style w:type="paragraph" w:styleId="Inhaltsverzeichnisberschrift">
    <w:name w:val="TOC Heading"/>
    <w:basedOn w:val="berschrift1"/>
    <w:next w:val="Standard"/>
    <w:uiPriority w:val="39"/>
    <w:semiHidden/>
    <w:unhideWhenUsed/>
    <w:qFormat/>
    <w:rsid w:val="0069383F"/>
    <w:pPr>
      <w:numPr>
        <w:numId w:val="0"/>
      </w:numPr>
      <w:outlineLvl w:val="9"/>
    </w:pPr>
    <w:rPr>
      <w:lang w:val="de-DE"/>
    </w:rPr>
  </w:style>
  <w:style w:type="paragraph" w:styleId="Verzeichnis1">
    <w:name w:val="toc 1"/>
    <w:basedOn w:val="Standard"/>
    <w:next w:val="Standard"/>
    <w:autoRedefine/>
    <w:uiPriority w:val="39"/>
    <w:unhideWhenUsed/>
    <w:rsid w:val="0069383F"/>
    <w:pPr>
      <w:spacing w:after="100"/>
    </w:pPr>
  </w:style>
  <w:style w:type="paragraph" w:styleId="Verzeichnis2">
    <w:name w:val="toc 2"/>
    <w:basedOn w:val="Standard"/>
    <w:next w:val="Standard"/>
    <w:autoRedefine/>
    <w:uiPriority w:val="39"/>
    <w:unhideWhenUsed/>
    <w:rsid w:val="0069383F"/>
    <w:pPr>
      <w:spacing w:after="100"/>
      <w:ind w:left="220"/>
    </w:pPr>
  </w:style>
  <w:style w:type="paragraph" w:styleId="Sprechblasentext">
    <w:name w:val="Balloon Text"/>
    <w:basedOn w:val="Standard"/>
    <w:link w:val="SprechblasentextZchn"/>
    <w:uiPriority w:val="99"/>
    <w:semiHidden/>
    <w:unhideWhenUsed/>
    <w:rsid w:val="006938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383F"/>
    <w:rPr>
      <w:rFonts w:ascii="Tahoma" w:hAnsi="Tahoma" w:cs="Tahoma"/>
      <w:sz w:val="16"/>
      <w:szCs w:val="16"/>
    </w:rPr>
  </w:style>
  <w:style w:type="paragraph" w:customStyle="1" w:styleId="TermDef">
    <w:name w:val="TermDef"/>
    <w:basedOn w:val="Standard"/>
    <w:next w:val="TermExplain"/>
    <w:link w:val="TermDefZchn"/>
    <w:qFormat/>
    <w:rsid w:val="00F73914"/>
    <w:pPr>
      <w:spacing w:before="120" w:after="0"/>
    </w:pPr>
    <w:rPr>
      <w:b/>
      <w:lang w:val="en-US"/>
    </w:rPr>
  </w:style>
  <w:style w:type="paragraph" w:customStyle="1" w:styleId="TermExplain">
    <w:name w:val="TermExplain"/>
    <w:basedOn w:val="Standard"/>
    <w:link w:val="TermExplainZchn"/>
    <w:qFormat/>
    <w:rsid w:val="00F73914"/>
    <w:pPr>
      <w:spacing w:line="240" w:lineRule="auto"/>
      <w:ind w:left="720"/>
    </w:pPr>
    <w:rPr>
      <w:lang w:val="en-US"/>
    </w:rPr>
  </w:style>
  <w:style w:type="character" w:customStyle="1" w:styleId="TermExplainZchn">
    <w:name w:val="TermExplain Zchn"/>
    <w:basedOn w:val="Absatz-Standardschriftart"/>
    <w:link w:val="TermExplain"/>
    <w:rsid w:val="00F73914"/>
    <w:rPr>
      <w:lang w:val="en-US"/>
    </w:rPr>
  </w:style>
  <w:style w:type="character" w:customStyle="1" w:styleId="TermDefZchn">
    <w:name w:val="TermDef Zchn"/>
    <w:basedOn w:val="Absatz-Standardschriftart"/>
    <w:link w:val="TermDef"/>
    <w:rsid w:val="00F73914"/>
    <w:rPr>
      <w:b/>
      <w:lang w:val="en-US"/>
    </w:rPr>
  </w:style>
  <w:style w:type="paragraph" w:styleId="KeinLeerraum">
    <w:name w:val="No Spacing"/>
    <w:uiPriority w:val="1"/>
    <w:qFormat/>
    <w:rsid w:val="008D2739"/>
    <w:pPr>
      <w:spacing w:after="0" w:line="240" w:lineRule="auto"/>
    </w:pPr>
    <w:rPr>
      <w:lang w:val="en-GB"/>
    </w:rPr>
  </w:style>
  <w:style w:type="table" w:styleId="Tabellenraster">
    <w:name w:val="Table Grid"/>
    <w:basedOn w:val="NormaleTabelle"/>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Formularbeginn">
    <w:name w:val="HTML Top of Form"/>
    <w:basedOn w:val="Standard"/>
    <w:next w:val="Standard"/>
    <w:link w:val="z-FormularbeginnZchn"/>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D42D55"/>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D42D55"/>
    <w:rPr>
      <w:rFonts w:ascii="Arial" w:eastAsia="Times New Roman" w:hAnsi="Arial" w:cs="Arial"/>
      <w:vanish/>
      <w:sz w:val="16"/>
      <w:szCs w:val="16"/>
      <w:lang w:eastAsia="de-AT"/>
    </w:rPr>
  </w:style>
  <w:style w:type="paragraph" w:styleId="Endnotentext">
    <w:name w:val="endnote text"/>
    <w:basedOn w:val="Standard"/>
    <w:link w:val="EndnotentextZchn"/>
    <w:uiPriority w:val="99"/>
    <w:semiHidden/>
    <w:unhideWhenUsed/>
    <w:rsid w:val="00F7391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3914"/>
    <w:rPr>
      <w:sz w:val="20"/>
      <w:szCs w:val="20"/>
    </w:rPr>
  </w:style>
  <w:style w:type="character" w:styleId="Endnotenzeichen">
    <w:name w:val="endnote reference"/>
    <w:basedOn w:val="Absatz-Standardschriftart"/>
    <w:uiPriority w:val="99"/>
    <w:semiHidden/>
    <w:unhideWhenUsed/>
    <w:rsid w:val="00F73914"/>
    <w:rPr>
      <w:vertAlign w:val="superscript"/>
    </w:rPr>
  </w:style>
  <w:style w:type="paragraph" w:styleId="Funotentext">
    <w:name w:val="footnote text"/>
    <w:basedOn w:val="Standard"/>
    <w:link w:val="FunotentextZchn"/>
    <w:unhideWhenUsed/>
    <w:rsid w:val="00F73914"/>
    <w:pPr>
      <w:spacing w:after="0" w:line="240" w:lineRule="auto"/>
    </w:pPr>
    <w:rPr>
      <w:sz w:val="20"/>
      <w:szCs w:val="20"/>
    </w:rPr>
  </w:style>
  <w:style w:type="character" w:customStyle="1" w:styleId="FunotentextZchn">
    <w:name w:val="Fußnotentext Zchn"/>
    <w:basedOn w:val="Absatz-Standardschriftart"/>
    <w:link w:val="Funotentext"/>
    <w:rsid w:val="00F73914"/>
    <w:rPr>
      <w:sz w:val="20"/>
      <w:szCs w:val="20"/>
    </w:rPr>
  </w:style>
  <w:style w:type="character" w:styleId="Funotenzeichen">
    <w:name w:val="footnote reference"/>
    <w:basedOn w:val="Absatz-Standardschriftart"/>
    <w:unhideWhenUsed/>
    <w:rsid w:val="00F73914"/>
    <w:rPr>
      <w:vertAlign w:val="superscript"/>
    </w:rPr>
  </w:style>
  <w:style w:type="paragraph" w:customStyle="1" w:styleId="Remark">
    <w:name w:val="Remark"/>
    <w:basedOn w:val="Standard"/>
    <w:link w:val="RemarkZchn"/>
    <w:qFormat/>
    <w:rsid w:val="003E59F5"/>
    <w:pPr>
      <w:ind w:left="-284"/>
    </w:pPr>
    <w:rPr>
      <w:i/>
      <w:color w:val="FF0000"/>
      <w:lang w:val="en-US"/>
    </w:rPr>
  </w:style>
  <w:style w:type="character" w:customStyle="1" w:styleId="RemarkZchn">
    <w:name w:val="Remark Zchn"/>
    <w:basedOn w:val="Absatz-Standardschriftart"/>
    <w:link w:val="Remark"/>
    <w:rsid w:val="003E59F5"/>
    <w:rPr>
      <w:i/>
      <w:color w:val="FF0000"/>
      <w:lang w:val="en-US"/>
    </w:rPr>
  </w:style>
  <w:style w:type="paragraph" w:styleId="Verzeichnis3">
    <w:name w:val="toc 3"/>
    <w:basedOn w:val="Standard"/>
    <w:next w:val="Standard"/>
    <w:autoRedefine/>
    <w:uiPriority w:val="39"/>
    <w:unhideWhenUsed/>
    <w:rsid w:val="007F357B"/>
    <w:pPr>
      <w:spacing w:after="100"/>
      <w:ind w:left="440"/>
    </w:pPr>
  </w:style>
  <w:style w:type="paragraph" w:styleId="Zitat">
    <w:name w:val="Quote"/>
    <w:basedOn w:val="Standard"/>
    <w:next w:val="Standard"/>
    <w:link w:val="ZitatZchn"/>
    <w:uiPriority w:val="29"/>
    <w:qFormat/>
    <w:rsid w:val="004B5C4E"/>
    <w:pPr>
      <w:ind w:left="284"/>
    </w:pPr>
    <w:rPr>
      <w:i/>
      <w:iCs/>
      <w:color w:val="000000" w:themeColor="text1"/>
    </w:rPr>
  </w:style>
  <w:style w:type="character" w:customStyle="1" w:styleId="ZitatZchn">
    <w:name w:val="Zitat Zchn"/>
    <w:basedOn w:val="Absatz-Standardschriftart"/>
    <w:link w:val="Zitat"/>
    <w:uiPriority w:val="29"/>
    <w:rsid w:val="004B5C4E"/>
    <w:rPr>
      <w:i/>
      <w:iCs/>
      <w:color w:val="000000" w:themeColor="text1"/>
    </w:rPr>
  </w:style>
  <w:style w:type="paragraph" w:styleId="Kopfzeile">
    <w:name w:val="header"/>
    <w:basedOn w:val="Standard"/>
    <w:link w:val="KopfzeileZchn"/>
    <w:uiPriority w:val="99"/>
    <w:semiHidden/>
    <w:unhideWhenUsed/>
    <w:rsid w:val="008B68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B682E"/>
  </w:style>
  <w:style w:type="paragraph" w:styleId="Fuzeile">
    <w:name w:val="footer"/>
    <w:basedOn w:val="Standard"/>
    <w:link w:val="FuzeileZchn"/>
    <w:uiPriority w:val="99"/>
    <w:unhideWhenUsed/>
    <w:rsid w:val="008B68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682E"/>
  </w:style>
  <w:style w:type="character" w:styleId="IntensiveHervorhebung">
    <w:name w:val="Intense Emphasis"/>
    <w:basedOn w:val="Absatz-Standardschriftart"/>
    <w:uiPriority w:val="21"/>
    <w:qFormat/>
    <w:rsid w:val="005D5DC7"/>
    <w:rPr>
      <w:b/>
      <w:bCs/>
      <w:i/>
      <w:iCs/>
      <w:color w:val="1F497D" w:themeColor="text2"/>
    </w:rPr>
  </w:style>
  <w:style w:type="character" w:styleId="BesuchterHyperlink">
    <w:name w:val="FollowedHyperlink"/>
    <w:basedOn w:val="Absatz-Standardschriftart"/>
    <w:uiPriority w:val="99"/>
    <w:semiHidden/>
    <w:unhideWhenUsed/>
    <w:rsid w:val="00061E64"/>
    <w:rPr>
      <w:color w:val="800080" w:themeColor="followedHyperlink"/>
      <w:u w:val="single"/>
    </w:rPr>
  </w:style>
  <w:style w:type="paragraph" w:customStyle="1" w:styleId="NamedEntity">
    <w:name w:val="NamedEntity"/>
    <w:basedOn w:val="Standard"/>
    <w:link w:val="NamedEntityZchn"/>
    <w:qFormat/>
    <w:rsid w:val="00E01979"/>
    <w:rPr>
      <w:i/>
      <w:color w:val="4F6228" w:themeColor="accent3" w:themeShade="80"/>
      <w:lang w:val="en-US"/>
    </w:rPr>
  </w:style>
  <w:style w:type="character" w:customStyle="1" w:styleId="NamedEntityZchn">
    <w:name w:val="NamedEntity Zchn"/>
    <w:basedOn w:val="Absatz-Standardschriftar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rPr>
      <w:rFonts w:ascii="Courier New" w:hAnsi="Courier New" w:cs="Courier New"/>
      <w:sz w:val="20"/>
      <w:szCs w:val="20"/>
      <w:shd w:val="clear" w:color="auto" w:fill="ECF1F8"/>
      <w:lang w:val="en-US"/>
    </w:rPr>
  </w:style>
  <w:style w:type="character" w:customStyle="1" w:styleId="Citing">
    <w:name w:val="Citing"/>
    <w:basedOn w:val="Absatz-Standardschriftart"/>
    <w:uiPriority w:val="1"/>
    <w:qFormat/>
    <w:rsid w:val="00B219E6"/>
    <w:rPr>
      <w:i/>
      <w:lang w:val="en-US"/>
    </w:rPr>
  </w:style>
  <w:style w:type="paragraph" w:styleId="Beschriftung">
    <w:name w:val="caption"/>
    <w:basedOn w:val="Standard"/>
    <w:next w:val="Standard"/>
    <w:uiPriority w:val="35"/>
    <w:unhideWhenUsed/>
    <w:qFormat/>
    <w:rsid w:val="00EA49F5"/>
    <w:pPr>
      <w:spacing w:after="200" w:line="240" w:lineRule="auto"/>
    </w:pPr>
    <w:rPr>
      <w:b/>
      <w:bCs/>
      <w:color w:val="4F81BD" w:themeColor="accent1"/>
      <w:sz w:val="18"/>
      <w:szCs w:val="18"/>
    </w:rPr>
  </w:style>
  <w:style w:type="character" w:styleId="SchwacheHervorhebung">
    <w:name w:val="Subtle Emphasis"/>
    <w:basedOn w:val="Absatz-Standardschriftart"/>
    <w:uiPriority w:val="19"/>
    <w:qFormat/>
    <w:rsid w:val="00D210CC"/>
    <w:rPr>
      <w:i/>
      <w:iCs/>
      <w:color w:val="808080" w:themeColor="text1" w:themeTint="7F"/>
    </w:rPr>
  </w:style>
  <w:style w:type="paragraph" w:styleId="HTMLVorformatiert">
    <w:name w:val="HTML Preformatted"/>
    <w:basedOn w:val="Standard"/>
    <w:link w:val="HTMLVorformatiertZchn"/>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VorformatiertZchn">
    <w:name w:val="HTML Vorformatiert Zchn"/>
    <w:basedOn w:val="Absatz-Standardschriftart"/>
    <w:link w:val="HTMLVorformatiert"/>
    <w:uiPriority w:val="99"/>
    <w:rsid w:val="00A24FF1"/>
    <w:rPr>
      <w:rFonts w:ascii="Courier" w:hAnsi="Courier" w:cs="Courier"/>
      <w:sz w:val="20"/>
      <w:szCs w:val="20"/>
      <w:lang w:val="en-US"/>
    </w:rPr>
  </w:style>
  <w:style w:type="character" w:styleId="HTMLSchreibmaschine">
    <w:name w:val="HTML Typewriter"/>
    <w:basedOn w:val="Absatz-Standardschriftart"/>
    <w:uiPriority w:val="99"/>
    <w:rsid w:val="001C4474"/>
    <w:rPr>
      <w:rFonts w:ascii="Courier" w:eastAsiaTheme="minorHAnsi" w:hAnsi="Courier" w:cs="Courier"/>
      <w:sz w:val="20"/>
    </w:rPr>
  </w:style>
  <w:style w:type="paragraph" w:customStyle="1" w:styleId="Appendix-Title">
    <w:name w:val="Appendix-Title"/>
    <w:basedOn w:val="berschrift1"/>
    <w:next w:val="Standard"/>
    <w:link w:val="Appendix-TitleZchn"/>
    <w:qFormat/>
    <w:rsid w:val="00A95363"/>
    <w:pPr>
      <w:numPr>
        <w:numId w:val="2"/>
      </w:numPr>
    </w:pPr>
    <w:rPr>
      <w:lang w:val="en-US"/>
    </w:rPr>
  </w:style>
  <w:style w:type="character" w:customStyle="1" w:styleId="Appendix-TitleZchn">
    <w:name w:val="Appendix-Title Zchn"/>
    <w:basedOn w:val="berschrift1Zchn"/>
    <w:link w:val="Appendix-Title"/>
    <w:rsid w:val="00A95363"/>
    <w:rPr>
      <w:rFonts w:asciiTheme="majorHAnsi" w:eastAsiaTheme="majorEastAsia" w:hAnsiTheme="majorHAnsi" w:cstheme="majorBidi"/>
      <w:b/>
      <w:bCs/>
      <w:color w:val="365F91" w:themeColor="accent1" w:themeShade="BF"/>
      <w:sz w:val="28"/>
      <w:szCs w:val="28"/>
      <w:lang w:val="en-US"/>
    </w:rPr>
  </w:style>
  <w:style w:type="paragraph" w:customStyle="1" w:styleId="AppendixTitleLevel2">
    <w:name w:val="Appendix Title Level 2"/>
    <w:basedOn w:val="berschrift2"/>
    <w:next w:val="Standard"/>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rFonts w:asciiTheme="majorHAnsi" w:eastAsiaTheme="majorEastAsia" w:hAnsiTheme="majorHAnsi" w:cstheme="majorBidi"/>
      <w:b/>
      <w:bCs/>
      <w:color w:val="4F81BD" w:themeColor="accent1"/>
      <w:sz w:val="24"/>
      <w:szCs w:val="26"/>
      <w:lang w:val="en-US"/>
    </w:rPr>
  </w:style>
  <w:style w:type="character" w:styleId="Kommentarzeichen">
    <w:name w:val="annotation reference"/>
    <w:basedOn w:val="Absatz-Standardschriftart"/>
    <w:uiPriority w:val="99"/>
    <w:semiHidden/>
    <w:unhideWhenUsed/>
    <w:rsid w:val="00F52CE9"/>
    <w:rPr>
      <w:sz w:val="18"/>
      <w:szCs w:val="18"/>
    </w:rPr>
  </w:style>
  <w:style w:type="paragraph" w:styleId="Kommentartext">
    <w:name w:val="annotation text"/>
    <w:basedOn w:val="Standard"/>
    <w:link w:val="KommentartextZchn"/>
    <w:uiPriority w:val="99"/>
    <w:semiHidden/>
    <w:unhideWhenUsed/>
    <w:rsid w:val="00F52CE9"/>
    <w:pPr>
      <w:spacing w:before="0" w:line="240" w:lineRule="auto"/>
    </w:pPr>
    <w:rPr>
      <w:sz w:val="24"/>
      <w:szCs w:val="24"/>
    </w:rPr>
  </w:style>
  <w:style w:type="character" w:customStyle="1" w:styleId="KommentartextZchn">
    <w:name w:val="Kommentartext Zchn"/>
    <w:basedOn w:val="Absatz-Standardschriftart"/>
    <w:link w:val="Kommentartext"/>
    <w:uiPriority w:val="99"/>
    <w:semiHidden/>
    <w:rsid w:val="00F52CE9"/>
    <w:rPr>
      <w:sz w:val="24"/>
      <w:szCs w:val="24"/>
    </w:rPr>
  </w:style>
  <w:style w:type="paragraph" w:styleId="Kommentarthema">
    <w:name w:val="annotation subject"/>
    <w:basedOn w:val="Kommentartext"/>
    <w:next w:val="Kommentartext"/>
    <w:link w:val="KommentarthemaZchn"/>
    <w:uiPriority w:val="99"/>
    <w:semiHidden/>
    <w:unhideWhenUsed/>
    <w:rsid w:val="00F52CE9"/>
    <w:pPr>
      <w:spacing w:before="80"/>
    </w:pPr>
    <w:rPr>
      <w:b/>
      <w:bCs/>
      <w:sz w:val="20"/>
      <w:szCs w:val="20"/>
    </w:rPr>
  </w:style>
  <w:style w:type="character" w:customStyle="1" w:styleId="KommentarthemaZchn">
    <w:name w:val="Kommentarthema Zchn"/>
    <w:basedOn w:val="KommentartextZchn"/>
    <w:link w:val="Kommentarthema"/>
    <w:uiPriority w:val="99"/>
    <w:semiHidden/>
    <w:rsid w:val="00F52CE9"/>
    <w:rPr>
      <w:b/>
      <w:bCs/>
      <w:sz w:val="20"/>
      <w:szCs w:val="20"/>
    </w:rPr>
  </w:style>
  <w:style w:type="character" w:styleId="Hervorhebung">
    <w:name w:val="Emphasis"/>
    <w:basedOn w:val="Absatz-Standardschriftart"/>
    <w:uiPriority w:val="20"/>
    <w:qFormat/>
    <w:rsid w:val="000C7DEA"/>
    <w:rPr>
      <w:i/>
      <w:iCs/>
    </w:rPr>
  </w:style>
  <w:style w:type="paragraph" w:styleId="Verzeichnis4">
    <w:name w:val="toc 4"/>
    <w:basedOn w:val="Standard"/>
    <w:next w:val="Standard"/>
    <w:autoRedefine/>
    <w:uiPriority w:val="39"/>
    <w:unhideWhenUsed/>
    <w:rsid w:val="00D775AB"/>
    <w:pPr>
      <w:spacing w:before="0" w:after="100" w:line="276" w:lineRule="auto"/>
      <w:ind w:left="660"/>
    </w:pPr>
    <w:rPr>
      <w:rFonts w:eastAsiaTheme="minorEastAsia"/>
      <w:lang w:eastAsia="de-AT"/>
    </w:rPr>
  </w:style>
  <w:style w:type="paragraph" w:styleId="Verzeichnis5">
    <w:name w:val="toc 5"/>
    <w:basedOn w:val="Standard"/>
    <w:next w:val="Standard"/>
    <w:autoRedefine/>
    <w:uiPriority w:val="39"/>
    <w:unhideWhenUsed/>
    <w:rsid w:val="00D775AB"/>
    <w:pPr>
      <w:spacing w:before="0" w:after="100" w:line="276" w:lineRule="auto"/>
      <w:ind w:left="880"/>
    </w:pPr>
    <w:rPr>
      <w:rFonts w:eastAsiaTheme="minorEastAsia"/>
      <w:lang w:eastAsia="de-AT"/>
    </w:rPr>
  </w:style>
  <w:style w:type="paragraph" w:styleId="Verzeichnis6">
    <w:name w:val="toc 6"/>
    <w:basedOn w:val="Standard"/>
    <w:next w:val="Standard"/>
    <w:autoRedefine/>
    <w:uiPriority w:val="39"/>
    <w:unhideWhenUsed/>
    <w:rsid w:val="00D775AB"/>
    <w:pPr>
      <w:spacing w:before="0" w:after="100" w:line="276" w:lineRule="auto"/>
      <w:ind w:left="1100"/>
    </w:pPr>
    <w:rPr>
      <w:rFonts w:eastAsiaTheme="minorEastAsia"/>
      <w:lang w:eastAsia="de-AT"/>
    </w:rPr>
  </w:style>
  <w:style w:type="paragraph" w:styleId="Verzeichnis7">
    <w:name w:val="toc 7"/>
    <w:basedOn w:val="Standard"/>
    <w:next w:val="Standard"/>
    <w:autoRedefine/>
    <w:uiPriority w:val="39"/>
    <w:unhideWhenUsed/>
    <w:rsid w:val="00D775AB"/>
    <w:pPr>
      <w:spacing w:before="0" w:after="100" w:line="276" w:lineRule="auto"/>
      <w:ind w:left="1320"/>
    </w:pPr>
    <w:rPr>
      <w:rFonts w:eastAsiaTheme="minorEastAsia"/>
      <w:lang w:eastAsia="de-AT"/>
    </w:rPr>
  </w:style>
  <w:style w:type="paragraph" w:styleId="Verzeichnis8">
    <w:name w:val="toc 8"/>
    <w:basedOn w:val="Standard"/>
    <w:next w:val="Standard"/>
    <w:autoRedefine/>
    <w:uiPriority w:val="39"/>
    <w:unhideWhenUsed/>
    <w:rsid w:val="00D775AB"/>
    <w:pPr>
      <w:spacing w:before="0" w:after="100" w:line="276" w:lineRule="auto"/>
      <w:ind w:left="1540"/>
    </w:pPr>
    <w:rPr>
      <w:rFonts w:eastAsiaTheme="minorEastAsia"/>
      <w:lang w:eastAsia="de-AT"/>
    </w:rPr>
  </w:style>
  <w:style w:type="paragraph" w:styleId="Verzeichnis9">
    <w:name w:val="toc 9"/>
    <w:basedOn w:val="Standard"/>
    <w:next w:val="Standard"/>
    <w:autoRedefine/>
    <w:uiPriority w:val="39"/>
    <w:unhideWhenUsed/>
    <w:rsid w:val="00D775AB"/>
    <w:pPr>
      <w:spacing w:before="0" w:after="100" w:line="276" w:lineRule="auto"/>
      <w:ind w:left="1760"/>
    </w:pPr>
    <w:rPr>
      <w:rFonts w:eastAsiaTheme="minorEastAsia"/>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69583">
      <w:bodyDiv w:val="1"/>
      <w:marLeft w:val="0"/>
      <w:marRight w:val="0"/>
      <w:marTop w:val="0"/>
      <w:marBottom w:val="0"/>
      <w:divBdr>
        <w:top w:val="none" w:sz="0" w:space="0" w:color="auto"/>
        <w:left w:val="none" w:sz="0" w:space="0" w:color="auto"/>
        <w:bottom w:val="none" w:sz="0" w:space="0" w:color="auto"/>
        <w:right w:val="none" w:sz="0" w:space="0" w:color="auto"/>
      </w:divBdr>
    </w:div>
    <w:div w:id="171115213">
      <w:bodyDiv w:val="1"/>
      <w:marLeft w:val="0"/>
      <w:marRight w:val="0"/>
      <w:marTop w:val="0"/>
      <w:marBottom w:val="0"/>
      <w:divBdr>
        <w:top w:val="none" w:sz="0" w:space="0" w:color="auto"/>
        <w:left w:val="none" w:sz="0" w:space="0" w:color="auto"/>
        <w:bottom w:val="none" w:sz="0" w:space="0" w:color="auto"/>
        <w:right w:val="none" w:sz="0" w:space="0" w:color="auto"/>
      </w:divBdr>
    </w:div>
    <w:div w:id="179517770">
      <w:bodyDiv w:val="1"/>
      <w:marLeft w:val="0"/>
      <w:marRight w:val="0"/>
      <w:marTop w:val="0"/>
      <w:marBottom w:val="0"/>
      <w:divBdr>
        <w:top w:val="none" w:sz="0" w:space="0" w:color="auto"/>
        <w:left w:val="none" w:sz="0" w:space="0" w:color="auto"/>
        <w:bottom w:val="none" w:sz="0" w:space="0" w:color="auto"/>
        <w:right w:val="none" w:sz="0" w:space="0" w:color="auto"/>
      </w:divBdr>
    </w:div>
    <w:div w:id="500976174">
      <w:bodyDiv w:val="1"/>
      <w:marLeft w:val="0"/>
      <w:marRight w:val="0"/>
      <w:marTop w:val="0"/>
      <w:marBottom w:val="0"/>
      <w:divBdr>
        <w:top w:val="none" w:sz="0" w:space="0" w:color="auto"/>
        <w:left w:val="none" w:sz="0" w:space="0" w:color="auto"/>
        <w:bottom w:val="none" w:sz="0" w:space="0" w:color="auto"/>
        <w:right w:val="none" w:sz="0" w:space="0" w:color="auto"/>
      </w:divBdr>
    </w:div>
    <w:div w:id="550069894">
      <w:bodyDiv w:val="1"/>
      <w:marLeft w:val="0"/>
      <w:marRight w:val="0"/>
      <w:marTop w:val="0"/>
      <w:marBottom w:val="0"/>
      <w:divBdr>
        <w:top w:val="none" w:sz="0" w:space="0" w:color="auto"/>
        <w:left w:val="none" w:sz="0" w:space="0" w:color="auto"/>
        <w:bottom w:val="none" w:sz="0" w:space="0" w:color="auto"/>
        <w:right w:val="none" w:sz="0" w:space="0" w:color="auto"/>
      </w:divBdr>
    </w:div>
    <w:div w:id="561018077">
      <w:bodyDiv w:val="1"/>
      <w:marLeft w:val="0"/>
      <w:marRight w:val="0"/>
      <w:marTop w:val="0"/>
      <w:marBottom w:val="0"/>
      <w:divBdr>
        <w:top w:val="none" w:sz="0" w:space="0" w:color="auto"/>
        <w:left w:val="none" w:sz="0" w:space="0" w:color="auto"/>
        <w:bottom w:val="none" w:sz="0" w:space="0" w:color="auto"/>
        <w:right w:val="none" w:sz="0" w:space="0" w:color="auto"/>
      </w:divBdr>
    </w:div>
    <w:div w:id="588780701">
      <w:bodyDiv w:val="1"/>
      <w:marLeft w:val="0"/>
      <w:marRight w:val="0"/>
      <w:marTop w:val="0"/>
      <w:marBottom w:val="0"/>
      <w:divBdr>
        <w:top w:val="none" w:sz="0" w:space="0" w:color="auto"/>
        <w:left w:val="none" w:sz="0" w:space="0" w:color="auto"/>
        <w:bottom w:val="none" w:sz="0" w:space="0" w:color="auto"/>
        <w:right w:val="none" w:sz="0" w:space="0" w:color="auto"/>
      </w:divBdr>
    </w:div>
    <w:div w:id="590700596">
      <w:bodyDiv w:val="1"/>
      <w:marLeft w:val="0"/>
      <w:marRight w:val="0"/>
      <w:marTop w:val="0"/>
      <w:marBottom w:val="0"/>
      <w:divBdr>
        <w:top w:val="none" w:sz="0" w:space="0" w:color="auto"/>
        <w:left w:val="none" w:sz="0" w:space="0" w:color="auto"/>
        <w:bottom w:val="none" w:sz="0" w:space="0" w:color="auto"/>
        <w:right w:val="none" w:sz="0" w:space="0" w:color="auto"/>
      </w:divBdr>
    </w:div>
    <w:div w:id="609167749">
      <w:bodyDiv w:val="1"/>
      <w:marLeft w:val="0"/>
      <w:marRight w:val="0"/>
      <w:marTop w:val="0"/>
      <w:marBottom w:val="0"/>
      <w:divBdr>
        <w:top w:val="none" w:sz="0" w:space="0" w:color="auto"/>
        <w:left w:val="none" w:sz="0" w:space="0" w:color="auto"/>
        <w:bottom w:val="none" w:sz="0" w:space="0" w:color="auto"/>
        <w:right w:val="none" w:sz="0" w:space="0" w:color="auto"/>
      </w:divBdr>
    </w:div>
    <w:div w:id="636493666">
      <w:bodyDiv w:val="1"/>
      <w:marLeft w:val="0"/>
      <w:marRight w:val="0"/>
      <w:marTop w:val="0"/>
      <w:marBottom w:val="0"/>
      <w:divBdr>
        <w:top w:val="none" w:sz="0" w:space="0" w:color="auto"/>
        <w:left w:val="none" w:sz="0" w:space="0" w:color="auto"/>
        <w:bottom w:val="none" w:sz="0" w:space="0" w:color="auto"/>
        <w:right w:val="none" w:sz="0" w:space="0" w:color="auto"/>
      </w:divBdr>
    </w:div>
    <w:div w:id="652833357">
      <w:bodyDiv w:val="1"/>
      <w:marLeft w:val="0"/>
      <w:marRight w:val="0"/>
      <w:marTop w:val="0"/>
      <w:marBottom w:val="0"/>
      <w:divBdr>
        <w:top w:val="none" w:sz="0" w:space="0" w:color="auto"/>
        <w:left w:val="none" w:sz="0" w:space="0" w:color="auto"/>
        <w:bottom w:val="none" w:sz="0" w:space="0" w:color="auto"/>
        <w:right w:val="none" w:sz="0" w:space="0" w:color="auto"/>
      </w:divBdr>
    </w:div>
    <w:div w:id="769355917">
      <w:bodyDiv w:val="1"/>
      <w:marLeft w:val="0"/>
      <w:marRight w:val="0"/>
      <w:marTop w:val="0"/>
      <w:marBottom w:val="0"/>
      <w:divBdr>
        <w:top w:val="none" w:sz="0" w:space="0" w:color="auto"/>
        <w:left w:val="none" w:sz="0" w:space="0" w:color="auto"/>
        <w:bottom w:val="none" w:sz="0" w:space="0" w:color="auto"/>
        <w:right w:val="none" w:sz="0" w:space="0" w:color="auto"/>
      </w:divBdr>
    </w:div>
    <w:div w:id="1103765711">
      <w:bodyDiv w:val="1"/>
      <w:marLeft w:val="0"/>
      <w:marRight w:val="0"/>
      <w:marTop w:val="0"/>
      <w:marBottom w:val="0"/>
      <w:divBdr>
        <w:top w:val="none" w:sz="0" w:space="0" w:color="auto"/>
        <w:left w:val="none" w:sz="0" w:space="0" w:color="auto"/>
        <w:bottom w:val="none" w:sz="0" w:space="0" w:color="auto"/>
        <w:right w:val="none" w:sz="0" w:space="0" w:color="auto"/>
      </w:divBdr>
    </w:div>
    <w:div w:id="1143962106">
      <w:bodyDiv w:val="1"/>
      <w:marLeft w:val="0"/>
      <w:marRight w:val="0"/>
      <w:marTop w:val="0"/>
      <w:marBottom w:val="0"/>
      <w:divBdr>
        <w:top w:val="none" w:sz="0" w:space="0" w:color="auto"/>
        <w:left w:val="none" w:sz="0" w:space="0" w:color="auto"/>
        <w:bottom w:val="none" w:sz="0" w:space="0" w:color="auto"/>
        <w:right w:val="none" w:sz="0" w:space="0" w:color="auto"/>
      </w:divBdr>
    </w:div>
    <w:div w:id="1253079035">
      <w:bodyDiv w:val="1"/>
      <w:marLeft w:val="0"/>
      <w:marRight w:val="0"/>
      <w:marTop w:val="0"/>
      <w:marBottom w:val="0"/>
      <w:divBdr>
        <w:top w:val="none" w:sz="0" w:space="0" w:color="auto"/>
        <w:left w:val="none" w:sz="0" w:space="0" w:color="auto"/>
        <w:bottom w:val="none" w:sz="0" w:space="0" w:color="auto"/>
        <w:right w:val="none" w:sz="0" w:space="0" w:color="auto"/>
      </w:divBdr>
    </w:div>
    <w:div w:id="1378777178">
      <w:bodyDiv w:val="1"/>
      <w:marLeft w:val="0"/>
      <w:marRight w:val="0"/>
      <w:marTop w:val="0"/>
      <w:marBottom w:val="0"/>
      <w:divBdr>
        <w:top w:val="none" w:sz="0" w:space="0" w:color="auto"/>
        <w:left w:val="none" w:sz="0" w:space="0" w:color="auto"/>
        <w:bottom w:val="none" w:sz="0" w:space="0" w:color="auto"/>
        <w:right w:val="none" w:sz="0" w:space="0" w:color="auto"/>
      </w:divBdr>
      <w:divsChild>
        <w:div w:id="1365524123">
          <w:marLeft w:val="0"/>
          <w:marRight w:val="0"/>
          <w:marTop w:val="0"/>
          <w:marBottom w:val="0"/>
          <w:divBdr>
            <w:top w:val="none" w:sz="0" w:space="0" w:color="auto"/>
            <w:left w:val="none" w:sz="0" w:space="0" w:color="auto"/>
            <w:bottom w:val="none" w:sz="0" w:space="0" w:color="auto"/>
            <w:right w:val="none" w:sz="0" w:space="0" w:color="auto"/>
          </w:divBdr>
          <w:divsChild>
            <w:div w:id="6184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7840">
      <w:bodyDiv w:val="1"/>
      <w:marLeft w:val="0"/>
      <w:marRight w:val="0"/>
      <w:marTop w:val="0"/>
      <w:marBottom w:val="0"/>
      <w:divBdr>
        <w:top w:val="none" w:sz="0" w:space="0" w:color="auto"/>
        <w:left w:val="none" w:sz="0" w:space="0" w:color="auto"/>
        <w:bottom w:val="none" w:sz="0" w:space="0" w:color="auto"/>
        <w:right w:val="none" w:sz="0" w:space="0" w:color="auto"/>
      </w:divBdr>
    </w:div>
    <w:div w:id="1406494592">
      <w:bodyDiv w:val="1"/>
      <w:marLeft w:val="0"/>
      <w:marRight w:val="0"/>
      <w:marTop w:val="0"/>
      <w:marBottom w:val="0"/>
      <w:divBdr>
        <w:top w:val="none" w:sz="0" w:space="0" w:color="auto"/>
        <w:left w:val="none" w:sz="0" w:space="0" w:color="auto"/>
        <w:bottom w:val="none" w:sz="0" w:space="0" w:color="auto"/>
        <w:right w:val="none" w:sz="0" w:space="0" w:color="auto"/>
      </w:divBdr>
      <w:divsChild>
        <w:div w:id="1380010732">
          <w:marLeft w:val="0"/>
          <w:marRight w:val="0"/>
          <w:marTop w:val="0"/>
          <w:marBottom w:val="0"/>
          <w:divBdr>
            <w:top w:val="none" w:sz="0" w:space="0" w:color="auto"/>
            <w:left w:val="none" w:sz="0" w:space="0" w:color="auto"/>
            <w:bottom w:val="none" w:sz="0" w:space="0" w:color="auto"/>
            <w:right w:val="none" w:sz="0" w:space="0" w:color="auto"/>
          </w:divBdr>
          <w:divsChild>
            <w:div w:id="1599100459">
              <w:marLeft w:val="0"/>
              <w:marRight w:val="0"/>
              <w:marTop w:val="0"/>
              <w:marBottom w:val="0"/>
              <w:divBdr>
                <w:top w:val="none" w:sz="0" w:space="0" w:color="auto"/>
                <w:left w:val="none" w:sz="0" w:space="0" w:color="auto"/>
                <w:bottom w:val="none" w:sz="0" w:space="0" w:color="auto"/>
                <w:right w:val="none" w:sz="0" w:space="0" w:color="auto"/>
              </w:divBdr>
            </w:div>
          </w:divsChild>
        </w:div>
        <w:div w:id="1256668707">
          <w:marLeft w:val="0"/>
          <w:marRight w:val="0"/>
          <w:marTop w:val="0"/>
          <w:marBottom w:val="0"/>
          <w:divBdr>
            <w:top w:val="none" w:sz="0" w:space="0" w:color="auto"/>
            <w:left w:val="none" w:sz="0" w:space="0" w:color="auto"/>
            <w:bottom w:val="none" w:sz="0" w:space="0" w:color="auto"/>
            <w:right w:val="none" w:sz="0" w:space="0" w:color="auto"/>
          </w:divBdr>
          <w:divsChild>
            <w:div w:id="16162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6747">
      <w:bodyDiv w:val="1"/>
      <w:marLeft w:val="0"/>
      <w:marRight w:val="0"/>
      <w:marTop w:val="0"/>
      <w:marBottom w:val="0"/>
      <w:divBdr>
        <w:top w:val="none" w:sz="0" w:space="0" w:color="auto"/>
        <w:left w:val="none" w:sz="0" w:space="0" w:color="auto"/>
        <w:bottom w:val="none" w:sz="0" w:space="0" w:color="auto"/>
        <w:right w:val="none" w:sz="0" w:space="0" w:color="auto"/>
      </w:divBdr>
    </w:div>
    <w:div w:id="1552770992">
      <w:bodyDiv w:val="1"/>
      <w:marLeft w:val="0"/>
      <w:marRight w:val="0"/>
      <w:marTop w:val="0"/>
      <w:marBottom w:val="0"/>
      <w:divBdr>
        <w:top w:val="none" w:sz="0" w:space="0" w:color="auto"/>
        <w:left w:val="none" w:sz="0" w:space="0" w:color="auto"/>
        <w:bottom w:val="none" w:sz="0" w:space="0" w:color="auto"/>
        <w:right w:val="none" w:sz="0" w:space="0" w:color="auto"/>
      </w:divBdr>
    </w:div>
    <w:div w:id="1563130222">
      <w:bodyDiv w:val="1"/>
      <w:marLeft w:val="0"/>
      <w:marRight w:val="0"/>
      <w:marTop w:val="0"/>
      <w:marBottom w:val="0"/>
      <w:divBdr>
        <w:top w:val="none" w:sz="0" w:space="0" w:color="auto"/>
        <w:left w:val="none" w:sz="0" w:space="0" w:color="auto"/>
        <w:bottom w:val="none" w:sz="0" w:space="0" w:color="auto"/>
        <w:right w:val="none" w:sz="0" w:space="0" w:color="auto"/>
      </w:divBdr>
    </w:div>
    <w:div w:id="1571698071">
      <w:bodyDiv w:val="1"/>
      <w:marLeft w:val="0"/>
      <w:marRight w:val="0"/>
      <w:marTop w:val="0"/>
      <w:marBottom w:val="0"/>
      <w:divBdr>
        <w:top w:val="none" w:sz="0" w:space="0" w:color="auto"/>
        <w:left w:val="none" w:sz="0" w:space="0" w:color="auto"/>
        <w:bottom w:val="none" w:sz="0" w:space="0" w:color="auto"/>
        <w:right w:val="none" w:sz="0" w:space="0" w:color="auto"/>
      </w:divBdr>
    </w:div>
    <w:div w:id="19739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oc.gov/standards/sru/resources/extensions.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www.ddc-concordance.org/" TargetMode="External"/><Relationship Id="rId42" Type="http://schemas.openxmlformats.org/officeDocument/2006/relationships/hyperlink" Target="http://trac.clarin.eu/wiki/SemanticMapping" TargetMode="External"/><Relationship Id="rId47" Type="http://schemas.openxmlformats.org/officeDocument/2006/relationships/hyperlink" Target="http://developer.yahoo.com/yq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dlib.org/dlib/january09/denenberg/01denenberg.html" TargetMode="External"/><Relationship Id="rId11" Type="http://schemas.openxmlformats.org/officeDocument/2006/relationships/hyperlink" Target="http://www.loc.gov/standards/sru/resources/context-sets.html" TargetMode="External"/><Relationship Id="rId24" Type="http://schemas.openxmlformats.org/officeDocument/2006/relationships/hyperlink" Target="http://www.mpi.nl/tools/elan/EAFv2.2.xsd" TargetMode="External"/><Relationship Id="rId32" Type="http://schemas.openxmlformats.org/officeDocument/2006/relationships/hyperlink" Target="http://clarin.aac.ac.at/MDService2/" TargetMode="External"/><Relationship Id="rId37" Type="http://schemas.openxmlformats.org/officeDocument/2006/relationships/hyperlink" Target="http://corpus1.mpi.nl/ds/annex/search.jsp?nodeid=MPI76418%23&amp;row=37" TargetMode="External"/><Relationship Id="rId40" Type="http://schemas.openxmlformats.org/officeDocument/2006/relationships/hyperlink" Target="http://www.meertens.knaw.nl/nfb/" TargetMode="External"/><Relationship Id="rId45" Type="http://schemas.openxmlformats.org/officeDocument/2006/relationships/hyperlink" Target="http://dlib.org/dlib/july10/hammond/07hammond.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www.oasis-open.org/committees/documents.php?wg_abbrev=search-ws" TargetMode="External"/><Relationship Id="rId36" Type="http://schemas.openxmlformats.org/officeDocument/2006/relationships/hyperlink" Target="http://www.lat-mpi.eu/tools/annex/manual/ch03.html" TargetMode="External"/><Relationship Id="rId49" Type="http://schemas.openxmlformats.org/officeDocument/2006/relationships/footer" Target="footer1.xml"/><Relationship Id="rId10" Type="http://schemas.openxmlformats.org/officeDocument/2006/relationships/hyperlink" Target="http://markmail.org/search/?q=&amp;q=list%3Aorg.oasis-pen.lists.search-ws" TargetMode="External"/><Relationship Id="rId19" Type="http://schemas.openxmlformats.org/officeDocument/2006/relationships/hyperlink" Target="http://www.loc.gov/zing/srw/" TargetMode="External"/><Relationship Id="rId31" Type="http://schemas.openxmlformats.org/officeDocument/2006/relationships/hyperlink" Target="http://clarin.eu/centres" TargetMode="External"/><Relationship Id="rId44" Type="http://schemas.openxmlformats.org/officeDocument/2006/relationships/hyperlink" Target="http://www.opensearch.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explain.z3950.org/overview/" TargetMode="External"/><Relationship Id="rId35" Type="http://schemas.openxmlformats.org/officeDocument/2006/relationships/hyperlink" Target="http://chtk.unibas.ch/korpus-c4/search" TargetMode="External"/><Relationship Id="rId43" Type="http://schemas.openxmlformats.org/officeDocument/2006/relationships/hyperlink" Target="http://trac.clarin.eu/wiki/QueryLanguage" TargetMode="External"/><Relationship Id="rId48" Type="http://schemas.openxmlformats.org/officeDocument/2006/relationships/image" Target="media/image1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loc.gov/zing/srw/" TargetMode="External"/><Relationship Id="rId17" Type="http://schemas.openxmlformats.org/officeDocument/2006/relationships/image" Target="media/image4.png"/><Relationship Id="rId25" Type="http://schemas.openxmlformats.org/officeDocument/2006/relationships/hyperlink" Target="http://www.clarin.eu/centres" TargetMode="External"/><Relationship Id="rId33" Type="http://schemas.openxmlformats.org/officeDocument/2006/relationships/hyperlink" Target="http://clarin.aac.ac.at/MDService2/static/CMDRSB_20110123.pdf" TargetMode="External"/><Relationship Id="rId38" Type="http://schemas.openxmlformats.org/officeDocument/2006/relationships/image" Target="media/image11.png"/><Relationship Id="rId46" Type="http://schemas.openxmlformats.org/officeDocument/2006/relationships/hyperlink" Target="http://lucene.apache.org/java/3_0_0/queryparsersyntax.html" TargetMode="External"/><Relationship Id="rId20" Type="http://schemas.openxmlformats.org/officeDocument/2006/relationships/hyperlink" Target="http://www.loc.gov/standards/sru/specs/common.html" TargetMode="External"/><Relationship Id="rId41" Type="http://schemas.openxmlformats.org/officeDocument/2006/relationships/hyperlink" Target="http://clarin.aac.ac.at/MDService2/docs/htmlpage/quer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www.loc.gov/standards/sru/oasis/current/cql.doc" TargetMode="External"/><Relationship Id="rId18" Type="http://schemas.openxmlformats.org/officeDocument/2006/relationships/hyperlink" Target="http://www.loc.gov/standards/sru/specs/common.html" TargetMode="External"/><Relationship Id="rId26" Type="http://schemas.openxmlformats.org/officeDocument/2006/relationships/hyperlink" Target="http://explain.z3950.org/overview/" TargetMode="External"/><Relationship Id="rId21" Type="http://schemas.openxmlformats.org/officeDocument/2006/relationships/hyperlink" Target="http://www.lat-mpi.eu/tools/elan/" TargetMode="External"/><Relationship Id="rId34" Type="http://schemas.openxmlformats.org/officeDocument/2006/relationships/hyperlink" Target="http://www.indexdata.com/pazpar2" TargetMode="External"/><Relationship Id="rId7" Type="http://schemas.openxmlformats.org/officeDocument/2006/relationships/hyperlink" Target="http://www.loc.gov/standards/sru/index.html" TargetMode="External"/><Relationship Id="rId12" Type="http://schemas.openxmlformats.org/officeDocument/2006/relationships/hyperlink" Target="http://www.loc.gov/standards/sru/resources/sort-context-set.html" TargetMode="External"/><Relationship Id="rId17" Type="http://schemas.openxmlformats.org/officeDocument/2006/relationships/hyperlink" Target="http://www.loc.gov/standards/sru/oasis/current/sru-2-0.doc" TargetMode="External"/><Relationship Id="rId25" Type="http://schemas.openxmlformats.org/officeDocument/2006/relationships/hyperlink" Target="http://www.dlib.org/dlib/january09/denenberg/01denenberg.html" TargetMode="External"/><Relationship Id="rId33" Type="http://schemas.openxmlformats.org/officeDocument/2006/relationships/hyperlink" Target="http://www.loc.gov/standards/sru/specs/search-retrieve.html" TargetMode="External"/><Relationship Id="rId2" Type="http://schemas.openxmlformats.org/officeDocument/2006/relationships/hyperlink" Target="http://clarin.aac.ac.at/MDService2/static/CMDRSB_20110123.pdf" TargetMode="External"/><Relationship Id="rId16" Type="http://schemas.openxmlformats.org/officeDocument/2006/relationships/hyperlink" Target="http://explain.z3950.org/" TargetMode="External"/><Relationship Id="rId20" Type="http://schemas.openxmlformats.org/officeDocument/2006/relationships/hyperlink" Target="http://clarin.aac.ac.at/MDService2/terms/htmlpage/?q=all&amp;repository=2&amp;maxdepth=8" TargetMode="External"/><Relationship Id="rId29" Type="http://schemas.openxmlformats.org/officeDocument/2006/relationships/hyperlink" Target="http://clarin.aac.ac.at/MDService2/?q=&amp;squery=&amp;collection=oai:acl.sr.language-archives.org&amp;columns=&amp;startItem=1&amp;maximumItems=10&amp;repository=1" TargetMode="External"/><Relationship Id="rId1" Type="http://schemas.openxmlformats.org/officeDocument/2006/relationships/hyperlink" Target="http://www.clarin.eu/cmdi" TargetMode="External"/><Relationship Id="rId6" Type="http://schemas.openxmlformats.org/officeDocument/2006/relationships/hyperlink" Target="http://www.loc.gov/standards/sru/oasis" TargetMode="External"/><Relationship Id="rId11" Type="http://schemas.openxmlformats.org/officeDocument/2006/relationships/hyperlink" Target="http://www.loc.gov/standards/sru/resources/cql-context-set-v1-2.html" TargetMode="External"/><Relationship Id="rId24" Type="http://schemas.openxmlformats.org/officeDocument/2006/relationships/hyperlink" Target="http://www.isocat.org/rest/dc/2462" TargetMode="External"/><Relationship Id="rId32" Type="http://schemas.openxmlformats.org/officeDocument/2006/relationships/hyperlink" Target="http://www.iso.org/iso/catalogue_detail.htm?csnumber=37333" TargetMode="External"/><Relationship Id="rId37" Type="http://schemas.openxmlformats.org/officeDocument/2006/relationships/hyperlink" Target="http://www.meertens.knaw.nl/cms/en/databases" TargetMode="External"/><Relationship Id="rId5" Type="http://schemas.openxmlformats.org/officeDocument/2006/relationships/hyperlink" Target="http://www.oasis-open.org/committees/tc_home.php?wg_abbrev=search-ws" TargetMode="External"/><Relationship Id="rId15" Type="http://schemas.openxmlformats.org/officeDocument/2006/relationships/hyperlink" Target="http://www.loc.gov/standards/sru/specs/explain.html" TargetMode="External"/><Relationship Id="rId23" Type="http://schemas.openxmlformats.org/officeDocument/2006/relationships/hyperlink" Target="ftp://ftp.cis.upenn.edu/pub/sb/sact/bird/annotation.pdf" TargetMode="External"/><Relationship Id="rId28" Type="http://schemas.openxmlformats.org/officeDocument/2006/relationships/hyperlink" Target="http://clarin.aac.ac.at/MDService2/collections/xml?repository=2" TargetMode="External"/><Relationship Id="rId36" Type="http://schemas.openxmlformats.org/officeDocument/2006/relationships/hyperlink" Target="http://clarin.ids-mannheim.de/vcr/app/public" TargetMode="External"/><Relationship Id="rId10" Type="http://schemas.openxmlformats.org/officeDocument/2006/relationships/hyperlink" Target="http://www.loc.gov/standards/sru/specs/diagnostics.html" TargetMode="External"/><Relationship Id="rId19" Type="http://schemas.openxmlformats.org/officeDocument/2006/relationships/hyperlink" Target="http://www.loc.gov/standards/sru/resources/dc-context-set.html" TargetMode="External"/><Relationship Id="rId31" Type="http://schemas.openxmlformats.org/officeDocument/2006/relationships/hyperlink" Target="http://www.sketchengine.co.uk/" TargetMode="External"/><Relationship Id="rId4" Type="http://schemas.openxmlformats.org/officeDocument/2006/relationships/hyperlink" Target="http://search.theeuropeanlibrary.org/portal/en/index.html" TargetMode="External"/><Relationship Id="rId9" Type="http://schemas.openxmlformats.org/officeDocument/2006/relationships/hyperlink" Target="http://www.loc.gov/standards/sru/specs/cql.html" TargetMode="External"/><Relationship Id="rId14" Type="http://schemas.openxmlformats.org/officeDocument/2006/relationships/hyperlink" Target="http://www.loc.gov/standards/sru/resources/cql-context-set-v1-2.html" TargetMode="External"/><Relationship Id="rId22" Type="http://schemas.openxmlformats.org/officeDocument/2006/relationships/hyperlink" Target="http://catalog.clarin.eu/ds/ComponentRegistry/?item=clarin.eu:cr1:c_1271859438158" TargetMode="External"/><Relationship Id="rId27" Type="http://schemas.openxmlformats.org/officeDocument/2006/relationships/hyperlink" Target="http://demo.spraakdata.gu.se/clarin/cmd/model/stats?operation=getCollections&amp;collection=&amp;maxdepth=3" TargetMode="External"/><Relationship Id="rId30" Type="http://schemas.openxmlformats.org/officeDocument/2006/relationships/hyperlink" Target="http://corpus1.aac.ac.at/fackel/" TargetMode="External"/><Relationship Id="rId35" Type="http://schemas.openxmlformats.org/officeDocument/2006/relationships/hyperlink" Target="http://www.isocat.org" TargetMode="External"/><Relationship Id="rId8" Type="http://schemas.openxmlformats.org/officeDocument/2006/relationships/hyperlink" Target="http://www.loc.gov/standards/sru/oasis/current/apd.doc" TargetMode="External"/><Relationship Id="rId3" Type="http://schemas.openxmlformats.org/officeDocument/2006/relationships/hyperlink" Target="http://www.oclc.org/uk/en/worldcat/default.h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75A5B-1839-4D38-A0F2-3E7C43F4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13501</Words>
  <Characters>85062</Characters>
  <Application>Microsoft Office Word</Application>
  <DocSecurity>0</DocSecurity>
  <Lines>708</Lines>
  <Paragraphs>196</Paragraphs>
  <ScaleCrop>false</ScaleCrop>
  <HeadingPairs>
    <vt:vector size="2" baseType="variant">
      <vt:variant>
        <vt:lpstr>Titel</vt:lpstr>
      </vt:variant>
      <vt:variant>
        <vt:i4>1</vt:i4>
      </vt:variant>
    </vt:vector>
  </HeadingPairs>
  <TitlesOfParts>
    <vt:vector size="1" baseType="lpstr">
      <vt:lpstr/>
    </vt:vector>
  </TitlesOfParts>
  <Company>WU Wien</Company>
  <LinksUpToDate>false</LinksUpToDate>
  <CharactersWithSpaces>98367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Oliver Schonefeld</cp:lastModifiedBy>
  <cp:revision>59</cp:revision>
  <cp:lastPrinted>2011-03-14T11:49:00Z</cp:lastPrinted>
  <dcterms:created xsi:type="dcterms:W3CDTF">2011-03-07T19:22:00Z</dcterms:created>
  <dcterms:modified xsi:type="dcterms:W3CDTF">2014-05-05T13:05:00Z</dcterms:modified>
</cp:coreProperties>
</file>