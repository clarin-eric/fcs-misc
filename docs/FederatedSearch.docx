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DA5" w:rsidRDefault="00C644AF" w:rsidP="00DF0DA5">
      <w:pPr>
        <w:pStyle w:val="Titel"/>
        <w:rPr>
          <w:lang w:val="en-US"/>
        </w:rPr>
      </w:pPr>
      <w:r>
        <w:rPr>
          <w:lang w:val="en-US"/>
        </w:rPr>
        <w:t xml:space="preserve">CLARIN </w:t>
      </w:r>
      <w:r w:rsidR="00DF0DA5" w:rsidRPr="00DF0DA5">
        <w:rPr>
          <w:lang w:val="en-US"/>
        </w:rPr>
        <w:t>Federated Search</w:t>
      </w:r>
    </w:p>
    <w:p w:rsidR="001E0323" w:rsidRDefault="001E0323" w:rsidP="001E0323">
      <w:pPr>
        <w:rPr>
          <w:lang w:val="en-US"/>
        </w:rPr>
      </w:pPr>
      <w:r>
        <w:rPr>
          <w:lang w:val="en-US"/>
        </w:rPr>
        <w:t xml:space="preserve">This discussion paper proposes the use of SRU/CQL as common protocol for </w:t>
      </w:r>
      <w:r w:rsidR="00006EB3">
        <w:rPr>
          <w:lang w:val="en-US"/>
        </w:rPr>
        <w:t xml:space="preserve">a Federated </w:t>
      </w:r>
      <w:r>
        <w:rPr>
          <w:lang w:val="en-US"/>
        </w:rPr>
        <w:t xml:space="preserve">Search </w:t>
      </w:r>
      <w:r w:rsidR="00A75511">
        <w:rPr>
          <w:lang w:val="en-US"/>
        </w:rPr>
        <w:t xml:space="preserve">together with </w:t>
      </w:r>
      <w:r>
        <w:rPr>
          <w:lang w:val="en-US"/>
        </w:rPr>
        <w:t xml:space="preserve">potential necessary </w:t>
      </w:r>
      <w:r w:rsidR="00A75511">
        <w:rPr>
          <w:lang w:val="en-US"/>
        </w:rPr>
        <w:t>adaptations/</w:t>
      </w:r>
      <w:r>
        <w:rPr>
          <w:lang w:val="en-US"/>
        </w:rPr>
        <w:t>extensions.</w:t>
      </w:r>
    </w:p>
    <w:p w:rsidR="00500318" w:rsidRDefault="00500318" w:rsidP="00500318">
      <w:pPr>
        <w:pStyle w:val="Inhaltsverzeichnisberschrift"/>
      </w:pPr>
      <w:r>
        <w:t>Changes</w:t>
      </w:r>
    </w:p>
    <w:tbl>
      <w:tblPr>
        <w:tblStyle w:val="Tabellengitternetz"/>
        <w:tblW w:w="0" w:type="auto"/>
        <w:tblLook w:val="04A0"/>
      </w:tblPr>
      <w:tblGrid>
        <w:gridCol w:w="1951"/>
        <w:gridCol w:w="7229"/>
      </w:tblGrid>
      <w:tr w:rsidR="00500318" w:rsidTr="001A71CD">
        <w:tc>
          <w:tcPr>
            <w:tcW w:w="1951" w:type="dxa"/>
          </w:tcPr>
          <w:p w:rsidR="00500318" w:rsidRPr="00500318" w:rsidRDefault="00500318" w:rsidP="00500318">
            <w:pPr>
              <w:rPr>
                <w:i/>
                <w:sz w:val="20"/>
                <w:szCs w:val="20"/>
                <w:lang w:val="de-DE"/>
              </w:rPr>
            </w:pPr>
            <w:r w:rsidRPr="00500318">
              <w:rPr>
                <w:i/>
                <w:sz w:val="20"/>
                <w:szCs w:val="20"/>
                <w:lang w:val="de-DE"/>
              </w:rPr>
              <w:t>Date, Author</w:t>
            </w:r>
          </w:p>
        </w:tc>
        <w:tc>
          <w:tcPr>
            <w:tcW w:w="7229" w:type="dxa"/>
          </w:tcPr>
          <w:p w:rsidR="00500318" w:rsidRPr="00500318" w:rsidRDefault="00500318" w:rsidP="00500318">
            <w:pPr>
              <w:rPr>
                <w:i/>
                <w:sz w:val="20"/>
                <w:szCs w:val="20"/>
                <w:lang w:val="de-DE"/>
              </w:rPr>
            </w:pPr>
            <w:r w:rsidRPr="00500318">
              <w:rPr>
                <w:i/>
                <w:sz w:val="20"/>
                <w:szCs w:val="20"/>
                <w:lang w:val="de-DE"/>
              </w:rPr>
              <w:t>Changes</w:t>
            </w:r>
          </w:p>
        </w:tc>
      </w:tr>
      <w:tr w:rsidR="00500318" w:rsidRPr="00500318" w:rsidTr="001A71CD">
        <w:tc>
          <w:tcPr>
            <w:tcW w:w="1951" w:type="dxa"/>
          </w:tcPr>
          <w:p w:rsidR="00500318" w:rsidRDefault="00500318" w:rsidP="00500318">
            <w:pPr>
              <w:rPr>
                <w:lang w:val="de-DE"/>
              </w:rPr>
            </w:pPr>
            <w:r>
              <w:rPr>
                <w:lang w:val="de-DE"/>
              </w:rPr>
              <w:t>2011-02-01, md</w:t>
            </w:r>
          </w:p>
        </w:tc>
        <w:tc>
          <w:tcPr>
            <w:tcW w:w="7229" w:type="dxa"/>
          </w:tcPr>
          <w:p w:rsidR="00500318" w:rsidRPr="00500318" w:rsidRDefault="00500318" w:rsidP="00500318">
            <w:pPr>
              <w:rPr>
                <w:lang w:val="en-US"/>
              </w:rPr>
            </w:pPr>
            <w:r w:rsidRPr="00500318">
              <w:rPr>
                <w:lang w:val="en-US"/>
              </w:rPr>
              <w:t xml:space="preserve">First draft version </w:t>
            </w:r>
            <w:r>
              <w:rPr>
                <w:lang w:val="en-US"/>
              </w:rPr>
              <w:t xml:space="preserve">actually </w:t>
            </w:r>
            <w:r w:rsidRPr="00500318">
              <w:rPr>
                <w:lang w:val="en-US"/>
              </w:rPr>
              <w:t>rolled-ou</w:t>
            </w:r>
            <w:r>
              <w:rPr>
                <w:lang w:val="en-US"/>
              </w:rPr>
              <w:t>t</w:t>
            </w:r>
            <w:r w:rsidR="001A71CD">
              <w:rPr>
                <w:lang w:val="en-US"/>
              </w:rPr>
              <w:t xml:space="preserve"> (email and svn)</w:t>
            </w:r>
            <w:r>
              <w:rPr>
                <w:lang w:val="en-US"/>
              </w:rPr>
              <w:t>;</w:t>
            </w:r>
          </w:p>
        </w:tc>
      </w:tr>
      <w:tr w:rsidR="00500318" w:rsidRPr="00500318" w:rsidTr="001A71CD">
        <w:tc>
          <w:tcPr>
            <w:tcW w:w="1951" w:type="dxa"/>
          </w:tcPr>
          <w:p w:rsidR="00500318" w:rsidRPr="00500318" w:rsidRDefault="00500318" w:rsidP="00500318">
            <w:pPr>
              <w:rPr>
                <w:lang w:val="en-US"/>
              </w:rPr>
            </w:pPr>
            <w:r>
              <w:rPr>
                <w:lang w:val="en-US"/>
              </w:rPr>
              <w:t>2011-02-28, db</w:t>
            </w:r>
          </w:p>
        </w:tc>
        <w:tc>
          <w:tcPr>
            <w:tcW w:w="7229" w:type="dxa"/>
          </w:tcPr>
          <w:p w:rsidR="00500318" w:rsidRPr="00500318" w:rsidRDefault="00500318" w:rsidP="00500318">
            <w:pPr>
              <w:rPr>
                <w:lang w:val="en-US"/>
              </w:rPr>
            </w:pPr>
            <w:r>
              <w:rPr>
                <w:lang w:val="en-US"/>
              </w:rPr>
              <w:t>Commented version (</w:t>
            </w:r>
            <w:r w:rsidR="001A71CD">
              <w:rPr>
                <w:lang w:val="en-US"/>
              </w:rPr>
              <w:t>sent by email)</w:t>
            </w:r>
          </w:p>
        </w:tc>
      </w:tr>
      <w:tr w:rsidR="00500318" w:rsidRPr="00500318" w:rsidTr="001A71CD">
        <w:tc>
          <w:tcPr>
            <w:tcW w:w="1951" w:type="dxa"/>
          </w:tcPr>
          <w:p w:rsidR="00500318" w:rsidRPr="00500318" w:rsidRDefault="00500318" w:rsidP="001A71CD">
            <w:pPr>
              <w:rPr>
                <w:lang w:val="en-US"/>
              </w:rPr>
            </w:pPr>
            <w:r>
              <w:rPr>
                <w:lang w:val="en-US"/>
              </w:rPr>
              <w:t>2011-03-1</w:t>
            </w:r>
            <w:r w:rsidR="001A71CD">
              <w:rPr>
                <w:lang w:val="en-US"/>
              </w:rPr>
              <w:t>4, md</w:t>
            </w:r>
          </w:p>
        </w:tc>
        <w:tc>
          <w:tcPr>
            <w:tcW w:w="7229" w:type="dxa"/>
          </w:tcPr>
          <w:p w:rsidR="00500318" w:rsidRDefault="00500318" w:rsidP="001A71CD">
            <w:pPr>
              <w:rPr>
                <w:lang w:val="en-US"/>
              </w:rPr>
            </w:pPr>
            <w:r>
              <w:rPr>
                <w:lang w:val="en-US"/>
              </w:rPr>
              <w:t>Up</w:t>
            </w:r>
            <w:r w:rsidR="001A71CD">
              <w:rPr>
                <w:lang w:val="en-US"/>
              </w:rPr>
              <w:t xml:space="preserve">date reacting on and integrating db’s comments; </w:t>
            </w:r>
            <w:r w:rsidR="001A71CD">
              <w:rPr>
                <w:lang w:val="en-US"/>
              </w:rPr>
              <w:br/>
              <w:t>Incorporates also discussion from Mannheim + emails afterwards.</w:t>
            </w:r>
          </w:p>
          <w:p w:rsidR="001A71CD" w:rsidRPr="001A71CD" w:rsidRDefault="001A71CD" w:rsidP="001A71CD">
            <w:pPr>
              <w:rPr>
                <w:lang w:val="en-US"/>
              </w:rPr>
            </w:pPr>
            <w:r>
              <w:rPr>
                <w:lang w:val="en-US"/>
              </w:rPr>
              <w:t xml:space="preserve">+ added </w:t>
            </w:r>
            <w:r w:rsidRPr="001A71CD">
              <w:rPr>
                <w:lang w:val="en-US"/>
              </w:rPr>
              <w:t>Restricting Search by Repositories/Corpora/Collections</w:t>
            </w:r>
            <w:r>
              <w:rPr>
                <w:lang w:val="en-US"/>
              </w:rPr>
              <w:t xml:space="preserve"> (-&gt; </w:t>
            </w:r>
            <w:r>
              <w:rPr>
                <w:lang w:val="en-US"/>
              </w:rPr>
              <w:fldChar w:fldCharType="begin"/>
            </w:r>
            <w:r>
              <w:rPr>
                <w:lang w:val="en-US"/>
              </w:rPr>
              <w:instrText xml:space="preserve"> REF _Ref287960864 \w \h </w:instrText>
            </w:r>
            <w:r>
              <w:rPr>
                <w:lang w:val="en-US"/>
              </w:rPr>
            </w:r>
            <w:r>
              <w:rPr>
                <w:lang w:val="en-US"/>
              </w:rPr>
              <w:fldChar w:fldCharType="separate"/>
            </w:r>
            <w:r>
              <w:rPr>
                <w:lang w:val="en-US"/>
              </w:rPr>
              <w:t>4.5</w:t>
            </w:r>
            <w:r>
              <w:rPr>
                <w:lang w:val="en-US"/>
              </w:rPr>
              <w:fldChar w:fldCharType="end"/>
            </w:r>
            <w:r>
              <w:rPr>
                <w:lang w:val="en-US"/>
              </w:rPr>
              <w:t>)</w:t>
            </w:r>
          </w:p>
          <w:p w:rsidR="001A71CD" w:rsidRPr="001A71CD" w:rsidRDefault="001A71CD" w:rsidP="001A71CD">
            <w:pPr>
              <w:rPr>
                <w:lang w:val="en-US"/>
              </w:rPr>
            </w:pPr>
            <w:r>
              <w:rPr>
                <w:lang w:val="en-US"/>
              </w:rPr>
              <w:t xml:space="preserve">+ </w:t>
            </w:r>
            <w:r w:rsidRPr="001A71CD">
              <w:rPr>
                <w:lang w:val="en-US"/>
              </w:rPr>
              <w:t>update to Resource / Fragment/Pa</w:t>
            </w:r>
            <w:r>
              <w:rPr>
                <w:lang w:val="en-US"/>
              </w:rPr>
              <w:t>rt (refering to ISO/FDIS 24619)</w:t>
            </w:r>
            <w:r w:rsidRPr="001A71CD">
              <w:rPr>
                <w:lang w:val="en-US"/>
              </w:rPr>
              <w:t xml:space="preserve"> and  DataView / data types</w:t>
            </w:r>
            <w:r>
              <w:rPr>
                <w:lang w:val="en-US"/>
              </w:rPr>
              <w:t xml:space="preserve"> (</w:t>
            </w:r>
            <w:r w:rsidRPr="001A71CD">
              <w:rPr>
                <w:lang w:val="en-US"/>
              </w:rPr>
              <w:t xml:space="preserve"> -&gt; 5.2.1, 5.2.2, 5.2.3</w:t>
            </w:r>
            <w:r>
              <w:rPr>
                <w:lang w:val="en-US"/>
              </w:rPr>
              <w:t>)</w:t>
            </w:r>
          </w:p>
          <w:p w:rsidR="001A71CD" w:rsidRPr="001A71CD" w:rsidRDefault="001A71CD" w:rsidP="001A71CD">
            <w:pPr>
              <w:rPr>
                <w:lang w:val="en-US"/>
              </w:rPr>
            </w:pPr>
            <w:r>
              <w:rPr>
                <w:lang w:val="en-US"/>
              </w:rPr>
              <w:t xml:space="preserve">+ </w:t>
            </w:r>
            <w:r w:rsidRPr="001A71CD">
              <w:rPr>
                <w:lang w:val="en-US"/>
              </w:rPr>
              <w:t>Short reference to Bird&amp;Liberman's Annotation Graph (needs more work)</w:t>
            </w:r>
            <w:r>
              <w:rPr>
                <w:lang w:val="en-US"/>
              </w:rPr>
              <w:t xml:space="preserve">  </w:t>
            </w:r>
            <w:r>
              <w:rPr>
                <w:lang w:val="en-US"/>
              </w:rPr>
              <w:br/>
              <w:t>(</w:t>
            </w:r>
            <w:r w:rsidRPr="001A71CD">
              <w:rPr>
                <w:lang w:val="en-US"/>
              </w:rPr>
              <w:t>-&gt; end of 4.2.3</w:t>
            </w:r>
            <w:r>
              <w:rPr>
                <w:lang w:val="en-US"/>
              </w:rPr>
              <w:t>)</w:t>
            </w:r>
          </w:p>
          <w:p w:rsidR="001A71CD" w:rsidRDefault="001A71CD" w:rsidP="001A71CD">
            <w:pPr>
              <w:rPr>
                <w:lang w:val="en-US"/>
              </w:rPr>
            </w:pPr>
            <w:r>
              <w:rPr>
                <w:lang w:val="en-US"/>
              </w:rPr>
              <w:t xml:space="preserve">+ </w:t>
            </w:r>
            <w:r w:rsidRPr="001A71CD">
              <w:rPr>
                <w:lang w:val="en-US"/>
              </w:rPr>
              <w:t>User Management (only as a stub)</w:t>
            </w:r>
            <w:r>
              <w:rPr>
                <w:lang w:val="en-US"/>
              </w:rPr>
              <w:t xml:space="preserve"> (</w:t>
            </w:r>
            <w:r w:rsidRPr="001A71CD">
              <w:rPr>
                <w:lang w:val="en-US"/>
              </w:rPr>
              <w:t>-&gt; 6.4</w:t>
            </w:r>
            <w:r>
              <w:rPr>
                <w:lang w:val="en-US"/>
              </w:rPr>
              <w:t>)</w:t>
            </w:r>
          </w:p>
          <w:p w:rsidR="001A71CD" w:rsidRPr="00500318" w:rsidRDefault="001A71CD" w:rsidP="001A71CD">
            <w:pPr>
              <w:rPr>
                <w:lang w:val="en-US"/>
              </w:rPr>
            </w:pPr>
            <w:r>
              <w:rPr>
                <w:lang w:val="en-US"/>
              </w:rPr>
              <w:t>(sent per email)</w:t>
            </w:r>
          </w:p>
        </w:tc>
      </w:tr>
      <w:tr w:rsidR="001A71CD" w:rsidRPr="00500318" w:rsidTr="001A71CD">
        <w:tc>
          <w:tcPr>
            <w:tcW w:w="1951" w:type="dxa"/>
          </w:tcPr>
          <w:p w:rsidR="001A71CD" w:rsidRDefault="001A71CD" w:rsidP="00500318">
            <w:pPr>
              <w:rPr>
                <w:lang w:val="en-US"/>
              </w:rPr>
            </w:pPr>
            <w:r>
              <w:rPr>
                <w:lang w:val="en-US"/>
              </w:rPr>
              <w:t>2011-03-15, md</w:t>
            </w:r>
          </w:p>
        </w:tc>
        <w:tc>
          <w:tcPr>
            <w:tcW w:w="7229" w:type="dxa"/>
          </w:tcPr>
          <w:p w:rsidR="001A71CD" w:rsidRDefault="001A71CD" w:rsidP="001A71CD">
            <w:pPr>
              <w:rPr>
                <w:lang w:val="en-US"/>
              </w:rPr>
            </w:pPr>
            <w:r>
              <w:rPr>
                <w:lang w:val="en-US"/>
              </w:rPr>
              <w:t>Added Changes-log, updated svn-version</w:t>
            </w:r>
          </w:p>
        </w:tc>
      </w:tr>
    </w:tbl>
    <w:p w:rsidR="001A71CD" w:rsidRDefault="001A71CD" w:rsidP="00500318">
      <w:pPr>
        <w:rPr>
          <w:lang w:val="en-US"/>
        </w:rPr>
      </w:pPr>
    </w:p>
    <w:p w:rsidR="001A71CD" w:rsidRDefault="001A71CD">
      <w:pPr>
        <w:spacing w:before="0" w:after="200" w:line="276" w:lineRule="auto"/>
        <w:rPr>
          <w:lang w:val="en-US"/>
        </w:rPr>
      </w:pPr>
      <w:r>
        <w:rPr>
          <w:lang w:val="en-US"/>
        </w:rPr>
        <w:br w:type="page"/>
      </w:r>
    </w:p>
    <w:p w:rsidR="00500318" w:rsidRPr="00500318" w:rsidRDefault="00500318" w:rsidP="00500318">
      <w:pPr>
        <w:rPr>
          <w:lang w:val="en-US"/>
        </w:rPr>
      </w:pPr>
    </w:p>
    <w:sdt>
      <w:sdtPr>
        <w:rPr>
          <w:rFonts w:asciiTheme="minorHAnsi" w:eastAsiaTheme="minorHAnsi" w:hAnsiTheme="minorHAnsi" w:cstheme="minorBidi"/>
          <w:b w:val="0"/>
          <w:bCs w:val="0"/>
          <w:color w:val="auto"/>
          <w:sz w:val="22"/>
          <w:szCs w:val="22"/>
          <w:lang w:val="de-AT"/>
        </w:rPr>
        <w:id w:val="880410447"/>
        <w:docPartObj>
          <w:docPartGallery w:val="Table of Contents"/>
          <w:docPartUnique/>
        </w:docPartObj>
      </w:sdtPr>
      <w:sdtContent>
        <w:p w:rsidR="007F357B" w:rsidRDefault="0020661E">
          <w:pPr>
            <w:pStyle w:val="Inhaltsverzeichnisberschrift"/>
          </w:pPr>
          <w:r>
            <w:t>Table of Contents</w:t>
          </w:r>
        </w:p>
        <w:p w:rsidR="00D57E7C" w:rsidRDefault="00125AB8">
          <w:pPr>
            <w:pStyle w:val="Verzeichnis1"/>
            <w:tabs>
              <w:tab w:val="left" w:pos="440"/>
              <w:tab w:val="right" w:leader="dot" w:pos="9062"/>
            </w:tabs>
            <w:rPr>
              <w:rFonts w:eastAsiaTheme="minorEastAsia"/>
              <w:noProof/>
              <w:lang w:eastAsia="de-AT"/>
            </w:rPr>
          </w:pPr>
          <w:r>
            <w:rPr>
              <w:lang w:val="de-DE"/>
            </w:rPr>
            <w:fldChar w:fldCharType="begin"/>
          </w:r>
          <w:r w:rsidR="007F357B">
            <w:rPr>
              <w:lang w:val="de-DE"/>
            </w:rPr>
            <w:instrText xml:space="preserve"> TOC \o "1-3" \h \z \u </w:instrText>
          </w:r>
          <w:r>
            <w:rPr>
              <w:lang w:val="de-DE"/>
            </w:rPr>
            <w:fldChar w:fldCharType="separate"/>
          </w:r>
          <w:hyperlink w:anchor="_Toc287824906" w:history="1">
            <w:r w:rsidR="00D57E7C" w:rsidRPr="006C49AF">
              <w:rPr>
                <w:rStyle w:val="Hyperlink"/>
                <w:noProof/>
                <w:lang w:val="en-US"/>
              </w:rPr>
              <w:t>1</w:t>
            </w:r>
            <w:r w:rsidR="00D57E7C">
              <w:rPr>
                <w:rFonts w:eastAsiaTheme="minorEastAsia"/>
                <w:noProof/>
                <w:lang w:eastAsia="de-AT"/>
              </w:rPr>
              <w:tab/>
            </w:r>
            <w:r w:rsidR="00D57E7C" w:rsidRPr="006C49AF">
              <w:rPr>
                <w:rStyle w:val="Hyperlink"/>
                <w:noProof/>
                <w:lang w:val="en-US"/>
              </w:rPr>
              <w:t>Introduction</w:t>
            </w:r>
            <w:r w:rsidR="00D57E7C">
              <w:rPr>
                <w:noProof/>
                <w:webHidden/>
              </w:rPr>
              <w:tab/>
            </w:r>
            <w:r>
              <w:rPr>
                <w:noProof/>
                <w:webHidden/>
              </w:rPr>
              <w:fldChar w:fldCharType="begin"/>
            </w:r>
            <w:r w:rsidR="00D57E7C">
              <w:rPr>
                <w:noProof/>
                <w:webHidden/>
              </w:rPr>
              <w:instrText xml:space="preserve"> PAGEREF _Toc287824906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07" w:history="1">
            <w:r w:rsidR="00D57E7C" w:rsidRPr="006C49AF">
              <w:rPr>
                <w:rStyle w:val="Hyperlink"/>
                <w:noProof/>
                <w:lang w:val="en-US"/>
              </w:rPr>
              <w:t>1.1 Status within CLARIN</w:t>
            </w:r>
            <w:r w:rsidR="00D57E7C">
              <w:rPr>
                <w:noProof/>
                <w:webHidden/>
              </w:rPr>
              <w:tab/>
            </w:r>
            <w:r>
              <w:rPr>
                <w:noProof/>
                <w:webHidden/>
              </w:rPr>
              <w:fldChar w:fldCharType="begin"/>
            </w:r>
            <w:r w:rsidR="00D57E7C">
              <w:rPr>
                <w:noProof/>
                <w:webHidden/>
              </w:rPr>
              <w:instrText xml:space="preserve"> PAGEREF _Toc287824907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08" w:history="1">
            <w:r w:rsidR="00D57E7C" w:rsidRPr="006C49AF">
              <w:rPr>
                <w:rStyle w:val="Hyperlink"/>
                <w:noProof/>
                <w:lang w:val="en-US"/>
              </w:rPr>
              <w:t>1.2 SRU/SRW/CQL</w:t>
            </w:r>
            <w:r w:rsidR="00D57E7C">
              <w:rPr>
                <w:noProof/>
                <w:webHidden/>
              </w:rPr>
              <w:tab/>
            </w:r>
            <w:r>
              <w:rPr>
                <w:noProof/>
                <w:webHidden/>
              </w:rPr>
              <w:fldChar w:fldCharType="begin"/>
            </w:r>
            <w:r w:rsidR="00D57E7C">
              <w:rPr>
                <w:noProof/>
                <w:webHidden/>
              </w:rPr>
              <w:instrText xml:space="preserve"> PAGEREF _Toc287824908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09" w:history="1">
            <w:r w:rsidR="00D57E7C" w:rsidRPr="006C49AF">
              <w:rPr>
                <w:rStyle w:val="Hyperlink"/>
                <w:noProof/>
                <w:lang w:val="en-US"/>
              </w:rPr>
              <w:t>2</w:t>
            </w:r>
            <w:r w:rsidR="00D57E7C">
              <w:rPr>
                <w:rFonts w:eastAsiaTheme="minorEastAsia"/>
                <w:noProof/>
                <w:lang w:eastAsia="de-AT"/>
              </w:rPr>
              <w:tab/>
            </w:r>
            <w:r w:rsidR="00D57E7C" w:rsidRPr="006C49AF">
              <w:rPr>
                <w:rStyle w:val="Hyperlink"/>
                <w:noProof/>
                <w:lang w:val="en-US"/>
              </w:rPr>
              <w:t>Query Format</w:t>
            </w:r>
            <w:r w:rsidR="00D57E7C">
              <w:rPr>
                <w:noProof/>
                <w:webHidden/>
              </w:rPr>
              <w:tab/>
            </w:r>
            <w:r>
              <w:rPr>
                <w:noProof/>
                <w:webHidden/>
              </w:rPr>
              <w:fldChar w:fldCharType="begin"/>
            </w:r>
            <w:r w:rsidR="00D57E7C">
              <w:rPr>
                <w:noProof/>
                <w:webHidden/>
              </w:rPr>
              <w:instrText xml:space="preserve"> PAGEREF _Toc287824909 \h </w:instrText>
            </w:r>
            <w:r>
              <w:rPr>
                <w:noProof/>
                <w:webHidden/>
              </w:rPr>
            </w:r>
            <w:r>
              <w:rPr>
                <w:noProof/>
                <w:webHidden/>
              </w:rPr>
              <w:fldChar w:fldCharType="separate"/>
            </w:r>
            <w:r w:rsidR="00243C76">
              <w:rPr>
                <w:noProof/>
                <w:webHidden/>
              </w:rPr>
              <w:t>5</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0" w:history="1">
            <w:r w:rsidR="00D57E7C" w:rsidRPr="006C49AF">
              <w:rPr>
                <w:rStyle w:val="Hyperlink"/>
                <w:noProof/>
                <w:lang w:val="en-US"/>
              </w:rPr>
              <w:t>2.1 Conformance Level 0 - Baseline</w:t>
            </w:r>
            <w:r w:rsidR="00D57E7C">
              <w:rPr>
                <w:noProof/>
                <w:webHidden/>
              </w:rPr>
              <w:tab/>
            </w:r>
            <w:r>
              <w:rPr>
                <w:noProof/>
                <w:webHidden/>
              </w:rPr>
              <w:fldChar w:fldCharType="begin"/>
            </w:r>
            <w:r w:rsidR="00D57E7C">
              <w:rPr>
                <w:noProof/>
                <w:webHidden/>
              </w:rPr>
              <w:instrText xml:space="preserve"> PAGEREF _Toc287824910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1" w:history="1">
            <w:r w:rsidR="00D57E7C" w:rsidRPr="006C49AF">
              <w:rPr>
                <w:rStyle w:val="Hyperlink"/>
                <w:noProof/>
                <w:lang w:val="en-US"/>
              </w:rPr>
              <w:t>2.2 Conformance Level 1 - Indices and Boolean Operators</w:t>
            </w:r>
            <w:r w:rsidR="00D57E7C">
              <w:rPr>
                <w:noProof/>
                <w:webHidden/>
              </w:rPr>
              <w:tab/>
            </w:r>
            <w:r>
              <w:rPr>
                <w:noProof/>
                <w:webHidden/>
              </w:rPr>
              <w:fldChar w:fldCharType="begin"/>
            </w:r>
            <w:r w:rsidR="00D57E7C">
              <w:rPr>
                <w:noProof/>
                <w:webHidden/>
              </w:rPr>
              <w:instrText xml:space="preserve"> PAGEREF _Toc287824911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2" w:history="1">
            <w:r w:rsidR="00D57E7C" w:rsidRPr="006C49AF">
              <w:rPr>
                <w:rStyle w:val="Hyperlink"/>
                <w:noProof/>
                <w:lang w:val="en-US"/>
              </w:rPr>
              <w:t>2.3 Conformance Level 2 - Parse any CQL</w:t>
            </w:r>
            <w:r w:rsidR="00D57E7C">
              <w:rPr>
                <w:noProof/>
                <w:webHidden/>
              </w:rPr>
              <w:tab/>
            </w:r>
            <w:r>
              <w:rPr>
                <w:noProof/>
                <w:webHidden/>
              </w:rPr>
              <w:fldChar w:fldCharType="begin"/>
            </w:r>
            <w:r w:rsidR="00D57E7C">
              <w:rPr>
                <w:noProof/>
                <w:webHidden/>
              </w:rPr>
              <w:instrText xml:space="preserve"> PAGEREF _Toc287824912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3" w:history="1">
            <w:r w:rsidR="00D57E7C" w:rsidRPr="006C49AF">
              <w:rPr>
                <w:rStyle w:val="Hyperlink"/>
                <w:noProof/>
                <w:lang w:val="en-US"/>
              </w:rPr>
              <w:t>2.4 Relations and Relation Modifiers</w:t>
            </w:r>
            <w:r w:rsidR="00D57E7C">
              <w:rPr>
                <w:noProof/>
                <w:webHidden/>
              </w:rPr>
              <w:tab/>
            </w:r>
            <w:r>
              <w:rPr>
                <w:noProof/>
                <w:webHidden/>
              </w:rPr>
              <w:fldChar w:fldCharType="begin"/>
            </w:r>
            <w:r w:rsidR="00D57E7C">
              <w:rPr>
                <w:noProof/>
                <w:webHidden/>
              </w:rPr>
              <w:instrText xml:space="preserve"> PAGEREF _Toc287824913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4" w:history="1">
            <w:r w:rsidR="00D57E7C" w:rsidRPr="006C49AF">
              <w:rPr>
                <w:rStyle w:val="Hyperlink"/>
                <w:noProof/>
                <w:lang w:val="en-US"/>
              </w:rPr>
              <w:t>2.5 Sorting</w:t>
            </w:r>
            <w:r w:rsidR="00D57E7C">
              <w:rPr>
                <w:noProof/>
                <w:webHidden/>
              </w:rPr>
              <w:tab/>
            </w:r>
            <w:r>
              <w:rPr>
                <w:noProof/>
                <w:webHidden/>
              </w:rPr>
              <w:fldChar w:fldCharType="begin"/>
            </w:r>
            <w:r w:rsidR="00D57E7C">
              <w:rPr>
                <w:noProof/>
                <w:webHidden/>
              </w:rPr>
              <w:instrText xml:space="preserve"> PAGEREF _Toc287824914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5" w:history="1">
            <w:r w:rsidR="00D57E7C" w:rsidRPr="006C49AF">
              <w:rPr>
                <w:rStyle w:val="Hyperlink"/>
                <w:noProof/>
                <w:lang w:val="en-US"/>
              </w:rPr>
              <w:t>2.6 Named Queries</w:t>
            </w:r>
            <w:r w:rsidR="00D57E7C">
              <w:rPr>
                <w:noProof/>
                <w:webHidden/>
              </w:rPr>
              <w:tab/>
            </w:r>
            <w:r>
              <w:rPr>
                <w:noProof/>
                <w:webHidden/>
              </w:rPr>
              <w:fldChar w:fldCharType="begin"/>
            </w:r>
            <w:r w:rsidR="00D57E7C">
              <w:rPr>
                <w:noProof/>
                <w:webHidden/>
              </w:rPr>
              <w:instrText xml:space="preserve"> PAGEREF _Toc287824915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16" w:history="1">
            <w:r w:rsidR="00D57E7C" w:rsidRPr="006C49AF">
              <w:rPr>
                <w:rStyle w:val="Hyperlink"/>
                <w:noProof/>
                <w:lang w:val="en-US"/>
              </w:rPr>
              <w:t>3</w:t>
            </w:r>
            <w:r w:rsidR="00D57E7C">
              <w:rPr>
                <w:rFonts w:eastAsiaTheme="minorEastAsia"/>
                <w:noProof/>
                <w:lang w:eastAsia="de-AT"/>
              </w:rPr>
              <w:tab/>
            </w:r>
            <w:r w:rsidR="00D57E7C" w:rsidRPr="006C49AF">
              <w:rPr>
                <w:rStyle w:val="Hyperlink"/>
                <w:noProof/>
                <w:lang w:val="en-US"/>
              </w:rPr>
              <w:t>Further features / operations</w:t>
            </w:r>
            <w:r w:rsidR="00D57E7C">
              <w:rPr>
                <w:noProof/>
                <w:webHidden/>
              </w:rPr>
              <w:tab/>
            </w:r>
            <w:r>
              <w:rPr>
                <w:noProof/>
                <w:webHidden/>
              </w:rPr>
              <w:fldChar w:fldCharType="begin"/>
            </w:r>
            <w:r w:rsidR="00D57E7C">
              <w:rPr>
                <w:noProof/>
                <w:webHidden/>
              </w:rPr>
              <w:instrText xml:space="preserve"> PAGEREF _Toc287824916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7" w:history="1">
            <w:r w:rsidR="00D57E7C" w:rsidRPr="006C49AF">
              <w:rPr>
                <w:rStyle w:val="Hyperlink"/>
                <w:noProof/>
                <w:lang w:val="en-US"/>
              </w:rPr>
              <w:t>3.1 Context Sets</w:t>
            </w:r>
            <w:r w:rsidR="00D57E7C">
              <w:rPr>
                <w:noProof/>
                <w:webHidden/>
              </w:rPr>
              <w:tab/>
            </w:r>
            <w:r>
              <w:rPr>
                <w:noProof/>
                <w:webHidden/>
              </w:rPr>
              <w:fldChar w:fldCharType="begin"/>
            </w:r>
            <w:r w:rsidR="00D57E7C">
              <w:rPr>
                <w:noProof/>
                <w:webHidden/>
              </w:rPr>
              <w:instrText xml:space="preserve"> PAGEREF _Toc287824917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8" w:history="1">
            <w:r w:rsidR="00D57E7C" w:rsidRPr="006C49AF">
              <w:rPr>
                <w:rStyle w:val="Hyperlink"/>
                <w:noProof/>
                <w:lang w:val="en-US"/>
              </w:rPr>
              <w:t>3.2 Explain operation -Announce Server’s Capabilities</w:t>
            </w:r>
            <w:r w:rsidR="00D57E7C">
              <w:rPr>
                <w:noProof/>
                <w:webHidden/>
              </w:rPr>
              <w:tab/>
            </w:r>
            <w:r>
              <w:rPr>
                <w:noProof/>
                <w:webHidden/>
              </w:rPr>
              <w:fldChar w:fldCharType="begin"/>
            </w:r>
            <w:r w:rsidR="00D57E7C">
              <w:rPr>
                <w:noProof/>
                <w:webHidden/>
              </w:rPr>
              <w:instrText xml:space="preserve"> PAGEREF _Toc287824918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19" w:history="1">
            <w:r w:rsidR="00D57E7C" w:rsidRPr="006C49AF">
              <w:rPr>
                <w:rStyle w:val="Hyperlink"/>
                <w:noProof/>
                <w:lang w:val="en-US"/>
              </w:rPr>
              <w:t>3.3 Scan operation – Browse the Indices</w:t>
            </w:r>
            <w:r w:rsidR="00D57E7C">
              <w:rPr>
                <w:noProof/>
                <w:webHidden/>
              </w:rPr>
              <w:tab/>
            </w:r>
            <w:r>
              <w:rPr>
                <w:noProof/>
                <w:webHidden/>
              </w:rPr>
              <w:fldChar w:fldCharType="begin"/>
            </w:r>
            <w:r w:rsidR="00D57E7C">
              <w:rPr>
                <w:noProof/>
                <w:webHidden/>
              </w:rPr>
              <w:instrText xml:space="preserve"> PAGEREF _Toc287824919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20" w:history="1">
            <w:r w:rsidR="00D57E7C" w:rsidRPr="006C49AF">
              <w:rPr>
                <w:rStyle w:val="Hyperlink"/>
                <w:noProof/>
                <w:lang w:val="en-US"/>
              </w:rPr>
              <w:t>3.4 New features proposed in SRU 2.0</w:t>
            </w:r>
            <w:r w:rsidR="00D57E7C">
              <w:rPr>
                <w:noProof/>
                <w:webHidden/>
              </w:rPr>
              <w:tab/>
            </w:r>
            <w:r>
              <w:rPr>
                <w:noProof/>
                <w:webHidden/>
              </w:rPr>
              <w:fldChar w:fldCharType="begin"/>
            </w:r>
            <w:r w:rsidR="00D57E7C">
              <w:rPr>
                <w:noProof/>
                <w:webHidden/>
              </w:rPr>
              <w:instrText xml:space="preserve"> PAGEREF _Toc287824920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1" w:history="1">
            <w:r w:rsidR="00D57E7C" w:rsidRPr="006C49AF">
              <w:rPr>
                <w:rStyle w:val="Hyperlink"/>
                <w:noProof/>
                <w:lang w:val="en-US"/>
              </w:rPr>
              <w:t>3.4.1 Facets</w:t>
            </w:r>
            <w:r w:rsidR="00D57E7C">
              <w:rPr>
                <w:noProof/>
                <w:webHidden/>
              </w:rPr>
              <w:tab/>
            </w:r>
            <w:r>
              <w:rPr>
                <w:noProof/>
                <w:webHidden/>
              </w:rPr>
              <w:fldChar w:fldCharType="begin"/>
            </w:r>
            <w:r w:rsidR="00D57E7C">
              <w:rPr>
                <w:noProof/>
                <w:webHidden/>
              </w:rPr>
              <w:instrText xml:space="preserve"> PAGEREF _Toc287824921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2" w:history="1">
            <w:r w:rsidR="00D57E7C" w:rsidRPr="006C49AF">
              <w:rPr>
                <w:rStyle w:val="Hyperlink"/>
                <w:noProof/>
                <w:lang w:val="en-US"/>
              </w:rPr>
              <w:t>3.4.2 Search result analysis</w:t>
            </w:r>
            <w:r w:rsidR="00D57E7C">
              <w:rPr>
                <w:noProof/>
                <w:webHidden/>
              </w:rPr>
              <w:tab/>
            </w:r>
            <w:r>
              <w:rPr>
                <w:noProof/>
                <w:webHidden/>
              </w:rPr>
              <w:fldChar w:fldCharType="begin"/>
            </w:r>
            <w:r w:rsidR="00D57E7C">
              <w:rPr>
                <w:noProof/>
                <w:webHidden/>
              </w:rPr>
              <w:instrText xml:space="preserve"> PAGEREF _Toc287824922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3" w:history="1">
            <w:r w:rsidR="00D57E7C" w:rsidRPr="006C49AF">
              <w:rPr>
                <w:rStyle w:val="Hyperlink"/>
                <w:noProof/>
                <w:lang w:val="en-US"/>
              </w:rPr>
              <w:t>3.4.3 resultSetTTL</w:t>
            </w:r>
            <w:r w:rsidR="00D57E7C">
              <w:rPr>
                <w:noProof/>
                <w:webHidden/>
              </w:rPr>
              <w:tab/>
            </w:r>
            <w:r>
              <w:rPr>
                <w:noProof/>
                <w:webHidden/>
              </w:rPr>
              <w:fldChar w:fldCharType="begin"/>
            </w:r>
            <w:r w:rsidR="00D57E7C">
              <w:rPr>
                <w:noProof/>
                <w:webHidden/>
              </w:rPr>
              <w:instrText xml:space="preserve"> PAGEREF _Toc287824923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4" w:history="1">
            <w:r w:rsidR="00D57E7C" w:rsidRPr="006C49AF">
              <w:rPr>
                <w:rStyle w:val="Hyperlink"/>
                <w:noProof/>
                <w:lang w:val="en-US"/>
              </w:rPr>
              <w:t>3.4.4 resultCountPrecision</w:t>
            </w:r>
            <w:r w:rsidR="00D57E7C">
              <w:rPr>
                <w:noProof/>
                <w:webHidden/>
              </w:rPr>
              <w:tab/>
            </w:r>
            <w:r>
              <w:rPr>
                <w:noProof/>
                <w:webHidden/>
              </w:rPr>
              <w:fldChar w:fldCharType="begin"/>
            </w:r>
            <w:r w:rsidR="00D57E7C">
              <w:rPr>
                <w:noProof/>
                <w:webHidden/>
              </w:rPr>
              <w:instrText xml:space="preserve"> PAGEREF _Toc287824924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5" w:history="1">
            <w:r w:rsidR="00D57E7C" w:rsidRPr="006C49AF">
              <w:rPr>
                <w:rStyle w:val="Hyperlink"/>
                <w:noProof/>
                <w:lang w:val="en-US"/>
              </w:rPr>
              <w:t>3.4.5 queryType</w:t>
            </w:r>
            <w:r w:rsidR="00D57E7C">
              <w:rPr>
                <w:noProof/>
                <w:webHidden/>
              </w:rPr>
              <w:tab/>
            </w:r>
            <w:r>
              <w:rPr>
                <w:noProof/>
                <w:webHidden/>
              </w:rPr>
              <w:fldChar w:fldCharType="begin"/>
            </w:r>
            <w:r w:rsidR="00D57E7C">
              <w:rPr>
                <w:noProof/>
                <w:webHidden/>
              </w:rPr>
              <w:instrText xml:space="preserve"> PAGEREF _Toc287824925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26" w:history="1">
            <w:r w:rsidR="00D57E7C" w:rsidRPr="006C49AF">
              <w:rPr>
                <w:rStyle w:val="Hyperlink"/>
                <w:noProof/>
                <w:lang w:val="en-US"/>
              </w:rPr>
              <w:t>3.4.6 window</w:t>
            </w:r>
            <w:r w:rsidR="00D57E7C">
              <w:rPr>
                <w:noProof/>
                <w:webHidden/>
              </w:rPr>
              <w:tab/>
            </w:r>
            <w:r>
              <w:rPr>
                <w:noProof/>
                <w:webHidden/>
              </w:rPr>
              <w:fldChar w:fldCharType="begin"/>
            </w:r>
            <w:r w:rsidR="00D57E7C">
              <w:rPr>
                <w:noProof/>
                <w:webHidden/>
              </w:rPr>
              <w:instrText xml:space="preserve"> PAGEREF _Toc287824926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27" w:history="1">
            <w:r w:rsidR="00D57E7C" w:rsidRPr="006C49AF">
              <w:rPr>
                <w:rStyle w:val="Hyperlink"/>
                <w:noProof/>
                <w:lang w:val="en-US"/>
              </w:rPr>
              <w:t>4</w:t>
            </w:r>
            <w:r w:rsidR="00D57E7C">
              <w:rPr>
                <w:rFonts w:eastAsiaTheme="minorEastAsia"/>
                <w:noProof/>
                <w:lang w:eastAsia="de-AT"/>
              </w:rPr>
              <w:tab/>
            </w:r>
            <w:r w:rsidR="00D57E7C" w:rsidRPr="006C49AF">
              <w:rPr>
                <w:rStyle w:val="Hyperlink"/>
                <w:noProof/>
                <w:lang w:val="en-US"/>
              </w:rPr>
              <w:t>Proposed extensions</w:t>
            </w:r>
            <w:r w:rsidR="00D57E7C">
              <w:rPr>
                <w:noProof/>
                <w:webHidden/>
              </w:rPr>
              <w:tab/>
            </w:r>
            <w:r>
              <w:rPr>
                <w:noProof/>
                <w:webHidden/>
              </w:rPr>
              <w:fldChar w:fldCharType="begin"/>
            </w:r>
            <w:r w:rsidR="00D57E7C">
              <w:rPr>
                <w:noProof/>
                <w:webHidden/>
              </w:rPr>
              <w:instrText xml:space="preserve"> PAGEREF _Toc287824927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28" w:history="1">
            <w:r w:rsidR="00D57E7C" w:rsidRPr="006C49AF">
              <w:rPr>
                <w:rStyle w:val="Hyperlink"/>
                <w:noProof/>
                <w:lang w:val="en-US"/>
              </w:rPr>
              <w:t>4.1 Existing extension mechanisms</w:t>
            </w:r>
            <w:r w:rsidR="00D57E7C">
              <w:rPr>
                <w:noProof/>
                <w:webHidden/>
              </w:rPr>
              <w:tab/>
            </w:r>
            <w:r>
              <w:rPr>
                <w:noProof/>
                <w:webHidden/>
              </w:rPr>
              <w:fldChar w:fldCharType="begin"/>
            </w:r>
            <w:r w:rsidR="00D57E7C">
              <w:rPr>
                <w:noProof/>
                <w:webHidden/>
              </w:rPr>
              <w:instrText xml:space="preserve"> PAGEREF _Toc287824928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29" w:history="1">
            <w:r w:rsidR="00D57E7C" w:rsidRPr="006C49AF">
              <w:rPr>
                <w:rStyle w:val="Hyperlink"/>
                <w:noProof/>
                <w:lang w:val="en-US"/>
              </w:rPr>
              <w:t>4.2 Extension: dynamic Indices</w:t>
            </w:r>
            <w:r w:rsidR="00D57E7C">
              <w:rPr>
                <w:noProof/>
                <w:webHidden/>
              </w:rPr>
              <w:tab/>
            </w:r>
            <w:r>
              <w:rPr>
                <w:noProof/>
                <w:webHidden/>
              </w:rPr>
              <w:fldChar w:fldCharType="begin"/>
            </w:r>
            <w:r w:rsidR="00D57E7C">
              <w:rPr>
                <w:noProof/>
                <w:webHidden/>
              </w:rPr>
              <w:instrText xml:space="preserve"> PAGEREF _Toc287824929 \h </w:instrText>
            </w:r>
            <w:r>
              <w:rPr>
                <w:noProof/>
                <w:webHidden/>
              </w:rPr>
            </w:r>
            <w:r>
              <w:rPr>
                <w:noProof/>
                <w:webHidden/>
              </w:rPr>
              <w:fldChar w:fldCharType="separate"/>
            </w:r>
            <w:r w:rsidR="00243C76">
              <w:rPr>
                <w:noProof/>
                <w:webHidden/>
              </w:rPr>
              <w:t>10</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0" w:history="1">
            <w:r w:rsidR="00D57E7C" w:rsidRPr="006C49AF">
              <w:rPr>
                <w:rStyle w:val="Hyperlink"/>
                <w:noProof/>
                <w:lang w:val="en-US"/>
              </w:rPr>
              <w:t xml:space="preserve">4.2.1 Current solution in MDService: the </w:t>
            </w:r>
            <w:r w:rsidR="00D57E7C" w:rsidRPr="006C49AF">
              <w:rPr>
                <w:rStyle w:val="Hyperlink"/>
                <w:rFonts w:ascii="Courier New" w:hAnsi="Courier New" w:cs="Courier New"/>
                <w:noProof/>
                <w:shd w:val="clear" w:color="auto" w:fill="ECF1F8"/>
                <w:lang w:val="en-US"/>
              </w:rPr>
              <w:t>cmdIndex</w:t>
            </w:r>
            <w:r w:rsidR="00D57E7C">
              <w:rPr>
                <w:noProof/>
                <w:webHidden/>
              </w:rPr>
              <w:tab/>
            </w:r>
            <w:r>
              <w:rPr>
                <w:noProof/>
                <w:webHidden/>
              </w:rPr>
              <w:fldChar w:fldCharType="begin"/>
            </w:r>
            <w:r w:rsidR="00D57E7C">
              <w:rPr>
                <w:noProof/>
                <w:webHidden/>
              </w:rPr>
              <w:instrText xml:space="preserve"> PAGEREF _Toc287824930 \h </w:instrText>
            </w:r>
            <w:r>
              <w:rPr>
                <w:noProof/>
                <w:webHidden/>
              </w:rPr>
            </w:r>
            <w:r>
              <w:rPr>
                <w:noProof/>
                <w:webHidden/>
              </w:rPr>
              <w:fldChar w:fldCharType="separate"/>
            </w:r>
            <w:r w:rsidR="00243C76">
              <w:rPr>
                <w:noProof/>
                <w:webHidden/>
              </w:rPr>
              <w:t>11</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1" w:history="1">
            <w:r w:rsidR="00D57E7C" w:rsidRPr="006C49AF">
              <w:rPr>
                <w:rStyle w:val="Hyperlink"/>
                <w:noProof/>
                <w:lang w:val="en-US"/>
              </w:rPr>
              <w:t>4.2.2 Identifying Tiers in Text Corpora</w:t>
            </w:r>
            <w:r w:rsidR="00D57E7C">
              <w:rPr>
                <w:noProof/>
                <w:webHidden/>
              </w:rPr>
              <w:tab/>
            </w:r>
            <w:r>
              <w:rPr>
                <w:noProof/>
                <w:webHidden/>
              </w:rPr>
              <w:fldChar w:fldCharType="begin"/>
            </w:r>
            <w:r w:rsidR="00D57E7C">
              <w:rPr>
                <w:noProof/>
                <w:webHidden/>
              </w:rPr>
              <w:instrText xml:space="preserve"> PAGEREF _Toc287824931 \h </w:instrText>
            </w:r>
            <w:r>
              <w:rPr>
                <w:noProof/>
                <w:webHidden/>
              </w:rPr>
            </w:r>
            <w:r>
              <w:rPr>
                <w:noProof/>
                <w:webHidden/>
              </w:rPr>
              <w:fldChar w:fldCharType="separate"/>
            </w:r>
            <w:r w:rsidR="00243C76">
              <w:rPr>
                <w:noProof/>
                <w:webHidden/>
              </w:rPr>
              <w:t>11</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2" w:history="1">
            <w:r w:rsidR="00D57E7C" w:rsidRPr="006C49AF">
              <w:rPr>
                <w:rStyle w:val="Hyperlink"/>
                <w:noProof/>
                <w:lang w:val="en-US"/>
              </w:rPr>
              <w:t>4.2.3 Identifying Tiers in Multimodal Resources</w:t>
            </w:r>
            <w:r w:rsidR="00D57E7C">
              <w:rPr>
                <w:noProof/>
                <w:webHidden/>
              </w:rPr>
              <w:tab/>
            </w:r>
            <w:r>
              <w:rPr>
                <w:noProof/>
                <w:webHidden/>
              </w:rPr>
              <w:fldChar w:fldCharType="begin"/>
            </w:r>
            <w:r w:rsidR="00D57E7C">
              <w:rPr>
                <w:noProof/>
                <w:webHidden/>
              </w:rPr>
              <w:instrText xml:space="preserve"> PAGEREF _Toc287824932 \h </w:instrText>
            </w:r>
            <w:r>
              <w:rPr>
                <w:noProof/>
                <w:webHidden/>
              </w:rPr>
            </w:r>
            <w:r>
              <w:rPr>
                <w:noProof/>
                <w:webHidden/>
              </w:rPr>
              <w:fldChar w:fldCharType="separate"/>
            </w:r>
            <w:r w:rsidR="00243C76">
              <w:rPr>
                <w:noProof/>
                <w:webHidden/>
              </w:rPr>
              <w:t>12</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3" w:history="1">
            <w:r w:rsidR="00D57E7C" w:rsidRPr="006C49AF">
              <w:rPr>
                <w:rStyle w:val="Hyperlink"/>
                <w:noProof/>
                <w:lang w:val="en-US"/>
              </w:rPr>
              <w:t>4.2.4 Alignement of the Tiers</w:t>
            </w:r>
            <w:r w:rsidR="00D57E7C">
              <w:rPr>
                <w:noProof/>
                <w:webHidden/>
              </w:rPr>
              <w:tab/>
            </w:r>
            <w:r>
              <w:rPr>
                <w:noProof/>
                <w:webHidden/>
              </w:rPr>
              <w:fldChar w:fldCharType="begin"/>
            </w:r>
            <w:r w:rsidR="00D57E7C">
              <w:rPr>
                <w:noProof/>
                <w:webHidden/>
              </w:rPr>
              <w:instrText xml:space="preserve"> PAGEREF _Toc287824933 \h </w:instrText>
            </w:r>
            <w:r>
              <w:rPr>
                <w:noProof/>
                <w:webHidden/>
              </w:rPr>
            </w:r>
            <w:r>
              <w:rPr>
                <w:noProof/>
                <w:webHidden/>
              </w:rPr>
              <w:fldChar w:fldCharType="separate"/>
            </w:r>
            <w:r w:rsidR="00243C76">
              <w:rPr>
                <w:noProof/>
                <w:webHidden/>
              </w:rPr>
              <w:t>14</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4" w:history="1">
            <w:r w:rsidR="00D57E7C" w:rsidRPr="006C49AF">
              <w:rPr>
                <w:rStyle w:val="Hyperlink"/>
                <w:noProof/>
                <w:lang w:val="en-US"/>
              </w:rPr>
              <w:t>4.2.5 Announcing the tiers</w:t>
            </w:r>
            <w:r w:rsidR="00D57E7C">
              <w:rPr>
                <w:noProof/>
                <w:webHidden/>
              </w:rPr>
              <w:tab/>
            </w:r>
            <w:r>
              <w:rPr>
                <w:noProof/>
                <w:webHidden/>
              </w:rPr>
              <w:fldChar w:fldCharType="begin"/>
            </w:r>
            <w:r w:rsidR="00D57E7C">
              <w:rPr>
                <w:noProof/>
                <w:webHidden/>
              </w:rPr>
              <w:instrText xml:space="preserve"> PAGEREF _Toc287824934 \h </w:instrText>
            </w:r>
            <w:r>
              <w:rPr>
                <w:noProof/>
                <w:webHidden/>
              </w:rPr>
            </w:r>
            <w:r>
              <w:rPr>
                <w:noProof/>
                <w:webHidden/>
              </w:rPr>
              <w:fldChar w:fldCharType="separate"/>
            </w:r>
            <w:r w:rsidR="00243C76">
              <w:rPr>
                <w:noProof/>
                <w:webHidden/>
              </w:rPr>
              <w:t>14</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35" w:history="1">
            <w:r w:rsidR="00D57E7C" w:rsidRPr="006C49AF">
              <w:rPr>
                <w:rStyle w:val="Hyperlink"/>
                <w:noProof/>
                <w:lang w:val="en-US"/>
              </w:rPr>
              <w:t>4.3 Extension: Sequential Tier Search</w:t>
            </w:r>
            <w:r w:rsidR="00D57E7C">
              <w:rPr>
                <w:noProof/>
                <w:webHidden/>
              </w:rPr>
              <w:tab/>
            </w:r>
            <w:r>
              <w:rPr>
                <w:noProof/>
                <w:webHidden/>
              </w:rPr>
              <w:fldChar w:fldCharType="begin"/>
            </w:r>
            <w:r w:rsidR="00D57E7C">
              <w:rPr>
                <w:noProof/>
                <w:webHidden/>
              </w:rPr>
              <w:instrText xml:space="preserve"> PAGEREF _Toc287824935 \h </w:instrText>
            </w:r>
            <w:r>
              <w:rPr>
                <w:noProof/>
                <w:webHidden/>
              </w:rPr>
            </w:r>
            <w:r>
              <w:rPr>
                <w:noProof/>
                <w:webHidden/>
              </w:rPr>
              <w:fldChar w:fldCharType="separate"/>
            </w:r>
            <w:r w:rsidR="00243C76">
              <w:rPr>
                <w:noProof/>
                <w:webHidden/>
              </w:rPr>
              <w:t>16</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6" w:history="1">
            <w:r w:rsidR="00D57E7C" w:rsidRPr="006C49AF">
              <w:rPr>
                <w:rStyle w:val="Hyperlink"/>
                <w:noProof/>
                <w:lang w:val="en-US"/>
              </w:rPr>
              <w:t>4.3.1 Atomic Single-Tier Query</w:t>
            </w:r>
            <w:r w:rsidR="00D57E7C">
              <w:rPr>
                <w:noProof/>
                <w:webHidden/>
              </w:rPr>
              <w:tab/>
            </w:r>
            <w:r>
              <w:rPr>
                <w:noProof/>
                <w:webHidden/>
              </w:rPr>
              <w:fldChar w:fldCharType="begin"/>
            </w:r>
            <w:r w:rsidR="00D57E7C">
              <w:rPr>
                <w:noProof/>
                <w:webHidden/>
              </w:rPr>
              <w:instrText xml:space="preserve"> PAGEREF _Toc287824936 \h </w:instrText>
            </w:r>
            <w:r>
              <w:rPr>
                <w:noProof/>
                <w:webHidden/>
              </w:rPr>
            </w:r>
            <w:r>
              <w:rPr>
                <w:noProof/>
                <w:webHidden/>
              </w:rPr>
              <w:fldChar w:fldCharType="separate"/>
            </w:r>
            <w:r w:rsidR="00243C76">
              <w:rPr>
                <w:noProof/>
                <w:webHidden/>
              </w:rPr>
              <w:t>16</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7" w:history="1">
            <w:r w:rsidR="00D57E7C" w:rsidRPr="006C49AF">
              <w:rPr>
                <w:rStyle w:val="Hyperlink"/>
                <w:noProof/>
                <w:lang w:val="en-US"/>
              </w:rPr>
              <w:t>4.3.2 Proximity / Sequence / Window /Element Query</w:t>
            </w:r>
            <w:r w:rsidR="00D57E7C">
              <w:rPr>
                <w:noProof/>
                <w:webHidden/>
              </w:rPr>
              <w:tab/>
            </w:r>
            <w:r>
              <w:rPr>
                <w:noProof/>
                <w:webHidden/>
              </w:rPr>
              <w:fldChar w:fldCharType="begin"/>
            </w:r>
            <w:r w:rsidR="00D57E7C">
              <w:rPr>
                <w:noProof/>
                <w:webHidden/>
              </w:rPr>
              <w:instrText xml:space="preserve"> PAGEREF _Toc287824937 \h </w:instrText>
            </w:r>
            <w:r>
              <w:rPr>
                <w:noProof/>
                <w:webHidden/>
              </w:rPr>
            </w:r>
            <w:r>
              <w:rPr>
                <w:noProof/>
                <w:webHidden/>
              </w:rPr>
              <w:fldChar w:fldCharType="separate"/>
            </w:r>
            <w:r w:rsidR="00243C76">
              <w:rPr>
                <w:noProof/>
                <w:webHidden/>
              </w:rPr>
              <w:t>17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38" w:history="1">
            <w:r w:rsidR="00D57E7C" w:rsidRPr="006C49AF">
              <w:rPr>
                <w:rStyle w:val="Hyperlink"/>
                <w:noProof/>
                <w:lang w:val="en-US"/>
              </w:rPr>
              <w:t>4.3.3 Sequence multi-tier query</w:t>
            </w:r>
            <w:r w:rsidR="00D57E7C">
              <w:rPr>
                <w:noProof/>
                <w:webHidden/>
              </w:rPr>
              <w:tab/>
            </w:r>
            <w:r>
              <w:rPr>
                <w:noProof/>
                <w:webHidden/>
              </w:rPr>
              <w:fldChar w:fldCharType="begin"/>
            </w:r>
            <w:r w:rsidR="00D57E7C">
              <w:rPr>
                <w:noProof/>
                <w:webHidden/>
              </w:rPr>
              <w:instrText xml:space="preserve"> PAGEREF _Toc287824938 \h </w:instrText>
            </w:r>
            <w:r>
              <w:rPr>
                <w:noProof/>
                <w:webHidden/>
              </w:rPr>
            </w:r>
            <w:r>
              <w:rPr>
                <w:noProof/>
                <w:webHidden/>
              </w:rPr>
              <w:fldChar w:fldCharType="separate"/>
            </w:r>
            <w:r w:rsidR="00243C76">
              <w:rPr>
                <w:noProof/>
                <w:webHidden/>
              </w:rPr>
              <w:t>19</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39" w:history="1">
            <w:r w:rsidR="00D57E7C" w:rsidRPr="006C49AF">
              <w:rPr>
                <w:rStyle w:val="Hyperlink"/>
                <w:noProof/>
                <w:lang w:val="en-US"/>
              </w:rPr>
              <w:t>4.4 Binding Indices</w:t>
            </w:r>
            <w:r w:rsidR="00D57E7C">
              <w:rPr>
                <w:noProof/>
                <w:webHidden/>
              </w:rPr>
              <w:tab/>
            </w:r>
            <w:r>
              <w:rPr>
                <w:noProof/>
                <w:webHidden/>
              </w:rPr>
              <w:fldChar w:fldCharType="begin"/>
            </w:r>
            <w:r w:rsidR="00D57E7C">
              <w:rPr>
                <w:noProof/>
                <w:webHidden/>
              </w:rPr>
              <w:instrText xml:space="preserve"> PAGEREF _Toc287824939 \h </w:instrText>
            </w:r>
            <w:r>
              <w:rPr>
                <w:noProof/>
                <w:webHidden/>
              </w:rPr>
            </w:r>
            <w:r>
              <w:rPr>
                <w:noProof/>
                <w:webHidden/>
              </w:rPr>
              <w:fldChar w:fldCharType="separate"/>
            </w:r>
            <w:r w:rsidR="00243C76">
              <w:rPr>
                <w:noProof/>
                <w:webHidden/>
              </w:rPr>
              <w:t>20</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40" w:history="1">
            <w:r w:rsidR="00D57E7C" w:rsidRPr="006C49AF">
              <w:rPr>
                <w:rStyle w:val="Hyperlink"/>
                <w:noProof/>
                <w:lang w:val="en-US"/>
              </w:rPr>
              <w:t>4.5 Restricting Search by Repositories/Corpora/Collections</w:t>
            </w:r>
            <w:r w:rsidR="00D57E7C">
              <w:rPr>
                <w:noProof/>
                <w:webHidden/>
              </w:rPr>
              <w:tab/>
            </w:r>
            <w:r>
              <w:rPr>
                <w:noProof/>
                <w:webHidden/>
              </w:rPr>
              <w:fldChar w:fldCharType="begin"/>
            </w:r>
            <w:r w:rsidR="00D57E7C">
              <w:rPr>
                <w:noProof/>
                <w:webHidden/>
              </w:rPr>
              <w:instrText xml:space="preserve"> PAGEREF _Toc287824940 \h </w:instrText>
            </w:r>
            <w:r>
              <w:rPr>
                <w:noProof/>
                <w:webHidden/>
              </w:rPr>
            </w:r>
            <w:r>
              <w:rPr>
                <w:noProof/>
                <w:webHidden/>
              </w:rPr>
              <w:fldChar w:fldCharType="separate"/>
            </w:r>
            <w:r w:rsidR="00243C76">
              <w:rPr>
                <w:noProof/>
                <w:webHidden/>
              </w:rPr>
              <w:t>21</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1" w:history="1">
            <w:r w:rsidR="00D57E7C" w:rsidRPr="006C49AF">
              <w:rPr>
                <w:rStyle w:val="Hyperlink"/>
                <w:noProof/>
                <w:lang w:val="en-US"/>
              </w:rPr>
              <w:t>4.5.1 Announcing repositories / collections</w:t>
            </w:r>
            <w:r w:rsidR="00D57E7C">
              <w:rPr>
                <w:noProof/>
                <w:webHidden/>
              </w:rPr>
              <w:tab/>
            </w:r>
            <w:r>
              <w:rPr>
                <w:noProof/>
                <w:webHidden/>
              </w:rPr>
              <w:fldChar w:fldCharType="begin"/>
            </w:r>
            <w:r w:rsidR="00D57E7C">
              <w:rPr>
                <w:noProof/>
                <w:webHidden/>
              </w:rPr>
              <w:instrText xml:space="preserve"> PAGEREF _Toc287824941 \h </w:instrText>
            </w:r>
            <w:r>
              <w:rPr>
                <w:noProof/>
                <w:webHidden/>
              </w:rPr>
            </w:r>
            <w:r>
              <w:rPr>
                <w:noProof/>
                <w:webHidden/>
              </w:rPr>
              <w:fldChar w:fldCharType="separate"/>
            </w:r>
            <w:r w:rsidR="00243C76">
              <w:rPr>
                <w:noProof/>
                <w:webHidden/>
              </w:rPr>
              <w:t>21</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2" w:history="1">
            <w:r w:rsidR="00D57E7C" w:rsidRPr="006C49AF">
              <w:rPr>
                <w:rStyle w:val="Hyperlink"/>
                <w:noProof/>
                <w:lang w:val="en-US"/>
              </w:rPr>
              <w:t>4.5.2 Announcing Resources?</w:t>
            </w:r>
            <w:r w:rsidR="00D57E7C">
              <w:rPr>
                <w:noProof/>
                <w:webHidden/>
              </w:rPr>
              <w:tab/>
            </w:r>
            <w:r>
              <w:rPr>
                <w:noProof/>
                <w:webHidden/>
              </w:rPr>
              <w:fldChar w:fldCharType="begin"/>
            </w:r>
            <w:r w:rsidR="00D57E7C">
              <w:rPr>
                <w:noProof/>
                <w:webHidden/>
              </w:rPr>
              <w:instrText xml:space="preserve"> PAGEREF _Toc287824942 \h </w:instrText>
            </w:r>
            <w:r>
              <w:rPr>
                <w:noProof/>
                <w:webHidden/>
              </w:rPr>
            </w:r>
            <w:r>
              <w:rPr>
                <w:noProof/>
                <w:webHidden/>
              </w:rPr>
              <w:fldChar w:fldCharType="separate"/>
            </w:r>
            <w:r w:rsidR="00243C76">
              <w:rPr>
                <w:noProof/>
                <w:webHidden/>
              </w:rPr>
              <w:t>22</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3" w:history="1">
            <w:r w:rsidR="00D57E7C" w:rsidRPr="006C49AF">
              <w:rPr>
                <w:rStyle w:val="Hyperlink"/>
                <w:noProof/>
                <w:lang w:val="en-US"/>
              </w:rPr>
              <w:t>4.5.3 Specifying Collections in the request</w:t>
            </w:r>
            <w:r w:rsidR="00D57E7C">
              <w:rPr>
                <w:noProof/>
                <w:webHidden/>
              </w:rPr>
              <w:tab/>
            </w:r>
            <w:r>
              <w:rPr>
                <w:noProof/>
                <w:webHidden/>
              </w:rPr>
              <w:fldChar w:fldCharType="begin"/>
            </w:r>
            <w:r w:rsidR="00D57E7C">
              <w:rPr>
                <w:noProof/>
                <w:webHidden/>
              </w:rPr>
              <w:instrText xml:space="preserve"> PAGEREF _Toc287824943 \h </w:instrText>
            </w:r>
            <w:r>
              <w:rPr>
                <w:noProof/>
                <w:webHidden/>
              </w:rPr>
            </w:r>
            <w:r>
              <w:rPr>
                <w:noProof/>
                <w:webHidden/>
              </w:rPr>
              <w:fldChar w:fldCharType="separate"/>
            </w:r>
            <w:r w:rsidR="00243C76">
              <w:rPr>
                <w:noProof/>
                <w:webHidden/>
              </w:rPr>
              <w:t>22</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4" w:history="1">
            <w:r w:rsidR="00D57E7C" w:rsidRPr="006C49AF">
              <w:rPr>
                <w:rStyle w:val="Hyperlink"/>
                <w:noProof/>
                <w:lang w:val="en-US"/>
              </w:rPr>
              <w:t>4.5.4 Restricting the search by Repositories / Resources</w:t>
            </w:r>
            <w:r w:rsidR="00D57E7C">
              <w:rPr>
                <w:noProof/>
                <w:webHidden/>
              </w:rPr>
              <w:tab/>
            </w:r>
            <w:r>
              <w:rPr>
                <w:noProof/>
                <w:webHidden/>
              </w:rPr>
              <w:fldChar w:fldCharType="begin"/>
            </w:r>
            <w:r w:rsidR="00D57E7C">
              <w:rPr>
                <w:noProof/>
                <w:webHidden/>
              </w:rPr>
              <w:instrText xml:space="preserve"> PAGEREF _Toc287824944 \h </w:instrText>
            </w:r>
            <w:r>
              <w:rPr>
                <w:noProof/>
                <w:webHidden/>
              </w:rPr>
            </w:r>
            <w:r>
              <w:rPr>
                <w:noProof/>
                <w:webHidden/>
              </w:rPr>
              <w:fldChar w:fldCharType="separate"/>
            </w:r>
            <w:r w:rsidR="00243C76">
              <w:rPr>
                <w:noProof/>
                <w:webHidden/>
              </w:rPr>
              <w:t>23</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5" w:history="1">
            <w:r w:rsidR="00D57E7C" w:rsidRPr="006C49AF">
              <w:rPr>
                <w:rStyle w:val="Hyperlink"/>
                <w:noProof/>
                <w:lang w:val="en-US"/>
              </w:rPr>
              <w:t>4.5.5 Handling in MDService</w:t>
            </w:r>
            <w:r w:rsidR="00D57E7C">
              <w:rPr>
                <w:noProof/>
                <w:webHidden/>
              </w:rPr>
              <w:tab/>
            </w:r>
            <w:r>
              <w:rPr>
                <w:noProof/>
                <w:webHidden/>
              </w:rPr>
              <w:fldChar w:fldCharType="begin"/>
            </w:r>
            <w:r w:rsidR="00D57E7C">
              <w:rPr>
                <w:noProof/>
                <w:webHidden/>
              </w:rPr>
              <w:instrText xml:space="preserve"> PAGEREF _Toc287824945 \h </w:instrText>
            </w:r>
            <w:r>
              <w:rPr>
                <w:noProof/>
                <w:webHidden/>
              </w:rPr>
            </w:r>
            <w:r>
              <w:rPr>
                <w:noProof/>
                <w:webHidden/>
              </w:rPr>
              <w:fldChar w:fldCharType="separate"/>
            </w:r>
            <w:r w:rsidR="00243C76">
              <w:rPr>
                <w:noProof/>
                <w:webHidden/>
              </w:rPr>
              <w:t>23</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46" w:history="1">
            <w:r w:rsidR="00D57E7C" w:rsidRPr="006C49AF">
              <w:rPr>
                <w:rStyle w:val="Hyperlink"/>
                <w:noProof/>
                <w:lang w:val="en-US"/>
              </w:rPr>
              <w:t>4.6 Combined Metadata and Content Query</w:t>
            </w:r>
            <w:r w:rsidR="00D57E7C">
              <w:rPr>
                <w:noProof/>
                <w:webHidden/>
              </w:rPr>
              <w:tab/>
            </w:r>
            <w:r>
              <w:rPr>
                <w:noProof/>
                <w:webHidden/>
              </w:rPr>
              <w:fldChar w:fldCharType="begin"/>
            </w:r>
            <w:r w:rsidR="00D57E7C">
              <w:rPr>
                <w:noProof/>
                <w:webHidden/>
              </w:rPr>
              <w:instrText xml:space="preserve"> PAGEREF _Toc287824946 \h </w:instrText>
            </w:r>
            <w:r>
              <w:rPr>
                <w:noProof/>
                <w:webHidden/>
              </w:rPr>
            </w:r>
            <w:r>
              <w:rPr>
                <w:noProof/>
                <w:webHidden/>
              </w:rPr>
              <w:fldChar w:fldCharType="separate"/>
            </w:r>
            <w:r w:rsidR="00243C76">
              <w:rPr>
                <w:noProof/>
                <w:webHidden/>
              </w:rPr>
              <w:t>24</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47" w:history="1">
            <w:r w:rsidR="00D57E7C" w:rsidRPr="006C49AF">
              <w:rPr>
                <w:rStyle w:val="Hyperlink"/>
                <w:noProof/>
                <w:lang w:val="en-US"/>
              </w:rPr>
              <w:t>5</w:t>
            </w:r>
            <w:r w:rsidR="00D57E7C">
              <w:rPr>
                <w:rFonts w:eastAsiaTheme="minorEastAsia"/>
                <w:noProof/>
                <w:lang w:eastAsia="de-AT"/>
              </w:rPr>
              <w:tab/>
            </w:r>
            <w:r w:rsidR="00D57E7C" w:rsidRPr="006C49AF">
              <w:rPr>
                <w:rStyle w:val="Hyperlink"/>
                <w:noProof/>
                <w:lang w:val="en-US"/>
              </w:rPr>
              <w:t>Result Format</w:t>
            </w:r>
            <w:r w:rsidR="00D57E7C">
              <w:rPr>
                <w:noProof/>
                <w:webHidden/>
              </w:rPr>
              <w:tab/>
            </w:r>
            <w:r>
              <w:rPr>
                <w:noProof/>
                <w:webHidden/>
              </w:rPr>
              <w:fldChar w:fldCharType="begin"/>
            </w:r>
            <w:r w:rsidR="00D57E7C">
              <w:rPr>
                <w:noProof/>
                <w:webHidden/>
              </w:rPr>
              <w:instrText xml:space="preserve"> PAGEREF _Toc287824947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48" w:history="1">
            <w:r w:rsidR="00D57E7C" w:rsidRPr="006C49AF">
              <w:rPr>
                <w:rStyle w:val="Hyperlink"/>
                <w:noProof/>
                <w:lang w:val="en-US"/>
              </w:rPr>
              <w:t>5.1 Data Model</w:t>
            </w:r>
            <w:r w:rsidR="00D57E7C">
              <w:rPr>
                <w:noProof/>
                <w:webHidden/>
              </w:rPr>
              <w:tab/>
            </w:r>
            <w:r>
              <w:rPr>
                <w:noProof/>
                <w:webHidden/>
              </w:rPr>
              <w:fldChar w:fldCharType="begin"/>
            </w:r>
            <w:r w:rsidR="00D57E7C">
              <w:rPr>
                <w:noProof/>
                <w:webHidden/>
              </w:rPr>
              <w:instrText xml:space="preserve"> PAGEREF _Toc287824948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49" w:history="1">
            <w:r w:rsidR="00D57E7C" w:rsidRPr="006C49AF">
              <w:rPr>
                <w:rStyle w:val="Hyperlink"/>
                <w:noProof/>
                <w:lang w:val="en-US"/>
              </w:rPr>
              <w:t>5.1.1 Concordances, KWIC</w:t>
            </w:r>
            <w:r w:rsidR="00D57E7C">
              <w:rPr>
                <w:noProof/>
                <w:webHidden/>
              </w:rPr>
              <w:tab/>
            </w:r>
            <w:r>
              <w:rPr>
                <w:noProof/>
                <w:webHidden/>
              </w:rPr>
              <w:fldChar w:fldCharType="begin"/>
            </w:r>
            <w:r w:rsidR="00D57E7C">
              <w:rPr>
                <w:noProof/>
                <w:webHidden/>
              </w:rPr>
              <w:instrText xml:space="preserve"> PAGEREF _Toc287824949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0" w:history="1">
            <w:r w:rsidR="00D57E7C" w:rsidRPr="006C49AF">
              <w:rPr>
                <w:rStyle w:val="Hyperlink"/>
                <w:noProof/>
                <w:lang w:val="en-US"/>
              </w:rPr>
              <w:t>5.1.2 Full resource browse</w:t>
            </w:r>
            <w:r w:rsidR="00D57E7C">
              <w:rPr>
                <w:noProof/>
                <w:webHidden/>
              </w:rPr>
              <w:tab/>
            </w:r>
            <w:r>
              <w:rPr>
                <w:noProof/>
                <w:webHidden/>
              </w:rPr>
              <w:fldChar w:fldCharType="begin"/>
            </w:r>
            <w:r w:rsidR="00D57E7C">
              <w:rPr>
                <w:noProof/>
                <w:webHidden/>
              </w:rPr>
              <w:instrText xml:space="preserve"> PAGEREF _Toc287824950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1" w:history="1">
            <w:r w:rsidR="00D57E7C" w:rsidRPr="006C49AF">
              <w:rPr>
                <w:rStyle w:val="Hyperlink"/>
                <w:noProof/>
                <w:lang w:val="en-US"/>
              </w:rPr>
              <w:t>5.1.3 Lists/ Word Summaries</w:t>
            </w:r>
            <w:r w:rsidR="00D57E7C">
              <w:rPr>
                <w:noProof/>
                <w:webHidden/>
              </w:rPr>
              <w:tab/>
            </w:r>
            <w:r>
              <w:rPr>
                <w:noProof/>
                <w:webHidden/>
              </w:rPr>
              <w:fldChar w:fldCharType="begin"/>
            </w:r>
            <w:r w:rsidR="00D57E7C">
              <w:rPr>
                <w:noProof/>
                <w:webHidden/>
              </w:rPr>
              <w:instrText xml:space="preserve"> PAGEREF _Toc287824951 \h </w:instrText>
            </w:r>
            <w:r>
              <w:rPr>
                <w:noProof/>
                <w:webHidden/>
              </w:rPr>
            </w:r>
            <w:r>
              <w:rPr>
                <w:noProof/>
                <w:webHidden/>
              </w:rPr>
              <w:fldChar w:fldCharType="separate"/>
            </w:r>
            <w:r w:rsidR="00243C76">
              <w:rPr>
                <w:noProof/>
                <w:webHidden/>
              </w:rPr>
              <w:t>26</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2" w:history="1">
            <w:r w:rsidR="00D57E7C" w:rsidRPr="006C49AF">
              <w:rPr>
                <w:rStyle w:val="Hyperlink"/>
                <w:noProof/>
                <w:lang w:val="en-US"/>
              </w:rPr>
              <w:t>5.1.4 Parallel sequences  /  aligned tiers</w:t>
            </w:r>
            <w:r w:rsidR="00D57E7C">
              <w:rPr>
                <w:noProof/>
                <w:webHidden/>
              </w:rPr>
              <w:tab/>
            </w:r>
            <w:r>
              <w:rPr>
                <w:noProof/>
                <w:webHidden/>
              </w:rPr>
              <w:fldChar w:fldCharType="begin"/>
            </w:r>
            <w:r w:rsidR="00D57E7C">
              <w:rPr>
                <w:noProof/>
                <w:webHidden/>
              </w:rPr>
              <w:instrText xml:space="preserve"> PAGEREF _Toc287824952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3" w:history="1">
            <w:r w:rsidR="00D57E7C" w:rsidRPr="006C49AF">
              <w:rPr>
                <w:rStyle w:val="Hyperlink"/>
                <w:noProof/>
                <w:lang w:val="en-US"/>
              </w:rPr>
              <w:t>5.1.5 Syntax Tree</w:t>
            </w:r>
            <w:r w:rsidR="00D57E7C">
              <w:rPr>
                <w:noProof/>
                <w:webHidden/>
              </w:rPr>
              <w:tab/>
            </w:r>
            <w:r>
              <w:rPr>
                <w:noProof/>
                <w:webHidden/>
              </w:rPr>
              <w:fldChar w:fldCharType="begin"/>
            </w:r>
            <w:r w:rsidR="00D57E7C">
              <w:rPr>
                <w:noProof/>
                <w:webHidden/>
              </w:rPr>
              <w:instrText xml:space="preserve"> PAGEREF _Toc287824953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4" w:history="1">
            <w:r w:rsidR="00D57E7C" w:rsidRPr="006C49AF">
              <w:rPr>
                <w:rStyle w:val="Hyperlink"/>
                <w:noProof/>
                <w:lang w:val="en-US"/>
              </w:rPr>
              <w:t>5.1.6 Geolocation</w:t>
            </w:r>
            <w:r w:rsidR="00D57E7C">
              <w:rPr>
                <w:noProof/>
                <w:webHidden/>
              </w:rPr>
              <w:tab/>
            </w:r>
            <w:r>
              <w:rPr>
                <w:noProof/>
                <w:webHidden/>
              </w:rPr>
              <w:fldChar w:fldCharType="begin"/>
            </w:r>
            <w:r w:rsidR="00D57E7C">
              <w:rPr>
                <w:noProof/>
                <w:webHidden/>
              </w:rPr>
              <w:instrText xml:space="preserve"> PAGEREF _Toc287824954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5" w:history="1">
            <w:r w:rsidR="00D57E7C" w:rsidRPr="006C49AF">
              <w:rPr>
                <w:rStyle w:val="Hyperlink"/>
                <w:noProof/>
                <w:lang w:val="en-US"/>
              </w:rPr>
              <w:t>5.1.7 MDRecord</w:t>
            </w:r>
            <w:r w:rsidR="00D57E7C">
              <w:rPr>
                <w:noProof/>
                <w:webHidden/>
              </w:rPr>
              <w:tab/>
            </w:r>
            <w:r>
              <w:rPr>
                <w:noProof/>
                <w:webHidden/>
              </w:rPr>
              <w:fldChar w:fldCharType="begin"/>
            </w:r>
            <w:r w:rsidR="00D57E7C">
              <w:rPr>
                <w:noProof/>
                <w:webHidden/>
              </w:rPr>
              <w:instrText xml:space="preserve"> PAGEREF _Toc287824955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6" w:history="1">
            <w:r w:rsidR="00D57E7C" w:rsidRPr="006C49AF">
              <w:rPr>
                <w:rStyle w:val="Hyperlink"/>
                <w:noProof/>
                <w:lang w:val="en-US"/>
              </w:rPr>
              <w:t>5.1.8 Multiviews</w:t>
            </w:r>
            <w:r w:rsidR="00D57E7C">
              <w:rPr>
                <w:noProof/>
                <w:webHidden/>
              </w:rPr>
              <w:tab/>
            </w:r>
            <w:r>
              <w:rPr>
                <w:noProof/>
                <w:webHidden/>
              </w:rPr>
              <w:fldChar w:fldCharType="begin"/>
            </w:r>
            <w:r w:rsidR="00D57E7C">
              <w:rPr>
                <w:noProof/>
                <w:webHidden/>
              </w:rPr>
              <w:instrText xml:space="preserve"> PAGEREF _Toc287824956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57" w:history="1">
            <w:r w:rsidR="00D57E7C" w:rsidRPr="006C49AF">
              <w:rPr>
                <w:rStyle w:val="Hyperlink"/>
                <w:noProof/>
                <w:lang w:val="en-US"/>
              </w:rPr>
              <w:t>5.2 searchRetrieveResponse</w:t>
            </w:r>
            <w:r w:rsidR="00D57E7C">
              <w:rPr>
                <w:noProof/>
                <w:webHidden/>
              </w:rPr>
              <w:tab/>
            </w:r>
            <w:r>
              <w:rPr>
                <w:noProof/>
                <w:webHidden/>
              </w:rPr>
              <w:fldChar w:fldCharType="begin"/>
            </w:r>
            <w:r w:rsidR="00D57E7C">
              <w:rPr>
                <w:noProof/>
                <w:webHidden/>
              </w:rPr>
              <w:instrText xml:space="preserve"> PAGEREF _Toc287824957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8" w:history="1">
            <w:r w:rsidR="00D57E7C" w:rsidRPr="006C49AF">
              <w:rPr>
                <w:rStyle w:val="Hyperlink"/>
                <w:noProof/>
                <w:lang w:val="en-US"/>
              </w:rPr>
              <w:t>5.2.1 New Elements: Resource, ResourceFragment, DataView</w:t>
            </w:r>
            <w:r w:rsidR="00D57E7C">
              <w:rPr>
                <w:noProof/>
                <w:webHidden/>
              </w:rPr>
              <w:tab/>
            </w:r>
            <w:r>
              <w:rPr>
                <w:noProof/>
                <w:webHidden/>
              </w:rPr>
              <w:fldChar w:fldCharType="begin"/>
            </w:r>
            <w:r w:rsidR="00D57E7C">
              <w:rPr>
                <w:noProof/>
                <w:webHidden/>
              </w:rPr>
              <w:instrText xml:space="preserve"> PAGEREF _Toc287824958 \h </w:instrText>
            </w:r>
            <w:r>
              <w:rPr>
                <w:noProof/>
                <w:webHidden/>
              </w:rPr>
            </w:r>
            <w:r>
              <w:rPr>
                <w:noProof/>
                <w:webHidden/>
              </w:rPr>
              <w:fldChar w:fldCharType="separate"/>
            </w:r>
            <w:r w:rsidR="00243C76">
              <w:rPr>
                <w:noProof/>
                <w:webHidden/>
              </w:rPr>
              <w:t>28</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59" w:history="1">
            <w:r w:rsidR="00D57E7C" w:rsidRPr="006C49AF">
              <w:rPr>
                <w:rStyle w:val="Hyperlink"/>
                <w:noProof/>
                <w:lang w:val="en-US"/>
              </w:rPr>
              <w:t>5.2.2 Identifying the Resources or Resource Parts/Fragments</w:t>
            </w:r>
            <w:r w:rsidR="00D57E7C">
              <w:rPr>
                <w:noProof/>
                <w:webHidden/>
              </w:rPr>
              <w:tab/>
            </w:r>
            <w:r>
              <w:rPr>
                <w:noProof/>
                <w:webHidden/>
              </w:rPr>
              <w:fldChar w:fldCharType="begin"/>
            </w:r>
            <w:r w:rsidR="00D57E7C">
              <w:rPr>
                <w:noProof/>
                <w:webHidden/>
              </w:rPr>
              <w:instrText xml:space="preserve"> PAGEREF _Toc287824959 \h </w:instrText>
            </w:r>
            <w:r>
              <w:rPr>
                <w:noProof/>
                <w:webHidden/>
              </w:rPr>
            </w:r>
            <w:r>
              <w:rPr>
                <w:noProof/>
                <w:webHidden/>
              </w:rPr>
              <w:fldChar w:fldCharType="separate"/>
            </w:r>
            <w:r w:rsidR="00243C76">
              <w:rPr>
                <w:noProof/>
                <w:webHidden/>
              </w:rPr>
              <w:t>29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60" w:history="1">
            <w:r w:rsidR="00D57E7C" w:rsidRPr="006C49AF">
              <w:rPr>
                <w:rStyle w:val="Hyperlink"/>
                <w:noProof/>
                <w:lang w:val="en-US"/>
              </w:rPr>
              <w:t>5.2.3 DataView - Handling the data types</w:t>
            </w:r>
            <w:r w:rsidR="00D57E7C">
              <w:rPr>
                <w:noProof/>
                <w:webHidden/>
              </w:rPr>
              <w:tab/>
            </w:r>
            <w:r>
              <w:rPr>
                <w:noProof/>
                <w:webHidden/>
              </w:rPr>
              <w:fldChar w:fldCharType="begin"/>
            </w:r>
            <w:r w:rsidR="00D57E7C">
              <w:rPr>
                <w:noProof/>
                <w:webHidden/>
              </w:rPr>
              <w:instrText xml:space="preserve"> PAGEREF _Toc287824960 \h </w:instrText>
            </w:r>
            <w:r>
              <w:rPr>
                <w:noProof/>
                <w:webHidden/>
              </w:rPr>
            </w:r>
            <w:r>
              <w:rPr>
                <w:noProof/>
                <w:webHidden/>
              </w:rPr>
              <w:fldChar w:fldCharType="separate"/>
            </w:r>
            <w:r w:rsidR="00243C76">
              <w:rPr>
                <w:noProof/>
                <w:webHidden/>
              </w:rPr>
              <w:t>29</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61" w:history="1">
            <w:r w:rsidR="00D57E7C" w:rsidRPr="006C49AF">
              <w:rPr>
                <w:rStyle w:val="Hyperlink"/>
                <w:noProof/>
                <w:lang w:val="en-US"/>
              </w:rPr>
              <w:t>5.2.4 Schema for Lists</w:t>
            </w:r>
            <w:r w:rsidR="00D57E7C">
              <w:rPr>
                <w:noProof/>
                <w:webHidden/>
              </w:rPr>
              <w:tab/>
            </w:r>
            <w:r>
              <w:rPr>
                <w:noProof/>
                <w:webHidden/>
              </w:rPr>
              <w:fldChar w:fldCharType="begin"/>
            </w:r>
            <w:r w:rsidR="00D57E7C">
              <w:rPr>
                <w:noProof/>
                <w:webHidden/>
              </w:rPr>
              <w:instrText xml:space="preserve"> PAGEREF _Toc287824961 \h </w:instrText>
            </w:r>
            <w:r>
              <w:rPr>
                <w:noProof/>
                <w:webHidden/>
              </w:rPr>
            </w:r>
            <w:r>
              <w:rPr>
                <w:noProof/>
                <w:webHidden/>
              </w:rPr>
              <w:fldChar w:fldCharType="separate"/>
            </w:r>
            <w:r w:rsidR="00243C76">
              <w:rPr>
                <w:noProof/>
                <w:webHidden/>
              </w:rPr>
              <w:t>30</w:t>
            </w:r>
            <w:r>
              <w:rPr>
                <w:noProof/>
                <w:webHidden/>
              </w:rPr>
              <w:fldChar w:fldCharType="end"/>
            </w:r>
          </w:hyperlink>
        </w:p>
        <w:p w:rsidR="00D57E7C" w:rsidRDefault="00125AB8">
          <w:pPr>
            <w:pStyle w:val="Verzeichnis3"/>
            <w:tabs>
              <w:tab w:val="right" w:leader="dot" w:pos="9062"/>
            </w:tabs>
            <w:rPr>
              <w:rFonts w:eastAsiaTheme="minorEastAsia"/>
              <w:noProof/>
              <w:lang w:eastAsia="de-AT"/>
            </w:rPr>
          </w:pPr>
          <w:hyperlink w:anchor="_Toc287824962" w:history="1">
            <w:r w:rsidR="00D57E7C" w:rsidRPr="006C49AF">
              <w:rPr>
                <w:rStyle w:val="Hyperlink"/>
                <w:noProof/>
                <w:lang w:val="en-US"/>
              </w:rPr>
              <w:t>5.2.5 Metadata view on Content</w:t>
            </w:r>
            <w:r w:rsidR="00D57E7C">
              <w:rPr>
                <w:noProof/>
                <w:webHidden/>
              </w:rPr>
              <w:tab/>
            </w:r>
            <w:r>
              <w:rPr>
                <w:noProof/>
                <w:webHidden/>
              </w:rPr>
              <w:fldChar w:fldCharType="begin"/>
            </w:r>
            <w:r w:rsidR="00D57E7C">
              <w:rPr>
                <w:noProof/>
                <w:webHidden/>
              </w:rPr>
              <w:instrText xml:space="preserve"> PAGEREF _Toc287824962 \h </w:instrText>
            </w:r>
            <w:r>
              <w:rPr>
                <w:noProof/>
                <w:webHidden/>
              </w:rPr>
            </w:r>
            <w:r>
              <w:rPr>
                <w:noProof/>
                <w:webHidden/>
              </w:rPr>
              <w:fldChar w:fldCharType="separate"/>
            </w:r>
            <w:r w:rsidR="00243C76">
              <w:rPr>
                <w:noProof/>
                <w:webHidden/>
              </w:rPr>
              <w:t>30</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63" w:history="1">
            <w:r w:rsidR="00D57E7C" w:rsidRPr="006C49AF">
              <w:rPr>
                <w:rStyle w:val="Hyperlink"/>
                <w:noProof/>
                <w:lang w:val="en-US"/>
              </w:rPr>
              <w:t>5.3 Multi-server response</w:t>
            </w:r>
            <w:r w:rsidR="00D57E7C">
              <w:rPr>
                <w:noProof/>
                <w:webHidden/>
              </w:rPr>
              <w:tab/>
            </w:r>
            <w:r>
              <w:rPr>
                <w:noProof/>
                <w:webHidden/>
              </w:rPr>
              <w:fldChar w:fldCharType="begin"/>
            </w:r>
            <w:r w:rsidR="00D57E7C">
              <w:rPr>
                <w:noProof/>
                <w:webHidden/>
              </w:rPr>
              <w:instrText xml:space="preserve"> PAGEREF _Toc287824963 \h </w:instrText>
            </w:r>
            <w:r>
              <w:rPr>
                <w:noProof/>
                <w:webHidden/>
              </w:rPr>
            </w:r>
            <w:r>
              <w:rPr>
                <w:noProof/>
                <w:webHidden/>
              </w:rPr>
              <w:fldChar w:fldCharType="separate"/>
            </w:r>
            <w:r w:rsidR="00243C76">
              <w:rPr>
                <w:noProof/>
                <w:webHidden/>
              </w:rPr>
              <w:t>31</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64" w:history="1">
            <w:r w:rsidR="00D57E7C" w:rsidRPr="006C49AF">
              <w:rPr>
                <w:rStyle w:val="Hyperlink"/>
                <w:noProof/>
                <w:lang w:val="en-US"/>
              </w:rPr>
              <w:t>6</w:t>
            </w:r>
            <w:r w:rsidR="00D57E7C">
              <w:rPr>
                <w:rFonts w:eastAsiaTheme="minorEastAsia"/>
                <w:noProof/>
                <w:lang w:eastAsia="de-AT"/>
              </w:rPr>
              <w:tab/>
            </w:r>
            <w:r w:rsidR="00D57E7C" w:rsidRPr="006C49AF">
              <w:rPr>
                <w:rStyle w:val="Hyperlink"/>
                <w:noProof/>
                <w:lang w:val="en-US"/>
              </w:rPr>
              <w:t>Architecture</w:t>
            </w:r>
            <w:r w:rsidR="00D57E7C">
              <w:rPr>
                <w:noProof/>
                <w:webHidden/>
              </w:rPr>
              <w:tab/>
            </w:r>
            <w:r>
              <w:rPr>
                <w:noProof/>
                <w:webHidden/>
              </w:rPr>
              <w:fldChar w:fldCharType="begin"/>
            </w:r>
            <w:r w:rsidR="00D57E7C">
              <w:rPr>
                <w:noProof/>
                <w:webHidden/>
              </w:rPr>
              <w:instrText xml:space="preserve"> PAGEREF _Toc287824964 \h </w:instrText>
            </w:r>
            <w:r>
              <w:rPr>
                <w:noProof/>
                <w:webHidden/>
              </w:rPr>
            </w:r>
            <w:r>
              <w:rPr>
                <w:noProof/>
                <w:webHidden/>
              </w:rPr>
              <w:fldChar w:fldCharType="separate"/>
            </w:r>
            <w:r w:rsidR="00243C76">
              <w:rPr>
                <w:noProof/>
                <w:webHidden/>
              </w:rPr>
              <w:t>33</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65" w:history="1">
            <w:r w:rsidR="00D57E7C" w:rsidRPr="006C49AF">
              <w:rPr>
                <w:rStyle w:val="Hyperlink"/>
                <w:noProof/>
                <w:lang w:val="en-US"/>
              </w:rPr>
              <w:t>6.1 Federated Search Proper</w:t>
            </w:r>
            <w:r w:rsidR="00D57E7C">
              <w:rPr>
                <w:noProof/>
                <w:webHidden/>
              </w:rPr>
              <w:tab/>
            </w:r>
            <w:r>
              <w:rPr>
                <w:noProof/>
                <w:webHidden/>
              </w:rPr>
              <w:fldChar w:fldCharType="begin"/>
            </w:r>
            <w:r w:rsidR="00D57E7C">
              <w:rPr>
                <w:noProof/>
                <w:webHidden/>
              </w:rPr>
              <w:instrText xml:space="preserve"> PAGEREF _Toc287824965 \h </w:instrText>
            </w:r>
            <w:r>
              <w:rPr>
                <w:noProof/>
                <w:webHidden/>
              </w:rPr>
            </w:r>
            <w:r>
              <w:rPr>
                <w:noProof/>
                <w:webHidden/>
              </w:rPr>
              <w:fldChar w:fldCharType="separate"/>
            </w:r>
            <w:r w:rsidR="00243C76">
              <w:rPr>
                <w:noProof/>
                <w:webHidden/>
              </w:rPr>
              <w:t>33</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66" w:history="1">
            <w:r w:rsidR="00D57E7C" w:rsidRPr="006C49AF">
              <w:rPr>
                <w:rStyle w:val="Hyperlink"/>
                <w:noProof/>
                <w:lang w:val="en-US"/>
              </w:rPr>
              <w:t>6.2 Potential Supporting Services</w:t>
            </w:r>
            <w:r w:rsidR="00D57E7C">
              <w:rPr>
                <w:noProof/>
                <w:webHidden/>
              </w:rPr>
              <w:tab/>
            </w:r>
            <w:r>
              <w:rPr>
                <w:noProof/>
                <w:webHidden/>
              </w:rPr>
              <w:fldChar w:fldCharType="begin"/>
            </w:r>
            <w:r w:rsidR="00D57E7C">
              <w:rPr>
                <w:noProof/>
                <w:webHidden/>
              </w:rPr>
              <w:instrText xml:space="preserve"> PAGEREF _Toc287824966 \h </w:instrText>
            </w:r>
            <w:r>
              <w:rPr>
                <w:noProof/>
                <w:webHidden/>
              </w:rPr>
            </w:r>
            <w:r>
              <w:rPr>
                <w:noProof/>
                <w:webHidden/>
              </w:rPr>
              <w:fldChar w:fldCharType="separate"/>
            </w:r>
            <w:r w:rsidR="00243C76">
              <w:rPr>
                <w:noProof/>
                <w:webHidden/>
              </w:rPr>
              <w:t>34</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67" w:history="1">
            <w:r w:rsidR="00D57E7C" w:rsidRPr="006C49AF">
              <w:rPr>
                <w:rStyle w:val="Hyperlink"/>
                <w:noProof/>
                <w:lang w:val="en-US"/>
              </w:rPr>
              <w:t>6.3 Combined Metadata Content Search</w:t>
            </w:r>
            <w:r w:rsidR="00D57E7C">
              <w:rPr>
                <w:noProof/>
                <w:webHidden/>
              </w:rPr>
              <w:tab/>
            </w:r>
            <w:r>
              <w:rPr>
                <w:noProof/>
                <w:webHidden/>
              </w:rPr>
              <w:fldChar w:fldCharType="begin"/>
            </w:r>
            <w:r w:rsidR="00D57E7C">
              <w:rPr>
                <w:noProof/>
                <w:webHidden/>
              </w:rPr>
              <w:instrText xml:space="preserve"> PAGEREF _Toc287824967 \h </w:instrText>
            </w:r>
            <w:r>
              <w:rPr>
                <w:noProof/>
                <w:webHidden/>
              </w:rPr>
            </w:r>
            <w:r>
              <w:rPr>
                <w:noProof/>
                <w:webHidden/>
              </w:rPr>
              <w:fldChar w:fldCharType="separate"/>
            </w:r>
            <w:r w:rsidR="00243C76">
              <w:rPr>
                <w:noProof/>
                <w:webHidden/>
              </w:rPr>
              <w:t>35</w:t>
            </w:r>
            <w:r>
              <w:rPr>
                <w:noProof/>
                <w:webHidden/>
              </w:rPr>
              <w:fldChar w:fldCharType="end"/>
            </w:r>
          </w:hyperlink>
        </w:p>
        <w:p w:rsidR="00D57E7C" w:rsidRDefault="00125AB8">
          <w:pPr>
            <w:pStyle w:val="Verzeichnis2"/>
            <w:tabs>
              <w:tab w:val="right" w:leader="dot" w:pos="9062"/>
            </w:tabs>
            <w:rPr>
              <w:rFonts w:eastAsiaTheme="minorEastAsia"/>
              <w:noProof/>
              <w:lang w:eastAsia="de-AT"/>
            </w:rPr>
          </w:pPr>
          <w:hyperlink w:anchor="_Toc287824968" w:history="1">
            <w:r w:rsidR="00D57E7C" w:rsidRPr="006C49AF">
              <w:rPr>
                <w:rStyle w:val="Hyperlink"/>
                <w:noProof/>
                <w:lang w:val="en-US"/>
              </w:rPr>
              <w:t>6.4 Distributed User Management – Federated AAI</w:t>
            </w:r>
            <w:r w:rsidR="00D57E7C">
              <w:rPr>
                <w:noProof/>
                <w:webHidden/>
              </w:rPr>
              <w:tab/>
            </w:r>
            <w:r>
              <w:rPr>
                <w:noProof/>
                <w:webHidden/>
              </w:rPr>
              <w:fldChar w:fldCharType="begin"/>
            </w:r>
            <w:r w:rsidR="00D57E7C">
              <w:rPr>
                <w:noProof/>
                <w:webHidden/>
              </w:rPr>
              <w:instrText xml:space="preserve"> PAGEREF _Toc287824968 \h </w:instrText>
            </w:r>
            <w:r>
              <w:rPr>
                <w:noProof/>
                <w:webHidden/>
              </w:rPr>
            </w:r>
            <w:r>
              <w:rPr>
                <w:noProof/>
                <w:webHidden/>
              </w:rPr>
              <w:fldChar w:fldCharType="separate"/>
            </w:r>
            <w:r w:rsidR="00243C76">
              <w:rPr>
                <w:noProof/>
                <w:webHidden/>
              </w:rPr>
              <w:t>36</w:t>
            </w:r>
            <w:r>
              <w:rPr>
                <w:noProof/>
                <w:webHidden/>
              </w:rPr>
              <w:fldChar w:fldCharType="end"/>
            </w:r>
          </w:hyperlink>
        </w:p>
        <w:p w:rsidR="00D57E7C" w:rsidRDefault="00125AB8">
          <w:pPr>
            <w:pStyle w:val="Verzeichnis1"/>
            <w:tabs>
              <w:tab w:val="left" w:pos="440"/>
              <w:tab w:val="right" w:leader="dot" w:pos="9062"/>
            </w:tabs>
            <w:rPr>
              <w:rFonts w:eastAsiaTheme="minorEastAsia"/>
              <w:noProof/>
              <w:lang w:eastAsia="de-AT"/>
            </w:rPr>
          </w:pPr>
          <w:hyperlink w:anchor="_Toc287824969" w:history="1">
            <w:r w:rsidR="00D57E7C" w:rsidRPr="006C49AF">
              <w:rPr>
                <w:rStyle w:val="Hyperlink"/>
                <w:noProof/>
              </w:rPr>
              <w:t>7</w:t>
            </w:r>
            <w:r w:rsidR="00D57E7C">
              <w:rPr>
                <w:rFonts w:eastAsiaTheme="minorEastAsia"/>
                <w:noProof/>
                <w:lang w:eastAsia="de-AT"/>
              </w:rPr>
              <w:tab/>
            </w:r>
            <w:r w:rsidR="00D57E7C" w:rsidRPr="006C49AF">
              <w:rPr>
                <w:rStyle w:val="Hyperlink"/>
                <w:noProof/>
              </w:rPr>
              <w:t>References</w:t>
            </w:r>
            <w:r w:rsidR="00D57E7C">
              <w:rPr>
                <w:noProof/>
                <w:webHidden/>
              </w:rPr>
              <w:tab/>
            </w:r>
            <w:r>
              <w:rPr>
                <w:noProof/>
                <w:webHidden/>
              </w:rPr>
              <w:fldChar w:fldCharType="begin"/>
            </w:r>
            <w:r w:rsidR="00D57E7C">
              <w:rPr>
                <w:noProof/>
                <w:webHidden/>
              </w:rPr>
              <w:instrText xml:space="preserve"> PAGEREF _Toc287824969 \h </w:instrText>
            </w:r>
            <w:r>
              <w:rPr>
                <w:noProof/>
                <w:webHidden/>
              </w:rPr>
            </w:r>
            <w:r>
              <w:rPr>
                <w:noProof/>
                <w:webHidden/>
              </w:rPr>
              <w:fldChar w:fldCharType="separate"/>
            </w:r>
            <w:r w:rsidR="00243C76">
              <w:rPr>
                <w:noProof/>
                <w:webHidden/>
              </w:rPr>
              <w:t>36</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70" w:history="1">
            <w:r w:rsidR="00D57E7C" w:rsidRPr="006C49AF">
              <w:rPr>
                <w:rStyle w:val="Hyperlink"/>
                <w:noProof/>
              </w:rPr>
              <w:t>Appendix A</w:t>
            </w:r>
            <w:r w:rsidR="00D57E7C">
              <w:rPr>
                <w:rFonts w:eastAsiaTheme="minorEastAsia"/>
                <w:noProof/>
                <w:lang w:eastAsia="de-AT"/>
              </w:rPr>
              <w:tab/>
            </w:r>
            <w:r w:rsidR="00D57E7C" w:rsidRPr="006C49AF">
              <w:rPr>
                <w:rStyle w:val="Hyperlink"/>
                <w:noProof/>
              </w:rPr>
              <w:t>Repository List</w:t>
            </w:r>
            <w:r w:rsidR="00D57E7C">
              <w:rPr>
                <w:noProof/>
                <w:webHidden/>
              </w:rPr>
              <w:tab/>
            </w:r>
            <w:r>
              <w:rPr>
                <w:noProof/>
                <w:webHidden/>
              </w:rPr>
              <w:fldChar w:fldCharType="begin"/>
            </w:r>
            <w:r w:rsidR="00D57E7C">
              <w:rPr>
                <w:noProof/>
                <w:webHidden/>
              </w:rPr>
              <w:instrText xml:space="preserve"> PAGEREF _Toc287824970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1" w:history="1">
            <w:r w:rsidR="00D57E7C" w:rsidRPr="006C49AF">
              <w:rPr>
                <w:rStyle w:val="Hyperlink"/>
                <w:noProof/>
              </w:rPr>
              <w:t>Appendix A.1</w:t>
            </w:r>
            <w:r w:rsidR="00D57E7C">
              <w:rPr>
                <w:rFonts w:eastAsiaTheme="minorEastAsia"/>
                <w:noProof/>
                <w:lang w:eastAsia="de-AT"/>
              </w:rPr>
              <w:tab/>
            </w:r>
            <w:r w:rsidR="00D57E7C" w:rsidRPr="006C49AF">
              <w:rPr>
                <w:rStyle w:val="Hyperlink"/>
                <w:noProof/>
              </w:rPr>
              <w:t>ZeeRex format</w:t>
            </w:r>
            <w:r w:rsidR="00D57E7C">
              <w:rPr>
                <w:noProof/>
                <w:webHidden/>
              </w:rPr>
              <w:tab/>
            </w:r>
            <w:r>
              <w:rPr>
                <w:noProof/>
                <w:webHidden/>
              </w:rPr>
              <w:fldChar w:fldCharType="begin"/>
            </w:r>
            <w:r w:rsidR="00D57E7C">
              <w:rPr>
                <w:noProof/>
                <w:webHidden/>
              </w:rPr>
              <w:instrText xml:space="preserve"> PAGEREF _Toc287824971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2" w:history="1">
            <w:r w:rsidR="00D57E7C" w:rsidRPr="006C49AF">
              <w:rPr>
                <w:rStyle w:val="Hyperlink"/>
                <w:noProof/>
                <w:lang w:val="en-US"/>
              </w:rPr>
              <w:t>Appendix A.2</w:t>
            </w:r>
            <w:r w:rsidR="00D57E7C">
              <w:rPr>
                <w:rFonts w:eastAsiaTheme="minorEastAsia"/>
                <w:noProof/>
                <w:lang w:eastAsia="de-AT"/>
              </w:rPr>
              <w:tab/>
            </w:r>
            <w:r w:rsidR="00D57E7C" w:rsidRPr="006C49AF">
              <w:rPr>
                <w:rStyle w:val="Hyperlink"/>
                <w:noProof/>
                <w:lang w:val="en-US"/>
              </w:rPr>
              <w:t>List of candidate centers / search services</w:t>
            </w:r>
            <w:r w:rsidR="00D57E7C">
              <w:rPr>
                <w:noProof/>
                <w:webHidden/>
              </w:rPr>
              <w:tab/>
            </w:r>
            <w:r>
              <w:rPr>
                <w:noProof/>
                <w:webHidden/>
              </w:rPr>
              <w:fldChar w:fldCharType="begin"/>
            </w:r>
            <w:r w:rsidR="00D57E7C">
              <w:rPr>
                <w:noProof/>
                <w:webHidden/>
              </w:rPr>
              <w:instrText xml:space="preserve"> PAGEREF _Toc287824972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3" w:history="1">
            <w:r w:rsidR="00D57E7C" w:rsidRPr="006C49AF">
              <w:rPr>
                <w:rStyle w:val="Hyperlink"/>
                <w:noProof/>
              </w:rPr>
              <w:t>Appendix A.3</w:t>
            </w:r>
            <w:r w:rsidR="00D57E7C">
              <w:rPr>
                <w:rFonts w:eastAsiaTheme="minorEastAsia"/>
                <w:noProof/>
                <w:lang w:eastAsia="de-AT"/>
              </w:rPr>
              <w:tab/>
            </w:r>
            <w:r w:rsidR="00D57E7C" w:rsidRPr="006C49AF">
              <w:rPr>
                <w:rStyle w:val="Hyperlink"/>
                <w:noProof/>
              </w:rPr>
              <w:t>Feature Matrix</w:t>
            </w:r>
            <w:r w:rsidR="00D57E7C">
              <w:rPr>
                <w:noProof/>
                <w:webHidden/>
              </w:rPr>
              <w:tab/>
            </w:r>
            <w:r>
              <w:rPr>
                <w:noProof/>
                <w:webHidden/>
              </w:rPr>
              <w:fldChar w:fldCharType="begin"/>
            </w:r>
            <w:r w:rsidR="00D57E7C">
              <w:rPr>
                <w:noProof/>
                <w:webHidden/>
              </w:rPr>
              <w:instrText xml:space="preserve"> PAGEREF _Toc287824973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74" w:history="1">
            <w:r w:rsidR="00D57E7C" w:rsidRPr="006C49AF">
              <w:rPr>
                <w:rStyle w:val="Hyperlink"/>
                <w:noProof/>
              </w:rPr>
              <w:t>Appendix B</w:t>
            </w:r>
            <w:r w:rsidR="00D57E7C">
              <w:rPr>
                <w:rFonts w:eastAsiaTheme="minorEastAsia"/>
                <w:noProof/>
                <w:lang w:eastAsia="de-AT"/>
              </w:rPr>
              <w:tab/>
            </w:r>
            <w:r w:rsidR="00D57E7C" w:rsidRPr="006C49AF">
              <w:rPr>
                <w:rStyle w:val="Hyperlink"/>
                <w:noProof/>
              </w:rPr>
              <w:t>Candidate Search Engines</w:t>
            </w:r>
            <w:r w:rsidR="00D57E7C">
              <w:rPr>
                <w:noProof/>
                <w:webHidden/>
              </w:rPr>
              <w:tab/>
            </w:r>
            <w:r>
              <w:rPr>
                <w:noProof/>
                <w:webHidden/>
              </w:rPr>
              <w:fldChar w:fldCharType="begin"/>
            </w:r>
            <w:r w:rsidR="00D57E7C">
              <w:rPr>
                <w:noProof/>
                <w:webHidden/>
              </w:rPr>
              <w:instrText xml:space="preserve"> PAGEREF _Toc287824974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5" w:history="1">
            <w:r w:rsidR="00D57E7C" w:rsidRPr="006C49AF">
              <w:rPr>
                <w:rStyle w:val="Hyperlink"/>
                <w:noProof/>
              </w:rPr>
              <w:t>Appendix B.1</w:t>
            </w:r>
            <w:r w:rsidR="00D57E7C">
              <w:rPr>
                <w:rFonts w:eastAsiaTheme="minorEastAsia"/>
                <w:noProof/>
                <w:lang w:eastAsia="de-AT"/>
              </w:rPr>
              <w:tab/>
            </w:r>
            <w:r w:rsidR="00D57E7C" w:rsidRPr="006C49AF">
              <w:rPr>
                <w:rStyle w:val="Hyperlink"/>
                <w:noProof/>
              </w:rPr>
              <w:t>CLARIN MDService</w:t>
            </w:r>
            <w:r w:rsidR="00D57E7C">
              <w:rPr>
                <w:noProof/>
                <w:webHidden/>
              </w:rPr>
              <w:tab/>
            </w:r>
            <w:r>
              <w:rPr>
                <w:noProof/>
                <w:webHidden/>
              </w:rPr>
              <w:fldChar w:fldCharType="begin"/>
            </w:r>
            <w:r w:rsidR="00D57E7C">
              <w:rPr>
                <w:noProof/>
                <w:webHidden/>
              </w:rPr>
              <w:instrText xml:space="preserve"> PAGEREF _Toc287824975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6" w:history="1">
            <w:r w:rsidR="00D57E7C" w:rsidRPr="006C49AF">
              <w:rPr>
                <w:rStyle w:val="Hyperlink"/>
                <w:noProof/>
                <w:lang w:val="en-US"/>
              </w:rPr>
              <w:t>Appendix B.2</w:t>
            </w:r>
            <w:r w:rsidR="00D57E7C">
              <w:rPr>
                <w:rFonts w:eastAsiaTheme="minorEastAsia"/>
                <w:noProof/>
                <w:lang w:eastAsia="de-AT"/>
              </w:rPr>
              <w:tab/>
            </w:r>
            <w:r w:rsidR="00D57E7C" w:rsidRPr="006C49AF">
              <w:rPr>
                <w:rStyle w:val="Hyperlink"/>
                <w:noProof/>
                <w:lang w:val="en-US"/>
              </w:rPr>
              <w:t>DDC</w:t>
            </w:r>
            <w:r w:rsidR="00D57E7C">
              <w:rPr>
                <w:noProof/>
                <w:webHidden/>
              </w:rPr>
              <w:tab/>
            </w:r>
            <w:r>
              <w:rPr>
                <w:noProof/>
                <w:webHidden/>
              </w:rPr>
              <w:fldChar w:fldCharType="begin"/>
            </w:r>
            <w:r w:rsidR="00D57E7C">
              <w:rPr>
                <w:noProof/>
                <w:webHidden/>
              </w:rPr>
              <w:instrText xml:space="preserve"> PAGEREF _Toc287824976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7" w:history="1">
            <w:r w:rsidR="00D57E7C" w:rsidRPr="006C49AF">
              <w:rPr>
                <w:rStyle w:val="Hyperlink"/>
                <w:noProof/>
                <w:lang w:val="en-US"/>
              </w:rPr>
              <w:t>Appendix B.3</w:t>
            </w:r>
            <w:r w:rsidR="00D57E7C">
              <w:rPr>
                <w:rFonts w:eastAsiaTheme="minorEastAsia"/>
                <w:noProof/>
                <w:lang w:eastAsia="de-AT"/>
              </w:rPr>
              <w:tab/>
            </w:r>
            <w:r w:rsidR="00D57E7C" w:rsidRPr="006C49AF">
              <w:rPr>
                <w:rStyle w:val="Hyperlink"/>
                <w:noProof/>
                <w:lang w:val="en-US"/>
              </w:rPr>
              <w:t>MPI Tools: ANNEX/Trova/ELAN</w:t>
            </w:r>
            <w:r w:rsidR="00D57E7C">
              <w:rPr>
                <w:noProof/>
                <w:webHidden/>
              </w:rPr>
              <w:tab/>
            </w:r>
            <w:r>
              <w:rPr>
                <w:noProof/>
                <w:webHidden/>
              </w:rPr>
              <w:fldChar w:fldCharType="begin"/>
            </w:r>
            <w:r w:rsidR="00D57E7C">
              <w:rPr>
                <w:noProof/>
                <w:webHidden/>
              </w:rPr>
              <w:instrText xml:space="preserve"> PAGEREF _Toc287824977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78" w:history="1">
            <w:r w:rsidR="00D57E7C" w:rsidRPr="006C49AF">
              <w:rPr>
                <w:rStyle w:val="Hyperlink"/>
                <w:noProof/>
                <w:lang w:val="en-US"/>
              </w:rPr>
              <w:t>Appendix B.4</w:t>
            </w:r>
            <w:r w:rsidR="00D57E7C">
              <w:rPr>
                <w:rFonts w:eastAsiaTheme="minorEastAsia"/>
                <w:noProof/>
                <w:lang w:eastAsia="de-AT"/>
              </w:rPr>
              <w:tab/>
            </w:r>
            <w:r w:rsidR="00D57E7C" w:rsidRPr="006C49AF">
              <w:rPr>
                <w:rStyle w:val="Hyperlink"/>
                <w:noProof/>
                <w:lang w:val="en-US"/>
              </w:rPr>
              <w:t>Nederlandse Familienamenbank</w:t>
            </w:r>
            <w:r w:rsidR="00D57E7C">
              <w:rPr>
                <w:noProof/>
                <w:webHidden/>
              </w:rPr>
              <w:tab/>
            </w:r>
            <w:r>
              <w:rPr>
                <w:noProof/>
                <w:webHidden/>
              </w:rPr>
              <w:fldChar w:fldCharType="begin"/>
            </w:r>
            <w:r w:rsidR="00D57E7C">
              <w:rPr>
                <w:noProof/>
                <w:webHidden/>
              </w:rPr>
              <w:instrText xml:space="preserve"> PAGEREF _Toc287824978 \h </w:instrText>
            </w:r>
            <w:r>
              <w:rPr>
                <w:noProof/>
                <w:webHidden/>
              </w:rPr>
            </w:r>
            <w:r>
              <w:rPr>
                <w:noProof/>
                <w:webHidden/>
              </w:rPr>
              <w:fldChar w:fldCharType="separate"/>
            </w:r>
            <w:r w:rsidR="00243C76">
              <w:rPr>
                <w:noProof/>
                <w:webHidden/>
              </w:rPr>
              <w:t>40</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79" w:history="1">
            <w:r w:rsidR="00D57E7C" w:rsidRPr="006C49AF">
              <w:rPr>
                <w:rStyle w:val="Hyperlink"/>
                <w:noProof/>
              </w:rPr>
              <w:t>Appendix C</w:t>
            </w:r>
            <w:r w:rsidR="00D57E7C">
              <w:rPr>
                <w:rFonts w:eastAsiaTheme="minorEastAsia"/>
                <w:noProof/>
                <w:lang w:eastAsia="de-AT"/>
              </w:rPr>
              <w:tab/>
            </w:r>
            <w:r w:rsidR="00D57E7C" w:rsidRPr="006C49AF">
              <w:rPr>
                <w:rStyle w:val="Hyperlink"/>
                <w:noProof/>
              </w:rPr>
              <w:t>CQL Examples</w:t>
            </w:r>
            <w:r w:rsidR="00D57E7C">
              <w:rPr>
                <w:noProof/>
                <w:webHidden/>
              </w:rPr>
              <w:tab/>
            </w:r>
            <w:r>
              <w:rPr>
                <w:noProof/>
                <w:webHidden/>
              </w:rPr>
              <w:fldChar w:fldCharType="begin"/>
            </w:r>
            <w:r w:rsidR="00D57E7C">
              <w:rPr>
                <w:noProof/>
                <w:webHidden/>
              </w:rPr>
              <w:instrText xml:space="preserve"> PAGEREF _Toc287824979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0" w:history="1">
            <w:r w:rsidR="00D57E7C" w:rsidRPr="006C49AF">
              <w:rPr>
                <w:rStyle w:val="Hyperlink"/>
                <w:noProof/>
                <w:lang w:val="en-US"/>
              </w:rPr>
              <w:t>Appendix C.1</w:t>
            </w:r>
            <w:r w:rsidR="00D57E7C">
              <w:rPr>
                <w:rFonts w:eastAsiaTheme="minorEastAsia"/>
                <w:noProof/>
                <w:lang w:eastAsia="de-AT"/>
              </w:rPr>
              <w:tab/>
            </w:r>
            <w:r w:rsidR="00D57E7C" w:rsidRPr="006C49AF">
              <w:rPr>
                <w:rStyle w:val="Hyperlink"/>
                <w:noProof/>
                <w:lang w:val="en-US"/>
              </w:rPr>
              <w:t>Metadata Queries</w:t>
            </w:r>
            <w:r w:rsidR="00D57E7C">
              <w:rPr>
                <w:noProof/>
                <w:webHidden/>
              </w:rPr>
              <w:tab/>
            </w:r>
            <w:r>
              <w:rPr>
                <w:noProof/>
                <w:webHidden/>
              </w:rPr>
              <w:fldChar w:fldCharType="begin"/>
            </w:r>
            <w:r w:rsidR="00D57E7C">
              <w:rPr>
                <w:noProof/>
                <w:webHidden/>
              </w:rPr>
              <w:instrText xml:space="preserve"> PAGEREF _Toc287824980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1" w:history="1">
            <w:r w:rsidR="00D57E7C" w:rsidRPr="006C49AF">
              <w:rPr>
                <w:rStyle w:val="Hyperlink"/>
                <w:noProof/>
                <w:lang w:val="en-US"/>
              </w:rPr>
              <w:t>Appendix C.2</w:t>
            </w:r>
            <w:r w:rsidR="00D57E7C">
              <w:rPr>
                <w:rFonts w:eastAsiaTheme="minorEastAsia"/>
                <w:noProof/>
                <w:lang w:eastAsia="de-AT"/>
              </w:rPr>
              <w:tab/>
            </w:r>
            <w:r w:rsidR="00D57E7C" w:rsidRPr="006C49AF">
              <w:rPr>
                <w:rStyle w:val="Hyperlink"/>
                <w:noProof/>
                <w:lang w:val="en-US"/>
              </w:rPr>
              <w:t>Content Queries</w:t>
            </w:r>
            <w:r w:rsidR="00D57E7C">
              <w:rPr>
                <w:noProof/>
                <w:webHidden/>
              </w:rPr>
              <w:tab/>
            </w:r>
            <w:r>
              <w:rPr>
                <w:noProof/>
                <w:webHidden/>
              </w:rPr>
              <w:fldChar w:fldCharType="begin"/>
            </w:r>
            <w:r w:rsidR="00D57E7C">
              <w:rPr>
                <w:noProof/>
                <w:webHidden/>
              </w:rPr>
              <w:instrText xml:space="preserve"> PAGEREF _Toc287824981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2" w:history="1">
            <w:r w:rsidR="00D57E7C" w:rsidRPr="006C49AF">
              <w:rPr>
                <w:rStyle w:val="Hyperlink"/>
                <w:noProof/>
                <w:lang w:val="en-US"/>
              </w:rPr>
              <w:t>Appendix C.3</w:t>
            </w:r>
            <w:r w:rsidR="00D57E7C">
              <w:rPr>
                <w:rFonts w:eastAsiaTheme="minorEastAsia"/>
                <w:noProof/>
                <w:lang w:eastAsia="de-AT"/>
              </w:rPr>
              <w:tab/>
            </w:r>
            <w:r w:rsidR="00D57E7C" w:rsidRPr="006C49AF">
              <w:rPr>
                <w:rStyle w:val="Hyperlink"/>
                <w:noProof/>
                <w:lang w:val="en-US"/>
              </w:rPr>
              <w:t>Sequential Tier Search</w:t>
            </w:r>
            <w:r w:rsidR="00D57E7C">
              <w:rPr>
                <w:noProof/>
                <w:webHidden/>
              </w:rPr>
              <w:tab/>
            </w:r>
            <w:r>
              <w:rPr>
                <w:noProof/>
                <w:webHidden/>
              </w:rPr>
              <w:fldChar w:fldCharType="begin"/>
            </w:r>
            <w:r w:rsidR="00D57E7C">
              <w:rPr>
                <w:noProof/>
                <w:webHidden/>
              </w:rPr>
              <w:instrText xml:space="preserve"> PAGEREF _Toc287824982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3" w:history="1">
            <w:r w:rsidR="00D57E7C" w:rsidRPr="006C49AF">
              <w:rPr>
                <w:rStyle w:val="Hyperlink"/>
                <w:noProof/>
                <w:lang w:val="en-US"/>
              </w:rPr>
              <w:t>Appendix C.4</w:t>
            </w:r>
            <w:r w:rsidR="00D57E7C">
              <w:rPr>
                <w:rFonts w:eastAsiaTheme="minorEastAsia"/>
                <w:noProof/>
                <w:lang w:eastAsia="de-AT"/>
              </w:rPr>
              <w:tab/>
            </w:r>
            <w:r w:rsidR="00D57E7C" w:rsidRPr="006C49AF">
              <w:rPr>
                <w:rStyle w:val="Hyperlink"/>
                <w:noProof/>
                <w:lang w:val="en-US"/>
              </w:rPr>
              <w:t>Metadata Content Queries</w:t>
            </w:r>
            <w:r w:rsidR="00D57E7C">
              <w:rPr>
                <w:noProof/>
                <w:webHidden/>
              </w:rPr>
              <w:tab/>
            </w:r>
            <w:r>
              <w:rPr>
                <w:noProof/>
                <w:webHidden/>
              </w:rPr>
              <w:fldChar w:fldCharType="begin"/>
            </w:r>
            <w:r w:rsidR="00D57E7C">
              <w:rPr>
                <w:noProof/>
                <w:webHidden/>
              </w:rPr>
              <w:instrText xml:space="preserve"> PAGEREF _Toc287824983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84" w:history="1">
            <w:r w:rsidR="00D57E7C" w:rsidRPr="006C49AF">
              <w:rPr>
                <w:rStyle w:val="Hyperlink"/>
                <w:noProof/>
              </w:rPr>
              <w:t>Appendix D</w:t>
            </w:r>
            <w:r w:rsidR="00D57E7C">
              <w:rPr>
                <w:rFonts w:eastAsiaTheme="minorEastAsia"/>
                <w:noProof/>
                <w:lang w:eastAsia="de-AT"/>
              </w:rPr>
              <w:tab/>
            </w:r>
            <w:r w:rsidR="00D57E7C" w:rsidRPr="006C49AF">
              <w:rPr>
                <w:rStyle w:val="Hyperlink"/>
                <w:noProof/>
              </w:rPr>
              <w:t>Proposed Extensions</w:t>
            </w:r>
            <w:r w:rsidR="00D57E7C">
              <w:rPr>
                <w:noProof/>
                <w:webHidden/>
              </w:rPr>
              <w:tab/>
            </w:r>
            <w:r>
              <w:rPr>
                <w:noProof/>
                <w:webHidden/>
              </w:rPr>
              <w:fldChar w:fldCharType="begin"/>
            </w:r>
            <w:r w:rsidR="00D57E7C">
              <w:rPr>
                <w:noProof/>
                <w:webHidden/>
              </w:rPr>
              <w:instrText xml:space="preserve"> PAGEREF _Toc287824984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5" w:history="1">
            <w:r w:rsidR="00D57E7C" w:rsidRPr="006C49AF">
              <w:rPr>
                <w:rStyle w:val="Hyperlink"/>
                <w:noProof/>
                <w:lang w:val="en-US"/>
              </w:rPr>
              <w:t>Appendix D.1</w:t>
            </w:r>
            <w:r w:rsidR="00D57E7C">
              <w:rPr>
                <w:rFonts w:eastAsiaTheme="minorEastAsia"/>
                <w:noProof/>
                <w:lang w:eastAsia="de-AT"/>
              </w:rPr>
              <w:tab/>
            </w:r>
            <w:r w:rsidR="00D57E7C" w:rsidRPr="006C49AF">
              <w:rPr>
                <w:rStyle w:val="Hyperlink"/>
                <w:noProof/>
                <w:lang w:val="en-US"/>
              </w:rPr>
              <w:t>dynamic Indices</w:t>
            </w:r>
            <w:r w:rsidR="00D57E7C">
              <w:rPr>
                <w:noProof/>
                <w:webHidden/>
              </w:rPr>
              <w:tab/>
            </w:r>
            <w:r>
              <w:rPr>
                <w:noProof/>
                <w:webHidden/>
              </w:rPr>
              <w:fldChar w:fldCharType="begin"/>
            </w:r>
            <w:r w:rsidR="00D57E7C">
              <w:rPr>
                <w:noProof/>
                <w:webHidden/>
              </w:rPr>
              <w:instrText xml:space="preserve"> PAGEREF _Toc287824985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6" w:history="1">
            <w:r w:rsidR="00D57E7C" w:rsidRPr="006C49AF">
              <w:rPr>
                <w:rStyle w:val="Hyperlink"/>
                <w:noProof/>
                <w:lang w:val="en-US"/>
              </w:rPr>
              <w:t>Appendix D.2</w:t>
            </w:r>
            <w:r w:rsidR="00D57E7C">
              <w:rPr>
                <w:rFonts w:eastAsiaTheme="minorEastAsia"/>
                <w:noProof/>
                <w:lang w:eastAsia="de-AT"/>
              </w:rPr>
              <w:tab/>
            </w:r>
            <w:r w:rsidR="00D57E7C" w:rsidRPr="006C49AF">
              <w:rPr>
                <w:rStyle w:val="Hyperlink"/>
                <w:noProof/>
                <w:lang w:val="en-US"/>
              </w:rPr>
              <w:t>Context Set: CMDI - Component Metadata Infrastructure</w:t>
            </w:r>
            <w:r w:rsidR="00D57E7C">
              <w:rPr>
                <w:noProof/>
                <w:webHidden/>
              </w:rPr>
              <w:tab/>
            </w:r>
            <w:r>
              <w:rPr>
                <w:noProof/>
                <w:webHidden/>
              </w:rPr>
              <w:fldChar w:fldCharType="begin"/>
            </w:r>
            <w:r w:rsidR="00D57E7C">
              <w:rPr>
                <w:noProof/>
                <w:webHidden/>
              </w:rPr>
              <w:instrText xml:space="preserve"> PAGEREF _Toc287824986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7" w:history="1">
            <w:r w:rsidR="00D57E7C" w:rsidRPr="006C49AF">
              <w:rPr>
                <w:rStyle w:val="Hyperlink"/>
                <w:noProof/>
                <w:lang w:val="en-US"/>
              </w:rPr>
              <w:t>Appendix D.3</w:t>
            </w:r>
            <w:r w:rsidR="00D57E7C">
              <w:rPr>
                <w:rFonts w:eastAsiaTheme="minorEastAsia"/>
                <w:noProof/>
                <w:lang w:eastAsia="de-AT"/>
              </w:rPr>
              <w:tab/>
            </w:r>
            <w:r w:rsidR="00D57E7C" w:rsidRPr="006C49AF">
              <w:rPr>
                <w:rStyle w:val="Hyperlink"/>
                <w:noProof/>
                <w:lang w:val="en-US"/>
              </w:rPr>
              <w:t>Context Set: CCS  - CLARIN Content Search</w:t>
            </w:r>
            <w:r w:rsidR="00D57E7C">
              <w:rPr>
                <w:noProof/>
                <w:webHidden/>
              </w:rPr>
              <w:tab/>
            </w:r>
            <w:r>
              <w:rPr>
                <w:noProof/>
                <w:webHidden/>
              </w:rPr>
              <w:fldChar w:fldCharType="begin"/>
            </w:r>
            <w:r w:rsidR="00D57E7C">
              <w:rPr>
                <w:noProof/>
                <w:webHidden/>
              </w:rPr>
              <w:instrText xml:space="preserve"> PAGEREF _Toc287824987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8" w:history="1">
            <w:r w:rsidR="00D57E7C" w:rsidRPr="006C49AF">
              <w:rPr>
                <w:rStyle w:val="Hyperlink"/>
                <w:noProof/>
              </w:rPr>
              <w:t>Appendix D.4</w:t>
            </w:r>
            <w:r w:rsidR="00D57E7C">
              <w:rPr>
                <w:rFonts w:eastAsiaTheme="minorEastAsia"/>
                <w:noProof/>
                <w:lang w:eastAsia="de-AT"/>
              </w:rPr>
              <w:tab/>
            </w:r>
            <w:r w:rsidR="00D57E7C" w:rsidRPr="006C49AF">
              <w:rPr>
                <w:rStyle w:val="Hyperlink"/>
                <w:noProof/>
              </w:rPr>
              <w:t>New Boolean Operator: IN</w:t>
            </w:r>
            <w:r w:rsidR="00D57E7C">
              <w:rPr>
                <w:noProof/>
                <w:webHidden/>
              </w:rPr>
              <w:tab/>
            </w:r>
            <w:r>
              <w:rPr>
                <w:noProof/>
                <w:webHidden/>
              </w:rPr>
              <w:fldChar w:fldCharType="begin"/>
            </w:r>
            <w:r w:rsidR="00D57E7C">
              <w:rPr>
                <w:noProof/>
                <w:webHidden/>
              </w:rPr>
              <w:instrText xml:space="preserve"> PAGEREF _Toc287824988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89" w:history="1">
            <w:r w:rsidR="00D57E7C" w:rsidRPr="006C49AF">
              <w:rPr>
                <w:rStyle w:val="Hyperlink"/>
                <w:noProof/>
                <w:lang w:val="en-US"/>
              </w:rPr>
              <w:t>Appendix D.5</w:t>
            </w:r>
            <w:r w:rsidR="00D57E7C">
              <w:rPr>
                <w:rFonts w:eastAsiaTheme="minorEastAsia"/>
                <w:noProof/>
                <w:lang w:eastAsia="de-AT"/>
              </w:rPr>
              <w:tab/>
            </w:r>
            <w:r w:rsidR="00D57E7C" w:rsidRPr="006C49AF">
              <w:rPr>
                <w:rStyle w:val="Hyperlink"/>
                <w:noProof/>
                <w:lang w:val="en-US"/>
              </w:rPr>
              <w:t>CCS response Schema: ResultSet, Resource, ResourceFragment, DataView</w:t>
            </w:r>
            <w:r w:rsidR="00D57E7C">
              <w:rPr>
                <w:noProof/>
                <w:webHidden/>
              </w:rPr>
              <w:tab/>
            </w:r>
            <w:r>
              <w:rPr>
                <w:noProof/>
                <w:webHidden/>
              </w:rPr>
              <w:fldChar w:fldCharType="begin"/>
            </w:r>
            <w:r w:rsidR="00D57E7C">
              <w:rPr>
                <w:noProof/>
                <w:webHidden/>
              </w:rPr>
              <w:instrText xml:space="preserve"> PAGEREF _Toc287824989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90" w:history="1">
            <w:r w:rsidR="00D57E7C" w:rsidRPr="006C49AF">
              <w:rPr>
                <w:rStyle w:val="Hyperlink"/>
                <w:noProof/>
              </w:rPr>
              <w:t>Appendix E</w:t>
            </w:r>
            <w:r w:rsidR="00D57E7C">
              <w:rPr>
                <w:rFonts w:eastAsiaTheme="minorEastAsia"/>
                <w:noProof/>
                <w:lang w:eastAsia="de-AT"/>
              </w:rPr>
              <w:tab/>
            </w:r>
            <w:r w:rsidR="00D57E7C" w:rsidRPr="006C49AF">
              <w:rPr>
                <w:rStyle w:val="Hyperlink"/>
                <w:noProof/>
              </w:rPr>
              <w:t>Mapping to other query languages</w:t>
            </w:r>
            <w:r w:rsidR="00D57E7C">
              <w:rPr>
                <w:noProof/>
                <w:webHidden/>
              </w:rPr>
              <w:tab/>
            </w:r>
            <w:r>
              <w:rPr>
                <w:noProof/>
                <w:webHidden/>
              </w:rPr>
              <w:fldChar w:fldCharType="begin"/>
            </w:r>
            <w:r w:rsidR="00D57E7C">
              <w:rPr>
                <w:noProof/>
                <w:webHidden/>
              </w:rPr>
              <w:instrText xml:space="preserve"> PAGEREF _Toc287824990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1" w:history="1">
            <w:r w:rsidR="00D57E7C" w:rsidRPr="006C49AF">
              <w:rPr>
                <w:rStyle w:val="Hyperlink"/>
                <w:noProof/>
                <w:lang w:val="en-US"/>
              </w:rPr>
              <w:t>Appendix E.1</w:t>
            </w:r>
            <w:r w:rsidR="00D57E7C">
              <w:rPr>
                <w:rFonts w:eastAsiaTheme="minorEastAsia"/>
                <w:noProof/>
                <w:lang w:eastAsia="de-AT"/>
              </w:rPr>
              <w:tab/>
            </w:r>
            <w:r w:rsidR="00D57E7C" w:rsidRPr="006C49AF">
              <w:rPr>
                <w:rStyle w:val="Hyperlink"/>
                <w:noProof/>
                <w:lang w:val="en-US"/>
              </w:rPr>
              <w:t>SRU -&gt; XPath</w:t>
            </w:r>
            <w:r w:rsidR="00D57E7C">
              <w:rPr>
                <w:noProof/>
                <w:webHidden/>
              </w:rPr>
              <w:tab/>
            </w:r>
            <w:r>
              <w:rPr>
                <w:noProof/>
                <w:webHidden/>
              </w:rPr>
              <w:fldChar w:fldCharType="begin"/>
            </w:r>
            <w:r w:rsidR="00D57E7C">
              <w:rPr>
                <w:noProof/>
                <w:webHidden/>
              </w:rPr>
              <w:instrText xml:space="preserve"> PAGEREF _Toc287824991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2" w:history="1">
            <w:r w:rsidR="00D57E7C" w:rsidRPr="006C49AF">
              <w:rPr>
                <w:rStyle w:val="Hyperlink"/>
                <w:noProof/>
                <w:lang w:val="en-US"/>
              </w:rPr>
              <w:t>Appendix E.2</w:t>
            </w:r>
            <w:r w:rsidR="00D57E7C">
              <w:rPr>
                <w:rFonts w:eastAsiaTheme="minorEastAsia"/>
                <w:noProof/>
                <w:lang w:eastAsia="de-AT"/>
              </w:rPr>
              <w:tab/>
            </w:r>
            <w:r w:rsidR="00D57E7C" w:rsidRPr="006C49AF">
              <w:rPr>
                <w:rStyle w:val="Hyperlink"/>
                <w:noProof/>
                <w:lang w:val="en-US"/>
              </w:rPr>
              <w:t>SRU -&gt; DDC</w:t>
            </w:r>
            <w:r w:rsidR="00D57E7C">
              <w:rPr>
                <w:noProof/>
                <w:webHidden/>
              </w:rPr>
              <w:tab/>
            </w:r>
            <w:r>
              <w:rPr>
                <w:noProof/>
                <w:webHidden/>
              </w:rPr>
              <w:fldChar w:fldCharType="begin"/>
            </w:r>
            <w:r w:rsidR="00D57E7C">
              <w:rPr>
                <w:noProof/>
                <w:webHidden/>
              </w:rPr>
              <w:instrText xml:space="preserve"> PAGEREF _Toc287824992 \h </w:instrText>
            </w:r>
            <w:r>
              <w:rPr>
                <w:noProof/>
                <w:webHidden/>
              </w:rPr>
            </w:r>
            <w:r>
              <w:rPr>
                <w:noProof/>
                <w:webHidden/>
              </w:rPr>
              <w:fldChar w:fldCharType="separate"/>
            </w:r>
            <w:r w:rsidR="00243C76">
              <w:rPr>
                <w:noProof/>
                <w:webHidden/>
              </w:rPr>
              <w:t>43</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3" w:history="1">
            <w:r w:rsidR="00D57E7C" w:rsidRPr="006C49AF">
              <w:rPr>
                <w:rStyle w:val="Hyperlink"/>
                <w:noProof/>
                <w:lang w:val="en-US"/>
              </w:rPr>
              <w:t>Appendix E.3</w:t>
            </w:r>
            <w:r w:rsidR="00D57E7C">
              <w:rPr>
                <w:rFonts w:eastAsiaTheme="minorEastAsia"/>
                <w:noProof/>
                <w:lang w:eastAsia="de-AT"/>
              </w:rPr>
              <w:tab/>
            </w:r>
            <w:r w:rsidR="00D57E7C" w:rsidRPr="006C49AF">
              <w:rPr>
                <w:rStyle w:val="Hyperlink"/>
                <w:noProof/>
                <w:lang w:val="en-US"/>
              </w:rPr>
              <w:t>SRU -&gt; CQP</w:t>
            </w:r>
            <w:r w:rsidR="00D57E7C">
              <w:rPr>
                <w:noProof/>
                <w:webHidden/>
              </w:rPr>
              <w:tab/>
            </w:r>
            <w:r>
              <w:rPr>
                <w:noProof/>
                <w:webHidden/>
              </w:rPr>
              <w:fldChar w:fldCharType="begin"/>
            </w:r>
            <w:r w:rsidR="00D57E7C">
              <w:rPr>
                <w:noProof/>
                <w:webHidden/>
              </w:rPr>
              <w:instrText xml:space="preserve"> PAGEREF _Toc287824993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4" w:history="1">
            <w:r w:rsidR="00D57E7C" w:rsidRPr="006C49AF">
              <w:rPr>
                <w:rStyle w:val="Hyperlink"/>
                <w:noProof/>
                <w:lang w:val="en-US"/>
              </w:rPr>
              <w:t>Appendix E.4</w:t>
            </w:r>
            <w:r w:rsidR="00D57E7C">
              <w:rPr>
                <w:rFonts w:eastAsiaTheme="minorEastAsia"/>
                <w:noProof/>
                <w:lang w:eastAsia="de-AT"/>
              </w:rPr>
              <w:tab/>
            </w:r>
            <w:r w:rsidR="00D57E7C" w:rsidRPr="006C49AF">
              <w:rPr>
                <w:rStyle w:val="Hyperlink"/>
                <w:noProof/>
                <w:lang w:val="en-US"/>
              </w:rPr>
              <w:t>SRU -&gt; manatee</w:t>
            </w:r>
            <w:r w:rsidR="00D57E7C">
              <w:rPr>
                <w:noProof/>
                <w:webHidden/>
              </w:rPr>
              <w:tab/>
            </w:r>
            <w:r>
              <w:rPr>
                <w:noProof/>
                <w:webHidden/>
              </w:rPr>
              <w:fldChar w:fldCharType="begin"/>
            </w:r>
            <w:r w:rsidR="00D57E7C">
              <w:rPr>
                <w:noProof/>
                <w:webHidden/>
              </w:rPr>
              <w:instrText xml:space="preserve"> PAGEREF _Toc287824994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5" w:history="1">
            <w:r w:rsidR="00D57E7C" w:rsidRPr="006C49AF">
              <w:rPr>
                <w:rStyle w:val="Hyperlink"/>
                <w:noProof/>
                <w:lang w:val="en-US"/>
              </w:rPr>
              <w:t>Appendix E.5</w:t>
            </w:r>
            <w:r w:rsidR="00D57E7C">
              <w:rPr>
                <w:rFonts w:eastAsiaTheme="minorEastAsia"/>
                <w:noProof/>
                <w:lang w:eastAsia="de-AT"/>
              </w:rPr>
              <w:tab/>
            </w:r>
            <w:r w:rsidR="00D57E7C" w:rsidRPr="006C49AF">
              <w:rPr>
                <w:rStyle w:val="Hyperlink"/>
                <w:noProof/>
                <w:lang w:val="en-US"/>
              </w:rPr>
              <w:t>Other potential protocols / query languages</w:t>
            </w:r>
            <w:r w:rsidR="00D57E7C">
              <w:rPr>
                <w:noProof/>
                <w:webHidden/>
              </w:rPr>
              <w:tab/>
            </w:r>
            <w:r>
              <w:rPr>
                <w:noProof/>
                <w:webHidden/>
              </w:rPr>
              <w:fldChar w:fldCharType="begin"/>
            </w:r>
            <w:r w:rsidR="00D57E7C">
              <w:rPr>
                <w:noProof/>
                <w:webHidden/>
              </w:rPr>
              <w:instrText xml:space="preserve"> PAGEREF _Toc287824995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96" w:history="1">
            <w:r w:rsidR="00D57E7C" w:rsidRPr="006C49AF">
              <w:rPr>
                <w:rStyle w:val="Hyperlink"/>
                <w:noProof/>
              </w:rPr>
              <w:t>Appendix F</w:t>
            </w:r>
            <w:r w:rsidR="00D57E7C">
              <w:rPr>
                <w:rFonts w:eastAsiaTheme="minorEastAsia"/>
                <w:noProof/>
                <w:lang w:eastAsia="de-AT"/>
              </w:rPr>
              <w:tab/>
            </w:r>
            <w:r w:rsidR="00D57E7C" w:rsidRPr="006C49AF">
              <w:rPr>
                <w:rStyle w:val="Hyperlink"/>
                <w:noProof/>
              </w:rPr>
              <w:t>From Repository to ResourceFragment View</w:t>
            </w:r>
            <w:r w:rsidR="00D57E7C">
              <w:rPr>
                <w:noProof/>
                <w:webHidden/>
              </w:rPr>
              <w:tab/>
            </w:r>
            <w:r>
              <w:rPr>
                <w:noProof/>
                <w:webHidden/>
              </w:rPr>
              <w:fldChar w:fldCharType="begin"/>
            </w:r>
            <w:r w:rsidR="00D57E7C">
              <w:rPr>
                <w:noProof/>
                <w:webHidden/>
              </w:rPr>
              <w:instrText xml:space="preserve"> PAGEREF _Toc287824996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4997" w:history="1">
            <w:r w:rsidR="00D57E7C" w:rsidRPr="006C49AF">
              <w:rPr>
                <w:rStyle w:val="Hyperlink"/>
                <w:noProof/>
              </w:rPr>
              <w:t>Appendix G</w:t>
            </w:r>
            <w:r w:rsidR="00D57E7C">
              <w:rPr>
                <w:rFonts w:eastAsiaTheme="minorEastAsia"/>
                <w:noProof/>
                <w:lang w:eastAsia="de-AT"/>
              </w:rPr>
              <w:tab/>
            </w:r>
            <w:r w:rsidR="00D57E7C" w:rsidRPr="006C49AF">
              <w:rPr>
                <w:rStyle w:val="Hyperlink"/>
                <w:noProof/>
              </w:rPr>
              <w:t>Related Formats</w:t>
            </w:r>
            <w:r w:rsidR="00D57E7C">
              <w:rPr>
                <w:noProof/>
                <w:webHidden/>
              </w:rPr>
              <w:tab/>
            </w:r>
            <w:r>
              <w:rPr>
                <w:noProof/>
                <w:webHidden/>
              </w:rPr>
              <w:fldChar w:fldCharType="begin"/>
            </w:r>
            <w:r w:rsidR="00D57E7C">
              <w:rPr>
                <w:noProof/>
                <w:webHidden/>
              </w:rPr>
              <w:instrText xml:space="preserve"> PAGEREF _Toc287824997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8" w:history="1">
            <w:r w:rsidR="00D57E7C" w:rsidRPr="006C49AF">
              <w:rPr>
                <w:rStyle w:val="Hyperlink"/>
                <w:noProof/>
                <w:lang w:val="en-US"/>
              </w:rPr>
              <w:t>Appendix G.1</w:t>
            </w:r>
            <w:r w:rsidR="00D57E7C">
              <w:rPr>
                <w:rFonts w:eastAsiaTheme="minorEastAsia"/>
                <w:noProof/>
                <w:lang w:eastAsia="de-AT"/>
              </w:rPr>
              <w:tab/>
            </w:r>
            <w:r w:rsidR="00D57E7C" w:rsidRPr="006C49AF">
              <w:rPr>
                <w:rStyle w:val="Hyperlink"/>
                <w:noProof/>
                <w:lang w:val="en-US"/>
              </w:rPr>
              <w:t>SRU:  searchRetrieve()</w:t>
            </w:r>
            <w:r w:rsidR="00D57E7C">
              <w:rPr>
                <w:noProof/>
                <w:webHidden/>
              </w:rPr>
              <w:tab/>
            </w:r>
            <w:r>
              <w:rPr>
                <w:noProof/>
                <w:webHidden/>
              </w:rPr>
              <w:fldChar w:fldCharType="begin"/>
            </w:r>
            <w:r w:rsidR="00D57E7C">
              <w:rPr>
                <w:noProof/>
                <w:webHidden/>
              </w:rPr>
              <w:instrText xml:space="preserve"> PAGEREF _Toc287824998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4999" w:history="1">
            <w:r w:rsidR="00D57E7C" w:rsidRPr="006C49AF">
              <w:rPr>
                <w:rStyle w:val="Hyperlink"/>
                <w:noProof/>
                <w:lang w:val="en-US"/>
              </w:rPr>
              <w:t>Appendix G.2</w:t>
            </w:r>
            <w:r w:rsidR="00D57E7C">
              <w:rPr>
                <w:rFonts w:eastAsiaTheme="minorEastAsia"/>
                <w:noProof/>
                <w:lang w:eastAsia="de-AT"/>
              </w:rPr>
              <w:tab/>
            </w:r>
            <w:r w:rsidR="00D57E7C" w:rsidRPr="006C49AF">
              <w:rPr>
                <w:rStyle w:val="Hyperlink"/>
                <w:noProof/>
                <w:lang w:val="en-US"/>
              </w:rPr>
              <w:t>SRU:  scan()</w:t>
            </w:r>
            <w:r w:rsidR="00D57E7C">
              <w:rPr>
                <w:noProof/>
                <w:webHidden/>
              </w:rPr>
              <w:tab/>
            </w:r>
            <w:r>
              <w:rPr>
                <w:noProof/>
                <w:webHidden/>
              </w:rPr>
              <w:fldChar w:fldCharType="begin"/>
            </w:r>
            <w:r w:rsidR="00D57E7C">
              <w:rPr>
                <w:noProof/>
                <w:webHidden/>
              </w:rPr>
              <w:instrText xml:space="preserve"> PAGEREF _Toc287824999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0" w:history="1">
            <w:r w:rsidR="00D57E7C" w:rsidRPr="006C49AF">
              <w:rPr>
                <w:rStyle w:val="Hyperlink"/>
                <w:noProof/>
                <w:lang w:val="en-US"/>
              </w:rPr>
              <w:t>Appendix G.3</w:t>
            </w:r>
            <w:r w:rsidR="00D57E7C">
              <w:rPr>
                <w:rFonts w:eastAsiaTheme="minorEastAsia"/>
                <w:noProof/>
                <w:lang w:eastAsia="de-AT"/>
              </w:rPr>
              <w:tab/>
            </w:r>
            <w:r w:rsidR="00D57E7C" w:rsidRPr="006C49AF">
              <w:rPr>
                <w:rStyle w:val="Hyperlink"/>
                <w:noProof/>
                <w:lang w:val="en-US"/>
              </w:rPr>
              <w:t>ZeeRex explain record</w:t>
            </w:r>
            <w:r w:rsidR="00D57E7C">
              <w:rPr>
                <w:noProof/>
                <w:webHidden/>
              </w:rPr>
              <w:tab/>
            </w:r>
            <w:r>
              <w:rPr>
                <w:noProof/>
                <w:webHidden/>
              </w:rPr>
              <w:fldChar w:fldCharType="begin"/>
            </w:r>
            <w:r w:rsidR="00D57E7C">
              <w:rPr>
                <w:noProof/>
                <w:webHidden/>
              </w:rPr>
              <w:instrText xml:space="preserve"> PAGEREF _Toc287825000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1" w:history="1">
            <w:r w:rsidR="00D57E7C" w:rsidRPr="006C49AF">
              <w:rPr>
                <w:rStyle w:val="Hyperlink"/>
                <w:noProof/>
              </w:rPr>
              <w:t>Appendix G.4</w:t>
            </w:r>
            <w:r w:rsidR="00D57E7C">
              <w:rPr>
                <w:rFonts w:eastAsiaTheme="minorEastAsia"/>
                <w:noProof/>
                <w:lang w:eastAsia="de-AT"/>
              </w:rPr>
              <w:tab/>
            </w:r>
            <w:r w:rsidR="00D57E7C" w:rsidRPr="006C49AF">
              <w:rPr>
                <w:rStyle w:val="Hyperlink"/>
                <w:noProof/>
              </w:rPr>
              <w:t>CMD</w:t>
            </w:r>
            <w:r w:rsidR="00D57E7C">
              <w:rPr>
                <w:noProof/>
                <w:webHidden/>
              </w:rPr>
              <w:tab/>
            </w:r>
            <w:r>
              <w:rPr>
                <w:noProof/>
                <w:webHidden/>
              </w:rPr>
              <w:fldChar w:fldCharType="begin"/>
            </w:r>
            <w:r w:rsidR="00D57E7C">
              <w:rPr>
                <w:noProof/>
                <w:webHidden/>
              </w:rPr>
              <w:instrText xml:space="preserve"> PAGEREF _Toc287825001 \h </w:instrText>
            </w:r>
            <w:r>
              <w:rPr>
                <w:noProof/>
                <w:webHidden/>
              </w:rPr>
            </w:r>
            <w:r>
              <w:rPr>
                <w:noProof/>
                <w:webHidden/>
              </w:rPr>
              <w:fldChar w:fldCharType="separate"/>
            </w:r>
            <w:r w:rsidR="00243C76">
              <w:rPr>
                <w:noProof/>
                <w:webHidden/>
              </w:rPr>
              <w:t>46</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2" w:history="1">
            <w:r w:rsidR="00D57E7C" w:rsidRPr="006C49AF">
              <w:rPr>
                <w:rStyle w:val="Hyperlink"/>
                <w:noProof/>
              </w:rPr>
              <w:t>Appendix G.5</w:t>
            </w:r>
            <w:r w:rsidR="00D57E7C">
              <w:rPr>
                <w:rFonts w:eastAsiaTheme="minorEastAsia"/>
                <w:noProof/>
                <w:lang w:eastAsia="de-AT"/>
              </w:rPr>
              <w:tab/>
            </w:r>
            <w:r w:rsidR="00D57E7C" w:rsidRPr="006C49AF">
              <w:rPr>
                <w:rStyle w:val="Hyperlink"/>
                <w:noProof/>
              </w:rPr>
              <w:t>Annotation file EAF-format</w:t>
            </w:r>
            <w:r w:rsidR="00D57E7C">
              <w:rPr>
                <w:noProof/>
                <w:webHidden/>
              </w:rPr>
              <w:tab/>
            </w:r>
            <w:r>
              <w:rPr>
                <w:noProof/>
                <w:webHidden/>
              </w:rPr>
              <w:fldChar w:fldCharType="begin"/>
            </w:r>
            <w:r w:rsidR="00D57E7C">
              <w:rPr>
                <w:noProof/>
                <w:webHidden/>
              </w:rPr>
              <w:instrText xml:space="preserve"> PAGEREF _Toc287825002 \h </w:instrText>
            </w:r>
            <w:r>
              <w:rPr>
                <w:noProof/>
                <w:webHidden/>
              </w:rPr>
            </w:r>
            <w:r>
              <w:rPr>
                <w:noProof/>
                <w:webHidden/>
              </w:rPr>
              <w:fldChar w:fldCharType="separate"/>
            </w:r>
            <w:r w:rsidR="00243C76">
              <w:rPr>
                <w:noProof/>
                <w:webHidden/>
              </w:rPr>
              <w:t>46</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3" w:history="1">
            <w:r w:rsidR="00D57E7C" w:rsidRPr="006C49AF">
              <w:rPr>
                <w:rStyle w:val="Hyperlink"/>
                <w:noProof/>
              </w:rPr>
              <w:t>Appendix G.6</w:t>
            </w:r>
            <w:r w:rsidR="00D57E7C">
              <w:rPr>
                <w:rFonts w:eastAsiaTheme="minorEastAsia"/>
                <w:noProof/>
                <w:lang w:eastAsia="de-AT"/>
              </w:rPr>
              <w:tab/>
            </w:r>
            <w:r w:rsidR="00D57E7C" w:rsidRPr="006C49AF">
              <w:rPr>
                <w:rStyle w:val="Hyperlink"/>
                <w:noProof/>
              </w:rPr>
              <w:t>TCF</w:t>
            </w:r>
            <w:r w:rsidR="00D57E7C">
              <w:rPr>
                <w:noProof/>
                <w:webHidden/>
              </w:rPr>
              <w:tab/>
            </w:r>
            <w:r>
              <w:rPr>
                <w:noProof/>
                <w:webHidden/>
              </w:rPr>
              <w:fldChar w:fldCharType="begin"/>
            </w:r>
            <w:r w:rsidR="00D57E7C">
              <w:rPr>
                <w:noProof/>
                <w:webHidden/>
              </w:rPr>
              <w:instrText xml:space="preserve"> PAGEREF _Toc287825003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25AB8">
          <w:pPr>
            <w:pStyle w:val="Verzeichnis1"/>
            <w:tabs>
              <w:tab w:val="left" w:pos="1320"/>
              <w:tab w:val="right" w:leader="dot" w:pos="9062"/>
            </w:tabs>
            <w:rPr>
              <w:rFonts w:eastAsiaTheme="minorEastAsia"/>
              <w:noProof/>
              <w:lang w:eastAsia="de-AT"/>
            </w:rPr>
          </w:pPr>
          <w:hyperlink w:anchor="_Toc287825004" w:history="1">
            <w:r w:rsidR="00D57E7C" w:rsidRPr="006C49AF">
              <w:rPr>
                <w:rStyle w:val="Hyperlink"/>
                <w:noProof/>
              </w:rPr>
              <w:t>Appendix H</w:t>
            </w:r>
            <w:r w:rsidR="00D57E7C">
              <w:rPr>
                <w:rFonts w:eastAsiaTheme="minorEastAsia"/>
                <w:noProof/>
                <w:lang w:eastAsia="de-AT"/>
              </w:rPr>
              <w:tab/>
            </w:r>
            <w:r w:rsidR="00D57E7C" w:rsidRPr="006C49AF">
              <w:rPr>
                <w:rStyle w:val="Hyperlink"/>
                <w:noProof/>
              </w:rPr>
              <w:t>Remarks on GUI, displaying/viewing</w:t>
            </w:r>
            <w:r w:rsidR="00D57E7C">
              <w:rPr>
                <w:noProof/>
                <w:webHidden/>
              </w:rPr>
              <w:tab/>
            </w:r>
            <w:r>
              <w:rPr>
                <w:noProof/>
                <w:webHidden/>
              </w:rPr>
              <w:fldChar w:fldCharType="begin"/>
            </w:r>
            <w:r w:rsidR="00D57E7C">
              <w:rPr>
                <w:noProof/>
                <w:webHidden/>
              </w:rPr>
              <w:instrText xml:space="preserve"> PAGEREF _Toc287825004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5" w:history="1">
            <w:r w:rsidR="00D57E7C" w:rsidRPr="006C49AF">
              <w:rPr>
                <w:rStyle w:val="Hyperlink"/>
                <w:noProof/>
                <w:lang w:val="en-US"/>
              </w:rPr>
              <w:t>Appendix H.1</w:t>
            </w:r>
            <w:r w:rsidR="00D57E7C">
              <w:rPr>
                <w:rFonts w:eastAsiaTheme="minorEastAsia"/>
                <w:noProof/>
                <w:lang w:eastAsia="de-AT"/>
              </w:rPr>
              <w:tab/>
            </w:r>
            <w:r w:rsidR="00D57E7C" w:rsidRPr="006C49AF">
              <w:rPr>
                <w:rStyle w:val="Hyperlink"/>
                <w:noProof/>
                <w:lang w:val="en-US"/>
              </w:rPr>
              <w:t>Search</w:t>
            </w:r>
            <w:r w:rsidR="00D57E7C">
              <w:rPr>
                <w:noProof/>
                <w:webHidden/>
              </w:rPr>
              <w:tab/>
            </w:r>
            <w:r>
              <w:rPr>
                <w:noProof/>
                <w:webHidden/>
              </w:rPr>
              <w:fldChar w:fldCharType="begin"/>
            </w:r>
            <w:r w:rsidR="00D57E7C">
              <w:rPr>
                <w:noProof/>
                <w:webHidden/>
              </w:rPr>
              <w:instrText xml:space="preserve"> PAGEREF _Toc287825005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25AB8">
          <w:pPr>
            <w:pStyle w:val="Verzeichnis2"/>
            <w:tabs>
              <w:tab w:val="left" w:pos="1760"/>
              <w:tab w:val="right" w:leader="dot" w:pos="9062"/>
            </w:tabs>
            <w:rPr>
              <w:rFonts w:eastAsiaTheme="minorEastAsia"/>
              <w:noProof/>
              <w:lang w:eastAsia="de-AT"/>
            </w:rPr>
          </w:pPr>
          <w:hyperlink w:anchor="_Toc287825006" w:history="1">
            <w:r w:rsidR="00D57E7C" w:rsidRPr="006C49AF">
              <w:rPr>
                <w:rStyle w:val="Hyperlink"/>
                <w:noProof/>
              </w:rPr>
              <w:t>Appendix H.2</w:t>
            </w:r>
            <w:r w:rsidR="00D57E7C">
              <w:rPr>
                <w:rFonts w:eastAsiaTheme="minorEastAsia"/>
                <w:noProof/>
                <w:lang w:eastAsia="de-AT"/>
              </w:rPr>
              <w:tab/>
            </w:r>
            <w:r w:rsidR="00D57E7C" w:rsidRPr="006C49AF">
              <w:rPr>
                <w:rStyle w:val="Hyperlink"/>
                <w:noProof/>
              </w:rPr>
              <w:t>Resource Viewer</w:t>
            </w:r>
            <w:r w:rsidR="00D57E7C">
              <w:rPr>
                <w:noProof/>
                <w:webHidden/>
              </w:rPr>
              <w:tab/>
            </w:r>
            <w:r>
              <w:rPr>
                <w:noProof/>
                <w:webHidden/>
              </w:rPr>
              <w:fldChar w:fldCharType="begin"/>
            </w:r>
            <w:r w:rsidR="00D57E7C">
              <w:rPr>
                <w:noProof/>
                <w:webHidden/>
              </w:rPr>
              <w:instrText xml:space="preserve"> PAGEREF _Toc287825006 \h </w:instrText>
            </w:r>
            <w:r>
              <w:rPr>
                <w:noProof/>
                <w:webHidden/>
              </w:rPr>
            </w:r>
            <w:r>
              <w:rPr>
                <w:noProof/>
                <w:webHidden/>
              </w:rPr>
              <w:fldChar w:fldCharType="separate"/>
            </w:r>
            <w:r w:rsidR="00243C76">
              <w:rPr>
                <w:noProof/>
                <w:webHidden/>
              </w:rPr>
              <w:t>48</w:t>
            </w:r>
            <w:r>
              <w:rPr>
                <w:noProof/>
                <w:webHidden/>
              </w:rPr>
              <w:fldChar w:fldCharType="end"/>
            </w:r>
          </w:hyperlink>
        </w:p>
        <w:p w:rsidR="007F357B" w:rsidRDefault="00125AB8">
          <w:pPr>
            <w:rPr>
              <w:lang w:val="de-DE"/>
            </w:rPr>
          </w:pPr>
          <w:r>
            <w:rPr>
              <w:lang w:val="de-DE"/>
            </w:rPr>
            <w:fldChar w:fldCharType="end"/>
          </w:r>
        </w:p>
      </w:sdtContent>
    </w:sdt>
    <w:p w:rsidR="0069383F" w:rsidRDefault="0069383F">
      <w:pPr>
        <w:spacing w:after="200"/>
        <w:rPr>
          <w:rFonts w:asciiTheme="majorHAnsi" w:eastAsiaTheme="majorEastAsia" w:hAnsiTheme="majorHAnsi" w:cstheme="majorBidi"/>
          <w:b/>
          <w:bCs/>
          <w:color w:val="365F91" w:themeColor="accent1" w:themeShade="BF"/>
          <w:sz w:val="28"/>
          <w:szCs w:val="28"/>
          <w:lang w:val="en-US"/>
        </w:rPr>
      </w:pPr>
      <w:r>
        <w:rPr>
          <w:lang w:val="en-US"/>
        </w:rPr>
        <w:br w:type="page"/>
      </w:r>
    </w:p>
    <w:p w:rsidR="00225246" w:rsidRDefault="00225246" w:rsidP="00DF0DA5">
      <w:pPr>
        <w:pStyle w:val="berschrift1"/>
        <w:rPr>
          <w:lang w:val="en-US"/>
        </w:rPr>
      </w:pPr>
      <w:bookmarkStart w:id="0" w:name="_Ref284195903"/>
      <w:bookmarkStart w:id="1" w:name="_Toc287824906"/>
      <w:r>
        <w:rPr>
          <w:lang w:val="en-US"/>
        </w:rPr>
        <w:lastRenderedPageBreak/>
        <w:t>Introduction</w:t>
      </w:r>
      <w:bookmarkEnd w:id="0"/>
      <w:bookmarkEnd w:id="1"/>
    </w:p>
    <w:p w:rsidR="0069383F" w:rsidRDefault="0069383F" w:rsidP="0069383F">
      <w:pPr>
        <w:rPr>
          <w:lang w:val="en-US"/>
        </w:rPr>
      </w:pPr>
      <w:r>
        <w:rPr>
          <w:lang w:val="en-US"/>
        </w:rPr>
        <w:t xml:space="preserve">This discussion paper proposes the use of SRU/CQL as common protocol for </w:t>
      </w:r>
      <w:r w:rsidR="00A75511">
        <w:rPr>
          <w:lang w:val="en-US"/>
        </w:rPr>
        <w:t xml:space="preserve">Federated (Content) </w:t>
      </w:r>
      <w:r>
        <w:rPr>
          <w:lang w:val="en-US"/>
        </w:rPr>
        <w:t xml:space="preserve">Search </w:t>
      </w:r>
      <w:r w:rsidR="006E2162">
        <w:rPr>
          <w:lang w:val="en-US"/>
        </w:rPr>
        <w:t xml:space="preserve">together with </w:t>
      </w:r>
      <w:r>
        <w:rPr>
          <w:lang w:val="en-US"/>
        </w:rPr>
        <w:t>potential necessary extensions.</w:t>
      </w:r>
    </w:p>
    <w:p w:rsidR="006E2162" w:rsidRDefault="006E2162" w:rsidP="0069383F">
      <w:pPr>
        <w:rPr>
          <w:lang w:val="en-US"/>
        </w:rPr>
      </w:pPr>
      <w:r>
        <w:rPr>
          <w:lang w:val="en-US"/>
        </w:rPr>
        <w:t xml:space="preserve">The </w:t>
      </w:r>
      <w:r w:rsidRPr="005D5DC7">
        <w:rPr>
          <w:rStyle w:val="IntensiveHervorhebung"/>
          <w:lang w:val="en-US"/>
        </w:rPr>
        <w:t xml:space="preserve">main goal </w:t>
      </w:r>
      <w:r w:rsidR="00F52CE9">
        <w:rPr>
          <w:lang w:val="en-US"/>
        </w:rPr>
        <w:t>is to</w:t>
      </w:r>
      <w:r>
        <w:rPr>
          <w:lang w:val="en-US"/>
        </w:rPr>
        <w:t xml:space="preserve"> introduce a common protocol, to decouple  the search engine functionality and its exploitation (user-interfaces, third-pary applications) and to </w:t>
      </w:r>
      <w:r w:rsidR="00F52CE9">
        <w:rPr>
          <w:lang w:val="en-US"/>
        </w:rPr>
        <w:t>allow (</w:t>
      </w:r>
      <w:commentRangeStart w:id="2"/>
      <w:commentRangeStart w:id="3"/>
      <w:r w:rsidR="00F52CE9">
        <w:rPr>
          <w:lang w:val="en-US"/>
        </w:rPr>
        <w:t>composite</w:t>
      </w:r>
      <w:commentRangeEnd w:id="2"/>
      <w:r w:rsidR="00F52CE9">
        <w:rPr>
          <w:rStyle w:val="Kommentarzeichen"/>
          <w:vanish/>
        </w:rPr>
        <w:commentReference w:id="2"/>
      </w:r>
      <w:commentRangeEnd w:id="3"/>
      <w:r w:rsidR="00F52CE9">
        <w:rPr>
          <w:rStyle w:val="Kommentarzeichen"/>
        </w:rPr>
        <w:commentReference w:id="3"/>
      </w:r>
      <w:r w:rsidR="00F52CE9">
        <w:rPr>
          <w:lang w:val="en-US"/>
        </w:rPr>
        <w:t xml:space="preserve">) </w:t>
      </w:r>
      <w:r>
        <w:rPr>
          <w:lang w:val="en-US"/>
        </w:rPr>
        <w:t>services to access the s</w:t>
      </w:r>
      <w:r w:rsidR="005D5DC7">
        <w:rPr>
          <w:lang w:val="en-US"/>
        </w:rPr>
        <w:t xml:space="preserve">earch engines in an uniform way, leading to a truly distributed SOA environment a </w:t>
      </w:r>
      <w:r w:rsidR="005D5DC7" w:rsidRPr="00006EB3">
        <w:rPr>
          <w:rStyle w:val="IntensiveHervorhebung"/>
          <w:lang w:val="en-US"/>
        </w:rPr>
        <w:t>federative web of (search) services</w:t>
      </w:r>
      <w:r w:rsidR="005D5DC7">
        <w:rPr>
          <w:lang w:val="en-US"/>
        </w:rPr>
        <w:t>.</w:t>
      </w:r>
    </w:p>
    <w:p w:rsidR="0069383F" w:rsidRDefault="006E2162" w:rsidP="0069383F">
      <w:pPr>
        <w:rPr>
          <w:lang w:val="en-US"/>
        </w:rPr>
      </w:pPr>
      <w:r>
        <w:rPr>
          <w:lang w:val="en-US"/>
        </w:rPr>
        <w:t>As t</w:t>
      </w:r>
      <w:r w:rsidR="0069383F">
        <w:rPr>
          <w:lang w:val="en-US"/>
        </w:rPr>
        <w:t>his is a difficult undertaking, we want to approach it in little steps.</w:t>
      </w:r>
    </w:p>
    <w:p w:rsidR="0069383F" w:rsidRDefault="006E2162" w:rsidP="0069383F">
      <w:pPr>
        <w:rPr>
          <w:lang w:val="en-US"/>
        </w:rPr>
      </w:pPr>
      <w:r>
        <w:rPr>
          <w:lang w:val="en-US"/>
        </w:rPr>
        <w:t>There</w:t>
      </w:r>
      <w:r w:rsidR="0069383F">
        <w:rPr>
          <w:lang w:val="en-US"/>
        </w:rPr>
        <w:t xml:space="preserve">fore we define a </w:t>
      </w:r>
      <w:r w:rsidR="0069383F" w:rsidRPr="006E2162">
        <w:rPr>
          <w:rStyle w:val="IntensiveHervorhebung"/>
          <w:lang w:val="en-US"/>
        </w:rPr>
        <w:t>minimal baseline</w:t>
      </w:r>
      <w:r w:rsidR="0069383F">
        <w:rPr>
          <w:lang w:val="en-US"/>
        </w:rPr>
        <w:t xml:space="preserve">, that shall be fairly easy to reach, and would serve </w:t>
      </w:r>
      <w:r>
        <w:rPr>
          <w:lang w:val="en-US"/>
        </w:rPr>
        <w:t xml:space="preserve">primarily </w:t>
      </w:r>
      <w:r w:rsidR="0069383F">
        <w:rPr>
          <w:lang w:val="en-US"/>
        </w:rPr>
        <w:t xml:space="preserve">for setting up the interfaces and testing the </w:t>
      </w:r>
      <w:r>
        <w:rPr>
          <w:lang w:val="en-US"/>
        </w:rPr>
        <w:t>linking</w:t>
      </w:r>
      <w:r w:rsidR="005D5DC7">
        <w:rPr>
          <w:lang w:val="en-US"/>
        </w:rPr>
        <w:t>, but would still already allow a functional system.</w:t>
      </w:r>
    </w:p>
    <w:p w:rsidR="00F572C4" w:rsidRPr="0069383F" w:rsidRDefault="0069383F" w:rsidP="00F52CE9">
      <w:pPr>
        <w:spacing w:before="0" w:after="200" w:line="276" w:lineRule="auto"/>
        <w:rPr>
          <w:lang w:val="en-US"/>
        </w:rPr>
      </w:pPr>
      <w:r>
        <w:rPr>
          <w:lang w:val="en-US"/>
        </w:rPr>
        <w:t xml:space="preserve">Then we </w:t>
      </w:r>
      <w:r w:rsidR="005D5DC7">
        <w:rPr>
          <w:lang w:val="en-US"/>
        </w:rPr>
        <w:t xml:space="preserve">propose </w:t>
      </w:r>
      <w:r w:rsidR="006E2162">
        <w:rPr>
          <w:lang w:val="en-US"/>
        </w:rPr>
        <w:t xml:space="preserve">further layers of </w:t>
      </w:r>
      <w:r w:rsidR="005D5DC7">
        <w:rPr>
          <w:lang w:val="en-US"/>
        </w:rPr>
        <w:t>complexity, both in terms of expressi</w:t>
      </w:r>
      <w:r w:rsidR="00F52CE9">
        <w:rPr>
          <w:lang w:val="en-US"/>
        </w:rPr>
        <w:t>ve power</w:t>
      </w:r>
      <w:r w:rsidR="00F572C4">
        <w:rPr>
          <w:lang w:val="en-US"/>
        </w:rPr>
        <w:t xml:space="preserve">  </w:t>
      </w:r>
      <w:r w:rsidR="005D5DC7">
        <w:rPr>
          <w:lang w:val="en-US"/>
        </w:rPr>
        <w:t xml:space="preserve">of </w:t>
      </w:r>
      <w:r w:rsidR="00F572C4">
        <w:rPr>
          <w:lang w:val="en-US"/>
        </w:rPr>
        <w:t xml:space="preserve">the </w:t>
      </w:r>
      <w:r w:rsidR="005D5DC7">
        <w:rPr>
          <w:lang w:val="en-US"/>
        </w:rPr>
        <w:t>queries</w:t>
      </w:r>
      <w:r>
        <w:rPr>
          <w:lang w:val="en-US"/>
        </w:rPr>
        <w:t xml:space="preserve"> and functionality, </w:t>
      </w:r>
      <w:r w:rsidR="005D5DC7">
        <w:rPr>
          <w:lang w:val="en-US"/>
        </w:rPr>
        <w:t xml:space="preserve">map these to the available features </w:t>
      </w:r>
      <w:r>
        <w:rPr>
          <w:lang w:val="en-US"/>
        </w:rPr>
        <w:t xml:space="preserve">within the protocol and </w:t>
      </w:r>
      <w:r w:rsidR="005D5DC7">
        <w:rPr>
          <w:lang w:val="en-US"/>
        </w:rPr>
        <w:t xml:space="preserve">conclude the </w:t>
      </w:r>
      <w:r>
        <w:rPr>
          <w:lang w:val="en-US"/>
        </w:rPr>
        <w:t>need for possible extensions.</w:t>
      </w:r>
      <w:r w:rsidR="005D5DC7">
        <w:rPr>
          <w:lang w:val="en-US"/>
        </w:rPr>
        <w:t xml:space="preserve"> Although the individual features are interrelated, there shall be enough space for </w:t>
      </w:r>
      <w:r w:rsidR="006E2162">
        <w:rPr>
          <w:lang w:val="en-US"/>
        </w:rPr>
        <w:t>complying search service provider</w:t>
      </w:r>
      <w:r w:rsidR="005D5DC7">
        <w:rPr>
          <w:lang w:val="en-US"/>
        </w:rPr>
        <w:t xml:space="preserve">s to </w:t>
      </w:r>
      <w:r w:rsidR="006E2162">
        <w:rPr>
          <w:lang w:val="en-US"/>
        </w:rPr>
        <w:t xml:space="preserve">prioritize </w:t>
      </w:r>
      <w:r w:rsidR="005D5DC7">
        <w:rPr>
          <w:lang w:val="en-US"/>
        </w:rPr>
        <w:t xml:space="preserve">the features </w:t>
      </w:r>
      <w:r w:rsidR="006E2162">
        <w:rPr>
          <w:lang w:val="en-US"/>
        </w:rPr>
        <w:t xml:space="preserve">based on own or project </w:t>
      </w:r>
      <w:r w:rsidR="005D5DC7">
        <w:rPr>
          <w:lang w:val="en-US"/>
        </w:rPr>
        <w:t>interests.</w:t>
      </w:r>
      <w:r w:rsidR="00F572C4">
        <w:rPr>
          <w:lang w:val="en-US"/>
        </w:rPr>
        <w:t xml:space="preserve"> This also implies a robust flexible system, that can handle partial implementations gracefully</w:t>
      </w:r>
      <w:r w:rsidR="00006EB3">
        <w:rPr>
          <w:lang w:val="en-US"/>
        </w:rPr>
        <w:t>, at the same time being able to get the most out of the features available (see</w:t>
      </w:r>
      <w:r w:rsidR="00F52CE9">
        <w:rPr>
          <w:lang w:val="en-US"/>
        </w:rPr>
        <w:t xml:space="preserve"> </w:t>
      </w:r>
      <w:r w:rsidR="00125AB8">
        <w:rPr>
          <w:lang w:val="en-US"/>
        </w:rPr>
        <w:fldChar w:fldCharType="begin"/>
      </w:r>
      <w:r w:rsidR="00A344AF">
        <w:rPr>
          <w:lang w:val="en-US"/>
        </w:rPr>
        <w:instrText xml:space="preserve"> REF _Ref287819770 \w \h </w:instrText>
      </w:r>
      <w:r w:rsidR="00125AB8">
        <w:rPr>
          <w:lang w:val="en-US"/>
        </w:rPr>
      </w:r>
      <w:r w:rsidR="00125AB8">
        <w:rPr>
          <w:lang w:val="en-US"/>
        </w:rPr>
        <w:fldChar w:fldCharType="separate"/>
      </w:r>
      <w:r w:rsidR="00243C76">
        <w:rPr>
          <w:lang w:val="en-US"/>
        </w:rPr>
        <w:t>Appendix A.3</w:t>
      </w:r>
      <w:r w:rsidR="00125AB8">
        <w:rPr>
          <w:lang w:val="en-US"/>
        </w:rPr>
        <w:fldChar w:fldCharType="end"/>
      </w:r>
      <w:r w:rsidR="00A344AF">
        <w:rPr>
          <w:lang w:val="en-US"/>
        </w:rPr>
        <w:t xml:space="preserve"> </w:t>
      </w:r>
      <w:r w:rsidR="00125AB8">
        <w:rPr>
          <w:lang w:val="en-US"/>
        </w:rPr>
        <w:fldChar w:fldCharType="begin"/>
      </w:r>
      <w:r w:rsidR="00A344AF">
        <w:rPr>
          <w:lang w:val="en-US"/>
        </w:rPr>
        <w:instrText xml:space="preserve"> REF _Ref287819770 \h </w:instrText>
      </w:r>
      <w:r w:rsidR="00125AB8">
        <w:rPr>
          <w:lang w:val="en-US"/>
        </w:rPr>
      </w:r>
      <w:r w:rsidR="00125AB8">
        <w:rPr>
          <w:lang w:val="en-US"/>
        </w:rPr>
        <w:fldChar w:fldCharType="separate"/>
      </w:r>
      <w:r w:rsidR="00243C76" w:rsidRPr="003E0CC8">
        <w:rPr>
          <w:lang w:val="en-US"/>
        </w:rPr>
        <w:t>Feature Matrix</w:t>
      </w:r>
      <w:r w:rsidR="00125AB8">
        <w:rPr>
          <w:lang w:val="en-US"/>
        </w:rPr>
        <w:fldChar w:fldCharType="end"/>
      </w:r>
      <w:r w:rsidR="00A344AF">
        <w:rPr>
          <w:lang w:val="en-US"/>
        </w:rPr>
        <w:t>)</w:t>
      </w:r>
    </w:p>
    <w:p w:rsidR="001979F3" w:rsidRDefault="001979F3" w:rsidP="001979F3">
      <w:pPr>
        <w:pStyle w:val="berschrift2"/>
        <w:rPr>
          <w:lang w:val="en-US"/>
        </w:rPr>
      </w:pPr>
      <w:bookmarkStart w:id="4" w:name="_Toc287824907"/>
      <w:r>
        <w:rPr>
          <w:lang w:val="en-US"/>
        </w:rPr>
        <w:t>Status within CLARIN</w:t>
      </w:r>
      <w:bookmarkEnd w:id="4"/>
    </w:p>
    <w:p w:rsidR="008A6690" w:rsidRDefault="00E71247" w:rsidP="008A6690">
      <w:pPr>
        <w:rPr>
          <w:lang w:val="en-US"/>
        </w:rPr>
      </w:pPr>
      <w:r>
        <w:rPr>
          <w:lang w:val="en-US"/>
        </w:rPr>
        <w:t xml:space="preserve">As with CLARIN as whole there is a multitude of (mostly </w:t>
      </w:r>
      <w:r w:rsidR="00006EB3">
        <w:rPr>
          <w:lang w:val="en-US"/>
        </w:rPr>
        <w:t>idiosyncratic</w:t>
      </w:r>
      <w:r>
        <w:rPr>
          <w:lang w:val="en-US"/>
        </w:rPr>
        <w:t>)</w:t>
      </w:r>
      <w:r w:rsidR="00006EB3">
        <w:rPr>
          <w:lang w:val="en-US"/>
        </w:rPr>
        <w:t xml:space="preserve"> </w:t>
      </w:r>
      <w:r w:rsidR="008A6690">
        <w:rPr>
          <w:lang w:val="en-US"/>
        </w:rPr>
        <w:t>content search engines</w:t>
      </w:r>
      <w:r>
        <w:rPr>
          <w:lang w:val="en-US"/>
        </w:rPr>
        <w:t xml:space="preserve"> serving very disparate domains / content-types (huge text-corpora, multimodal resources, name databases).</w:t>
      </w:r>
    </w:p>
    <w:p w:rsidR="001D52CE" w:rsidRDefault="001D52CE" w:rsidP="008A6690">
      <w:pPr>
        <w:rPr>
          <w:lang w:val="en-US"/>
        </w:rPr>
      </w:pPr>
      <w:r>
        <w:rPr>
          <w:lang w:val="en-US"/>
        </w:rPr>
        <w:t xml:space="preserve">The need for Federated Search – search over multiple </w:t>
      </w:r>
      <w:r w:rsidR="00A040CD">
        <w:rPr>
          <w:lang w:val="en-US"/>
        </w:rPr>
        <w:t>C</w:t>
      </w:r>
      <w:r>
        <w:rPr>
          <w:lang w:val="en-US"/>
        </w:rPr>
        <w:t>enters/</w:t>
      </w:r>
      <w:r w:rsidR="00A040CD">
        <w:rPr>
          <w:lang w:val="en-US"/>
        </w:rPr>
        <w:t>R</w:t>
      </w:r>
      <w:r>
        <w:rPr>
          <w:lang w:val="en-US"/>
        </w:rPr>
        <w:t>epositories/</w:t>
      </w:r>
      <w:r w:rsidR="00A040CD">
        <w:rPr>
          <w:lang w:val="en-US"/>
        </w:rPr>
        <w:t>S</w:t>
      </w:r>
      <w:r>
        <w:rPr>
          <w:lang w:val="en-US"/>
        </w:rPr>
        <w:t>e</w:t>
      </w:r>
      <w:r w:rsidR="00E71247">
        <w:rPr>
          <w:lang w:val="en-US"/>
        </w:rPr>
        <w:t xml:space="preserve">arch Engines –  </w:t>
      </w:r>
      <w:r w:rsidR="00006EB3">
        <w:rPr>
          <w:lang w:val="en-US"/>
        </w:rPr>
        <w:t xml:space="preserve">was </w:t>
      </w:r>
      <w:r>
        <w:rPr>
          <w:lang w:val="en-US"/>
        </w:rPr>
        <w:t xml:space="preserve">identified on various occasions, especially also within the </w:t>
      </w:r>
      <w:r w:rsidRPr="00006EB3">
        <w:rPr>
          <w:rStyle w:val="IntensiveHervorhebung"/>
          <w:lang w:val="en-US"/>
        </w:rPr>
        <w:t>European Demo Case</w:t>
      </w:r>
      <w:r>
        <w:rPr>
          <w:lang w:val="en-US"/>
        </w:rPr>
        <w:t>.</w:t>
      </w:r>
    </w:p>
    <w:p w:rsidR="00F52CE9" w:rsidRDefault="00F52CE9" w:rsidP="00F52CE9">
      <w:pPr>
        <w:pStyle w:val="Remark"/>
      </w:pPr>
      <w:commentRangeStart w:id="5"/>
      <w:r>
        <w:t xml:space="preserve">We may need a note about willingness and timing </w:t>
      </w:r>
      <w:commentRangeStart w:id="6"/>
      <w:r>
        <w:t>here</w:t>
      </w:r>
      <w:commentRangeEnd w:id="5"/>
      <w:r>
        <w:rPr>
          <w:rStyle w:val="Kommentarzeichen"/>
          <w:vanish/>
          <w:color w:val="auto"/>
          <w:lang w:val="de-AT"/>
        </w:rPr>
        <w:commentReference w:id="5"/>
      </w:r>
      <w:commentRangeEnd w:id="6"/>
      <w:r>
        <w:rPr>
          <w:rStyle w:val="Kommentarzeichen"/>
          <w:i w:val="0"/>
          <w:color w:val="auto"/>
          <w:lang w:val="de-AT"/>
        </w:rPr>
        <w:commentReference w:id="6"/>
      </w:r>
    </w:p>
    <w:p w:rsidR="001D52CE" w:rsidRDefault="001D52CE" w:rsidP="008A6690">
      <w:pPr>
        <w:rPr>
          <w:lang w:val="en-US"/>
        </w:rPr>
      </w:pPr>
      <w:r>
        <w:rPr>
          <w:lang w:val="en-US"/>
        </w:rPr>
        <w:t>Within the CMDI</w:t>
      </w:r>
      <w:r w:rsidR="00E71247">
        <w:rPr>
          <w:rStyle w:val="Funotenzeichen"/>
          <w:lang w:val="en-US"/>
        </w:rPr>
        <w:footnoteReference w:id="1"/>
      </w:r>
      <w:r>
        <w:rPr>
          <w:lang w:val="en-US"/>
        </w:rPr>
        <w:t xml:space="preserve"> th</w:t>
      </w:r>
      <w:r w:rsidR="00E01979">
        <w:rPr>
          <w:lang w:val="en-US"/>
        </w:rPr>
        <w:t>e exploitation side component</w:t>
      </w:r>
      <w:r w:rsidR="005369C6">
        <w:rPr>
          <w:lang w:val="en-US"/>
        </w:rPr>
        <w:t xml:space="preserve"> </w:t>
      </w:r>
      <w:r w:rsidRPr="00E01979">
        <w:rPr>
          <w:rStyle w:val="NamedEntityZchn"/>
        </w:rPr>
        <w:t>CLARIN Metadata Service</w:t>
      </w:r>
      <w:r>
        <w:rPr>
          <w:lang w:val="en-US"/>
        </w:rPr>
        <w:t xml:space="preserve"> </w:t>
      </w:r>
      <w:r w:rsidR="008A6690">
        <w:rPr>
          <w:lang w:val="en-US"/>
        </w:rPr>
        <w:t xml:space="preserve">adopted </w:t>
      </w:r>
      <w:r>
        <w:rPr>
          <w:lang w:val="en-US"/>
        </w:rPr>
        <w:t xml:space="preserve">the protocol </w:t>
      </w:r>
      <w:r w:rsidR="008A6690">
        <w:rPr>
          <w:lang w:val="en-US"/>
        </w:rPr>
        <w:t xml:space="preserve">for </w:t>
      </w:r>
      <w:r w:rsidR="008A6690" w:rsidRPr="00006EB3">
        <w:rPr>
          <w:rStyle w:val="IntensiveHervorhebung"/>
          <w:lang w:val="en-US"/>
        </w:rPr>
        <w:t xml:space="preserve">searching </w:t>
      </w:r>
      <w:r w:rsidRPr="00006EB3">
        <w:rPr>
          <w:rStyle w:val="IntensiveHervorhebung"/>
          <w:lang w:val="en-US"/>
        </w:rPr>
        <w:t>within the metadata</w:t>
      </w:r>
      <w:r w:rsidR="00E71247">
        <w:rPr>
          <w:rStyle w:val="Funotenzeichen"/>
          <w:b/>
          <w:bCs/>
          <w:i/>
          <w:iCs/>
          <w:color w:val="1F497D" w:themeColor="text2"/>
          <w:lang w:val="en-US"/>
        </w:rPr>
        <w:footnoteReference w:id="2"/>
      </w:r>
      <w:r w:rsidR="00E71247">
        <w:rPr>
          <w:lang w:val="en-US"/>
        </w:rPr>
        <w:t>.</w:t>
      </w:r>
    </w:p>
    <w:p w:rsidR="0069383F" w:rsidRDefault="0069383F" w:rsidP="00726E37">
      <w:pPr>
        <w:pStyle w:val="berschrift2"/>
        <w:rPr>
          <w:lang w:val="en-US"/>
        </w:rPr>
      </w:pPr>
      <w:bookmarkStart w:id="7" w:name="_Toc287824908"/>
      <w:r>
        <w:rPr>
          <w:lang w:val="en-US"/>
        </w:rPr>
        <w:t>SRU/</w:t>
      </w:r>
      <w:r w:rsidR="00A05645">
        <w:rPr>
          <w:lang w:val="en-US"/>
        </w:rPr>
        <w:t>SRW/</w:t>
      </w:r>
      <w:r>
        <w:rPr>
          <w:lang w:val="en-US"/>
        </w:rPr>
        <w:t>CQL</w:t>
      </w:r>
      <w:bookmarkEnd w:id="7"/>
    </w:p>
    <w:p w:rsidR="00E01979" w:rsidRDefault="006E2162" w:rsidP="00EC39C2">
      <w:pPr>
        <w:rPr>
          <w:lang w:val="en-US"/>
        </w:rPr>
      </w:pPr>
      <w:r>
        <w:rPr>
          <w:lang w:val="en-US"/>
        </w:rPr>
        <w:t>This is a</w:t>
      </w:r>
      <w:r w:rsidR="00AB12FD">
        <w:rPr>
          <w:lang w:val="en-US"/>
        </w:rPr>
        <w:t xml:space="preserve"> protocol suite endorsed by </w:t>
      </w:r>
      <w:r w:rsidR="00AB12FD" w:rsidRPr="00AB12FD">
        <w:rPr>
          <w:lang w:val="en-US"/>
        </w:rPr>
        <w:t>the Library of Congres</w:t>
      </w:r>
      <w:r w:rsidR="00AB12FD">
        <w:rPr>
          <w:lang w:val="en-US"/>
        </w:rPr>
        <w:t xml:space="preserve"> as the successor of</w:t>
      </w:r>
      <w:r w:rsidR="00E71247">
        <w:rPr>
          <w:lang w:val="en-US"/>
        </w:rPr>
        <w:t xml:space="preserve"> the </w:t>
      </w:r>
      <w:r w:rsidR="00AB12FD">
        <w:rPr>
          <w:lang w:val="en-US"/>
        </w:rPr>
        <w:t>pre-web standard: Z39.50, widespread in the librar</w:t>
      </w:r>
      <w:r>
        <w:rPr>
          <w:lang w:val="en-US"/>
        </w:rPr>
        <w:t>y</w:t>
      </w:r>
      <w:r w:rsidR="00AB12FD">
        <w:rPr>
          <w:lang w:val="en-US"/>
        </w:rPr>
        <w:t xml:space="preserve"> </w:t>
      </w:r>
      <w:r>
        <w:rPr>
          <w:lang w:val="en-US"/>
        </w:rPr>
        <w:t>networks.</w:t>
      </w:r>
      <w:r w:rsidR="00E71247">
        <w:rPr>
          <w:lang w:val="en-US"/>
        </w:rPr>
        <w:t xml:space="preserve"> </w:t>
      </w:r>
      <w:r w:rsidR="00E01979" w:rsidRPr="00AB12FD">
        <w:rPr>
          <w:lang w:val="en-US"/>
        </w:rPr>
        <w:t>It is used broadly in the US/UK and promoted by OCLC WorldCat</w:t>
      </w:r>
      <w:r w:rsidR="00E01979">
        <w:rPr>
          <w:rStyle w:val="Funotenzeichen"/>
        </w:rPr>
        <w:footnoteReference w:id="3"/>
      </w:r>
      <w:r w:rsidR="00E01979" w:rsidRPr="00AB12FD">
        <w:rPr>
          <w:lang w:val="en-US"/>
        </w:rPr>
        <w:t xml:space="preserve"> and also by the European Library</w:t>
      </w:r>
      <w:r w:rsidR="00E01979">
        <w:rPr>
          <w:rStyle w:val="Funotenzeichen"/>
        </w:rPr>
        <w:footnoteReference w:id="4"/>
      </w:r>
      <w:r w:rsidR="00E01979">
        <w:rPr>
          <w:lang w:val="en-US"/>
        </w:rPr>
        <w:t xml:space="preserve">. </w:t>
      </w:r>
    </w:p>
    <w:p w:rsidR="00756839" w:rsidRDefault="00AB12FD" w:rsidP="00E01979">
      <w:pPr>
        <w:rPr>
          <w:lang w:val="en-US"/>
        </w:rPr>
      </w:pPr>
      <w:r w:rsidRPr="00AB12FD">
        <w:rPr>
          <w:lang w:val="en-US"/>
        </w:rPr>
        <w:t xml:space="preserve">It was submitted to OASIS for standardization as an item for the </w:t>
      </w:r>
      <w:r w:rsidRPr="00E01979">
        <w:rPr>
          <w:rStyle w:val="NamedEntityZchn"/>
        </w:rPr>
        <w:t>OASIS Search Web Services Technical Committee</w:t>
      </w:r>
      <w:r>
        <w:rPr>
          <w:rStyle w:val="Funotenzeichen"/>
        </w:rPr>
        <w:footnoteReference w:id="5"/>
      </w:r>
      <w:r w:rsidR="00061E64" w:rsidRPr="00061E64">
        <w:rPr>
          <w:lang w:val="en-US"/>
        </w:rPr>
        <w:t xml:space="preserve">, </w:t>
      </w:r>
      <w:r w:rsidR="00061E64">
        <w:rPr>
          <w:lang w:val="en-US"/>
        </w:rPr>
        <w:t>where there is continuous activity specifically currently towards a version 2.0 of the protocol</w:t>
      </w:r>
      <w:r w:rsidR="00756839">
        <w:rPr>
          <w:lang w:val="en-US"/>
        </w:rPr>
        <w:t xml:space="preserve"> (seemingly mainly by one person: </w:t>
      </w:r>
      <w:r w:rsidR="00756839" w:rsidRPr="0063484E">
        <w:rPr>
          <w:lang w:val="en-US"/>
        </w:rPr>
        <w:t>Ray Denenberg</w:t>
      </w:r>
      <w:r w:rsidR="00756839">
        <w:rPr>
          <w:lang w:val="en-US"/>
        </w:rPr>
        <w:t>.)</w:t>
      </w:r>
      <w:r w:rsidR="00061E64">
        <w:rPr>
          <w:lang w:val="en-US"/>
        </w:rPr>
        <w:t xml:space="preserve">. </w:t>
      </w:r>
    </w:p>
    <w:p w:rsidR="00756839" w:rsidRDefault="00C73B72" w:rsidP="00E01979">
      <w:pPr>
        <w:rPr>
          <w:lang w:val="en-US"/>
        </w:rPr>
      </w:pPr>
      <w:r>
        <w:rPr>
          <w:lang w:val="en-US"/>
        </w:rPr>
        <w:t xml:space="preserve">Generally the work is on </w:t>
      </w:r>
      <w:r w:rsidR="00E01979">
        <w:rPr>
          <w:lang w:val="en-US"/>
        </w:rPr>
        <w:t xml:space="preserve">a suite of </w:t>
      </w:r>
      <w:r>
        <w:rPr>
          <w:lang w:val="en-US"/>
        </w:rPr>
        <w:t xml:space="preserve">7 </w:t>
      </w:r>
      <w:r w:rsidR="00E01979">
        <w:rPr>
          <w:lang w:val="en-US"/>
        </w:rPr>
        <w:t xml:space="preserve">related </w:t>
      </w:r>
      <w:r>
        <w:rPr>
          <w:lang w:val="en-US"/>
        </w:rPr>
        <w:t>documents</w:t>
      </w:r>
      <w:r>
        <w:rPr>
          <w:rStyle w:val="Funotenzeichen"/>
          <w:lang w:val="en-US"/>
        </w:rPr>
        <w:footnoteReference w:id="6"/>
      </w:r>
      <w:r w:rsidR="00756839">
        <w:rPr>
          <w:lang w:val="en-US"/>
        </w:rPr>
        <w:t>:</w:t>
      </w:r>
    </w:p>
    <w:p w:rsidR="00756839" w:rsidRDefault="00756839" w:rsidP="00E01979">
      <w:pPr>
        <w:rPr>
          <w:lang w:val="en-US"/>
        </w:rPr>
      </w:pPr>
      <w:r>
        <w:rPr>
          <w:lang w:val="en-US"/>
        </w:rPr>
        <w:t>APD, Bindings for SRU 1.2, SRU 2.0 and OpenSearch, CQL, Scan and Explain</w:t>
      </w:r>
    </w:p>
    <w:p w:rsidR="00042251" w:rsidRDefault="00E01979" w:rsidP="00756839">
      <w:pPr>
        <w:rPr>
          <w:lang w:val="en-US"/>
        </w:rPr>
      </w:pPr>
      <w:r>
        <w:rPr>
          <w:lang w:val="en-US"/>
        </w:rPr>
        <w:t xml:space="preserve">There </w:t>
      </w:r>
      <w:r w:rsidR="00C73B72">
        <w:rPr>
          <w:lang w:val="en-US"/>
        </w:rPr>
        <w:t>is a</w:t>
      </w:r>
      <w:r w:rsidR="0063484E">
        <w:rPr>
          <w:lang w:val="en-US"/>
        </w:rPr>
        <w:t>n</w:t>
      </w:r>
      <w:r w:rsidR="00C73B72">
        <w:rPr>
          <w:lang w:val="en-US"/>
        </w:rPr>
        <w:t xml:space="preserve"> active mailing list: </w:t>
      </w:r>
      <w:r w:rsidR="00756839">
        <w:rPr>
          <w:lang w:val="en-US"/>
        </w:rPr>
        <w:br/>
      </w:r>
      <w:hyperlink r:id="rId9" w:history="1">
        <w:r w:rsidR="00C73B72" w:rsidRPr="00614274">
          <w:rPr>
            <w:rStyle w:val="Hyperlink"/>
            <w:lang w:val="en-US"/>
          </w:rPr>
          <w:t>http://markmail.org/search/?q=&amp;q=list%3Aorg.oasis-pen.lists.search-ws</w:t>
        </w:r>
      </w:hyperlink>
    </w:p>
    <w:p w:rsidR="00E01979" w:rsidRDefault="00042251" w:rsidP="00756839">
      <w:pPr>
        <w:rPr>
          <w:lang w:val="en-US"/>
        </w:rPr>
      </w:pPr>
      <w:r>
        <w:rPr>
          <w:lang w:val="en-US"/>
        </w:rPr>
        <w:lastRenderedPageBreak/>
        <w:t>Note that while this protocol is rooted in the librarian community and has a bias towards metadata, specifically bibliographic metadata, the specs don’t distinguish between metadata or content.</w:t>
      </w:r>
    </w:p>
    <w:p w:rsidR="00EC39C2" w:rsidRPr="00AB12FD" w:rsidRDefault="00EC39C2" w:rsidP="00AB12FD">
      <w:pPr>
        <w:rPr>
          <w:lang w:val="en-US"/>
        </w:rPr>
      </w:pPr>
      <w:r>
        <w:rPr>
          <w:lang w:val="en-US"/>
        </w:rPr>
        <w:t>The main acronyms explained briefly:</w:t>
      </w:r>
    </w:p>
    <w:p w:rsidR="0069383F" w:rsidRDefault="0069383F" w:rsidP="0069383F">
      <w:pPr>
        <w:pStyle w:val="TermDef"/>
      </w:pPr>
      <w:r>
        <w:t>SRU</w:t>
      </w:r>
    </w:p>
    <w:p w:rsidR="00061E64" w:rsidRDefault="00DE4B5D" w:rsidP="00DB606F">
      <w:pPr>
        <w:pStyle w:val="TermExplain"/>
      </w:pPr>
      <w:r w:rsidRPr="00DE4B5D">
        <w:t>protocol f</w:t>
      </w:r>
      <w:r w:rsidR="00DB606F">
        <w:t>or Search and Retrieval via URL</w:t>
      </w:r>
      <w:r w:rsidRPr="00DE4B5D">
        <w:t xml:space="preserve"> </w:t>
      </w:r>
      <w:r w:rsidR="00AB12FD">
        <w:rPr>
          <w:rStyle w:val="Funotenzeichen"/>
        </w:rPr>
        <w:footnoteReference w:id="7"/>
      </w:r>
      <w:r>
        <w:br/>
      </w:r>
      <w:r w:rsidR="00E01979">
        <w:t>I</w:t>
      </w:r>
      <w:r w:rsidRPr="00DE4B5D">
        <w:t xml:space="preserve">n essence, it is Z39.50 </w:t>
      </w:r>
      <w:r w:rsidR="00AB12FD">
        <w:t>stripped</w:t>
      </w:r>
      <w:r w:rsidR="00DB606F">
        <w:t>-</w:t>
      </w:r>
      <w:r w:rsidR="003E1786">
        <w:t>down of configuration and architectural complexity,</w:t>
      </w:r>
      <w:r w:rsidR="00AB12FD">
        <w:t xml:space="preserve"> </w:t>
      </w:r>
      <w:r w:rsidRPr="00DE4B5D">
        <w:t xml:space="preserve">adapted to XML and the web. </w:t>
      </w:r>
      <w:r w:rsidR="00DB606F" w:rsidRPr="00D74F88">
        <w:t xml:space="preserve">The current version is 1.2 and there is active work on version 2.0, which shall be fully backwards compatible and introduce new useful features (see </w:t>
      </w:r>
      <w:r w:rsidR="00125AB8">
        <w:fldChar w:fldCharType="begin"/>
      </w:r>
      <w:r w:rsidR="005A6EA5">
        <w:instrText xml:space="preserve"> REF _Ref283897982 \w \h </w:instrText>
      </w:r>
      <w:r w:rsidR="00125AB8">
        <w:fldChar w:fldCharType="separate"/>
      </w:r>
      <w:r w:rsidR="00243C76">
        <w:t>3.4</w:t>
      </w:r>
      <w:r w:rsidR="00125AB8">
        <w:fldChar w:fldCharType="end"/>
      </w:r>
      <w:r w:rsidR="005A6EA5">
        <w:t xml:space="preserve"> </w:t>
      </w:r>
      <w:r w:rsidR="00125AB8">
        <w:fldChar w:fldCharType="begin"/>
      </w:r>
      <w:r w:rsidR="005A6EA5">
        <w:instrText xml:space="preserve"> REF _Ref283897974 \h </w:instrText>
      </w:r>
      <w:r w:rsidR="00125AB8">
        <w:fldChar w:fldCharType="separate"/>
      </w:r>
      <w:r w:rsidR="00243C76">
        <w:t>New features proposed in SRU 2.0</w:t>
      </w:r>
      <w:r w:rsidR="00125AB8">
        <w:fldChar w:fldCharType="end"/>
      </w:r>
      <w:r w:rsidR="00DB606F">
        <w:t>)</w:t>
      </w:r>
    </w:p>
    <w:p w:rsidR="00A05645" w:rsidRPr="00A05645" w:rsidRDefault="00A05645" w:rsidP="00DE4B5D">
      <w:pPr>
        <w:pStyle w:val="TermDef"/>
      </w:pPr>
      <w:r>
        <w:t>SRW</w:t>
      </w:r>
    </w:p>
    <w:p w:rsidR="0069383F" w:rsidRDefault="00A05645" w:rsidP="00DE4B5D">
      <w:pPr>
        <w:pStyle w:val="TermExplain"/>
      </w:pPr>
      <w:r>
        <w:t>Search Retrieve Webservice</w:t>
      </w:r>
      <w:r w:rsidR="00DE4B5D">
        <w:br/>
      </w:r>
      <w:r>
        <w:t xml:space="preserve">the SOAP version of SRU, also known officially </w:t>
      </w:r>
      <w:r w:rsidR="0063484E">
        <w:t xml:space="preserve">as </w:t>
      </w:r>
      <w:r>
        <w:t xml:space="preserve">“SRU via HTTP SOAP”.  </w:t>
      </w:r>
    </w:p>
    <w:p w:rsidR="008D2D54" w:rsidRDefault="008D2D54" w:rsidP="008D2D54">
      <w:pPr>
        <w:pStyle w:val="TermDef"/>
      </w:pPr>
      <w:r>
        <w:t>CQL</w:t>
      </w:r>
    </w:p>
    <w:p w:rsidR="00DB606F" w:rsidRDefault="003F0BC3" w:rsidP="00DE4B5D">
      <w:pPr>
        <w:pStyle w:val="TermExplain"/>
      </w:pPr>
      <w:r>
        <w:t>Context Q</w:t>
      </w:r>
      <w:r w:rsidR="00DE4B5D">
        <w:t xml:space="preserve">uery </w:t>
      </w:r>
      <w:r>
        <w:t>L</w:t>
      </w:r>
      <w:r w:rsidR="00DE4B5D">
        <w:t xml:space="preserve">anguage </w:t>
      </w:r>
    </w:p>
    <w:p w:rsidR="008B682E" w:rsidRDefault="00DB606F" w:rsidP="00DB606F">
      <w:pPr>
        <w:pStyle w:val="TermExplain"/>
      </w:pPr>
      <w:r w:rsidRPr="00DB606F">
        <w:rPr>
          <w:rStyle w:val="AnfhrungszeichenZchn"/>
        </w:rPr>
        <w:t>is a formal language for representing queries to information retrieval systems such as web indexes, bibliographic catalogs and museum collection information. The design objective is that queries be human readable and writable, and that the language be intuitive while maintaining the expressiveness of more complex languages.</w:t>
      </w:r>
      <w:r w:rsidR="00DE4B5D" w:rsidRPr="00DB606F">
        <w:rPr>
          <w:rStyle w:val="AnfhrungszeichenZchn"/>
        </w:rPr>
        <w:br/>
      </w:r>
      <w:r>
        <w:t>in line with SRU: c</w:t>
      </w:r>
      <w:r w:rsidR="003F0BC3">
        <w:t>urrently in v</w:t>
      </w:r>
      <w:r>
        <w:t xml:space="preserve">ersion 1.2, </w:t>
      </w:r>
      <w:r w:rsidR="0063484E">
        <w:t xml:space="preserve"> </w:t>
      </w:r>
      <w:r>
        <w:t>draft for version 2.0</w:t>
      </w:r>
    </w:p>
    <w:p w:rsidR="008B682E" w:rsidRDefault="008B682E" w:rsidP="008B682E">
      <w:pPr>
        <w:pStyle w:val="TermDef"/>
      </w:pPr>
      <w:r>
        <w:t>APD</w:t>
      </w:r>
    </w:p>
    <w:p w:rsidR="008B682E" w:rsidRDefault="008B682E" w:rsidP="008B682E">
      <w:pPr>
        <w:pStyle w:val="TermExplain"/>
      </w:pPr>
      <w:r>
        <w:t>Abstract Protocol Definition</w:t>
      </w:r>
    </w:p>
    <w:p w:rsidR="0063484E" w:rsidRPr="00E01979" w:rsidRDefault="00E01979" w:rsidP="0063484E">
      <w:pPr>
        <w:pStyle w:val="Anfhrungszeichen"/>
        <w:ind w:left="709"/>
        <w:rPr>
          <w:lang w:val="en-US"/>
        </w:rPr>
      </w:pPr>
      <w:r>
        <w:rPr>
          <w:lang w:val="en-US"/>
        </w:rPr>
        <w:t>…</w:t>
      </w:r>
      <w:r w:rsidR="0063484E" w:rsidRPr="00E01979">
        <w:rPr>
          <w:lang w:val="en-US"/>
        </w:rPr>
        <w:t xml:space="preserve"> presents the model for the SearchRetrieve operation and serves as a guideline for the development of application protocol bindings describing the capabilities and general characteristic of a server or search engine, and how it is to be accessed.</w:t>
      </w:r>
      <w:r w:rsidR="0063484E">
        <w:rPr>
          <w:rStyle w:val="Funotenzeichen"/>
        </w:rPr>
        <w:footnoteReference w:id="8"/>
      </w:r>
    </w:p>
    <w:p w:rsidR="008B682E" w:rsidRPr="008B682E" w:rsidRDefault="0063484E" w:rsidP="00E01979">
      <w:pPr>
        <w:pStyle w:val="TermExplain"/>
      </w:pPr>
      <w:r>
        <w:t xml:space="preserve">Currenlty with </w:t>
      </w:r>
      <w:r w:rsidR="00101BE1">
        <w:t>bindings</w:t>
      </w:r>
      <w:r w:rsidR="00E01979">
        <w:t xml:space="preserve"> defined </w:t>
      </w:r>
      <w:r w:rsidR="00101BE1">
        <w:t xml:space="preserve">to SRU1.2, SRU2.0 and </w:t>
      </w:r>
      <w:r w:rsidR="00AB12FD">
        <w:t>OpenS</w:t>
      </w:r>
      <w:r w:rsidR="00E01979">
        <w:t>earch</w:t>
      </w:r>
    </w:p>
    <w:p w:rsidR="00FB3EA4" w:rsidRDefault="00D26ABD" w:rsidP="008A6690">
      <w:pPr>
        <w:pStyle w:val="berschrift1"/>
        <w:rPr>
          <w:lang w:val="en-US"/>
        </w:rPr>
      </w:pPr>
      <w:bookmarkStart w:id="8" w:name="_Toc287824909"/>
      <w:r w:rsidRPr="00DF0DA5">
        <w:rPr>
          <w:lang w:val="en-US"/>
        </w:rPr>
        <w:t>Query Format</w:t>
      </w:r>
      <w:bookmarkEnd w:id="8"/>
    </w:p>
    <w:p w:rsidR="00225246" w:rsidRDefault="00847516" w:rsidP="00DF0DA5">
      <w:pPr>
        <w:rPr>
          <w:lang w:val="en-US"/>
        </w:rPr>
      </w:pPr>
      <w:r>
        <w:rPr>
          <w:lang w:val="en-US"/>
        </w:rPr>
        <w:t xml:space="preserve">In the following we </w:t>
      </w:r>
      <w:r w:rsidR="00FD4E67">
        <w:rPr>
          <w:lang w:val="en-US"/>
        </w:rPr>
        <w:t>present</w:t>
      </w:r>
      <w:r>
        <w:rPr>
          <w:lang w:val="en-US"/>
        </w:rPr>
        <w:t xml:space="preserve"> the individual features of the Context Query Language</w:t>
      </w:r>
      <w:r w:rsidR="00FD4E67">
        <w:rPr>
          <w:lang w:val="en-US"/>
        </w:rPr>
        <w:t>.</w:t>
      </w:r>
    </w:p>
    <w:p w:rsidR="00DE4B5D" w:rsidRPr="00847516" w:rsidRDefault="00B2354A" w:rsidP="00DE4B5D">
      <w:pPr>
        <w:rPr>
          <w:lang w:val="en-US"/>
        </w:rPr>
      </w:pPr>
      <w:r>
        <w:rPr>
          <w:lang w:val="en-US"/>
        </w:rPr>
        <w:t>The b</w:t>
      </w:r>
      <w:r w:rsidR="00847516">
        <w:rPr>
          <w:lang w:val="en-US"/>
        </w:rPr>
        <w:t xml:space="preserve">asic search clause </w:t>
      </w:r>
      <w:r>
        <w:rPr>
          <w:lang w:val="en-US"/>
        </w:rPr>
        <w:t xml:space="preserve">consists of </w:t>
      </w:r>
      <w:r w:rsidR="001117AA">
        <w:rPr>
          <w:lang w:val="en-US"/>
        </w:rPr>
        <w:t xml:space="preserve">(up to) three </w:t>
      </w:r>
      <w:r>
        <w:rPr>
          <w:lang w:val="en-US"/>
        </w:rPr>
        <w:t>parts</w:t>
      </w:r>
      <w:r w:rsidR="00847516">
        <w:rPr>
          <w:lang w:val="en-US"/>
        </w:rPr>
        <w:t>:</w:t>
      </w:r>
    </w:p>
    <w:p w:rsidR="00DE4B5D" w:rsidRDefault="00DE4B5D" w:rsidP="00912A03">
      <w:pPr>
        <w:pStyle w:val="Def"/>
        <w:pBdr>
          <w:top w:val="single" w:sz="4" w:space="7" w:color="C00000" w:shadow="1"/>
        </w:pBdr>
      </w:pPr>
      <w:r w:rsidRPr="00995E68">
        <w:t>searchClause ::= index relation</w:t>
      </w:r>
      <w:r w:rsidR="001117AA">
        <w:t xml:space="preserve"> </w:t>
      </w:r>
      <w:r w:rsidRPr="00995E68">
        <w:t xml:space="preserve">searchTerm </w:t>
      </w:r>
      <w:r w:rsidR="001117AA">
        <w:br/>
        <w:t xml:space="preserve">                 | searchTerm</w:t>
      </w:r>
    </w:p>
    <w:p w:rsidR="001117AA" w:rsidRDefault="001117AA" w:rsidP="00DF0DA5">
      <w:pPr>
        <w:rPr>
          <w:lang w:val="en-US"/>
        </w:rPr>
      </w:pPr>
      <w:r>
        <w:rPr>
          <w:lang w:val="en-US"/>
        </w:rPr>
        <w:t xml:space="preserve">With </w:t>
      </w:r>
      <w:r w:rsidR="00DE4B5D" w:rsidRPr="00F707D9">
        <w:rPr>
          <w:lang w:val="en-US"/>
        </w:rPr>
        <w:t>t</w:t>
      </w:r>
      <w:r w:rsidR="0010228A">
        <w:rPr>
          <w:lang w:val="en-US"/>
        </w:rPr>
        <w:t>erm-only queries the server decides in which indices to search</w:t>
      </w:r>
      <w:r>
        <w:rPr>
          <w:lang w:val="en-US"/>
        </w:rPr>
        <w:t xml:space="preserve">. These </w:t>
      </w:r>
      <w:r w:rsidR="00FD4E67">
        <w:rPr>
          <w:lang w:val="en-US"/>
        </w:rPr>
        <w:t>atomic queries can be combined with Boolean operators to</w:t>
      </w:r>
      <w:r w:rsidR="00B219E6">
        <w:rPr>
          <w:lang w:val="en-US"/>
        </w:rPr>
        <w:t xml:space="preserve"> form</w:t>
      </w:r>
      <w:r w:rsidR="00FD4E67">
        <w:rPr>
          <w:lang w:val="en-US"/>
        </w:rPr>
        <w:t xml:space="preserve"> more complex queries. </w:t>
      </w:r>
      <w:r w:rsidR="00FB19F3">
        <w:rPr>
          <w:lang w:val="en-US"/>
        </w:rPr>
        <w:t xml:space="preserve"> There is no fixed set of indices or relations to use, rather these can be defined in the so called context sets</w:t>
      </w:r>
      <w:r>
        <w:rPr>
          <w:lang w:val="en-US"/>
        </w:rPr>
        <w:t xml:space="preserve"> (see </w:t>
      </w:r>
      <w:r w:rsidR="00125AB8">
        <w:rPr>
          <w:lang w:val="en-US"/>
        </w:rPr>
        <w:fldChar w:fldCharType="begin"/>
      </w:r>
      <w:r>
        <w:rPr>
          <w:lang w:val="en-US"/>
        </w:rPr>
        <w:instrText xml:space="preserve"> REF _Ref283825541 \w \h </w:instrText>
      </w:r>
      <w:r w:rsidR="00125AB8">
        <w:rPr>
          <w:lang w:val="en-US"/>
        </w:rPr>
      </w:r>
      <w:r w:rsidR="00125AB8">
        <w:rPr>
          <w:lang w:val="en-US"/>
        </w:rPr>
        <w:fldChar w:fldCharType="separate"/>
      </w:r>
      <w:r w:rsidR="00243C76">
        <w:rPr>
          <w:lang w:val="en-US"/>
        </w:rPr>
        <w:t>3.1</w:t>
      </w:r>
      <w:r w:rsidR="00125AB8">
        <w:rPr>
          <w:lang w:val="en-US"/>
        </w:rPr>
        <w:fldChar w:fldCharType="end"/>
      </w:r>
      <w:r>
        <w:rPr>
          <w:lang w:val="en-US"/>
        </w:rPr>
        <w:t>)</w:t>
      </w:r>
      <w:r w:rsidR="00FB19F3">
        <w:rPr>
          <w:lang w:val="en-US"/>
        </w:rPr>
        <w:t>.</w:t>
      </w:r>
    </w:p>
    <w:p w:rsidR="00225246" w:rsidRDefault="00FD4E67" w:rsidP="00A1397B">
      <w:pPr>
        <w:spacing w:before="0" w:after="200" w:line="276" w:lineRule="auto"/>
        <w:rPr>
          <w:lang w:val="en-US"/>
        </w:rPr>
      </w:pPr>
      <w:r>
        <w:rPr>
          <w:lang w:val="en-US"/>
        </w:rPr>
        <w:t xml:space="preserve">Based on support for individual features </w:t>
      </w:r>
      <w:r w:rsidR="001D52CE">
        <w:rPr>
          <w:lang w:val="en-US"/>
        </w:rPr>
        <w:t xml:space="preserve">SRU </w:t>
      </w:r>
      <w:r w:rsidR="00A05645">
        <w:rPr>
          <w:lang w:val="en-US"/>
        </w:rPr>
        <w:t xml:space="preserve">defines </w:t>
      </w:r>
      <w:r w:rsidR="00225246">
        <w:rPr>
          <w:lang w:val="en-US"/>
        </w:rPr>
        <w:t>Conformance Levels</w:t>
      </w:r>
      <w:r>
        <w:rPr>
          <w:lang w:val="en-US"/>
        </w:rPr>
        <w:t xml:space="preserve"> 0 – 2</w:t>
      </w:r>
      <w:r w:rsidR="001E35CC">
        <w:rPr>
          <w:lang w:val="en-US"/>
        </w:rPr>
        <w:t xml:space="preserve"> wrt </w:t>
      </w:r>
      <w:r w:rsidR="002F34EE">
        <w:rPr>
          <w:lang w:val="en-US"/>
        </w:rPr>
        <w:t xml:space="preserve">to CQL. </w:t>
      </w:r>
      <w:r>
        <w:rPr>
          <w:lang w:val="en-US"/>
        </w:rPr>
        <w:t>W</w:t>
      </w:r>
      <w:r w:rsidR="00912A03">
        <w:rPr>
          <w:lang w:val="en-US"/>
        </w:rPr>
        <w:t xml:space="preserve">e </w:t>
      </w:r>
      <w:r>
        <w:rPr>
          <w:lang w:val="en-US"/>
        </w:rPr>
        <w:t xml:space="preserve">propose </w:t>
      </w:r>
      <w:r w:rsidR="00912A03">
        <w:rPr>
          <w:lang w:val="en-US"/>
        </w:rPr>
        <w:t xml:space="preserve">to </w:t>
      </w:r>
      <w:r>
        <w:rPr>
          <w:lang w:val="en-US"/>
        </w:rPr>
        <w:t>adopt these within our system a) for defining the baseline, b) as a starting point for</w:t>
      </w:r>
      <w:r w:rsidR="00B219E6">
        <w:rPr>
          <w:lang w:val="en-US"/>
        </w:rPr>
        <w:t xml:space="preserve"> a</w:t>
      </w:r>
      <w:r w:rsidR="00A1397B">
        <w:rPr>
          <w:lang w:val="en-US"/>
        </w:rPr>
        <w:t xml:space="preserve"> Feature Matrix (see </w:t>
      </w:r>
      <w:r w:rsidR="00125AB8">
        <w:rPr>
          <w:lang w:val="en-US"/>
        </w:rPr>
        <w:fldChar w:fldCharType="begin"/>
      </w:r>
      <w:r w:rsidR="00A344AF">
        <w:rPr>
          <w:lang w:val="en-US"/>
        </w:rPr>
        <w:instrText xml:space="preserve"> REF _Ref287819770 \w \h </w:instrText>
      </w:r>
      <w:r w:rsidR="00125AB8">
        <w:rPr>
          <w:lang w:val="en-US"/>
        </w:rPr>
      </w:r>
      <w:r w:rsidR="00125AB8">
        <w:rPr>
          <w:lang w:val="en-US"/>
        </w:rPr>
        <w:fldChar w:fldCharType="separate"/>
      </w:r>
      <w:r w:rsidR="00243C76">
        <w:rPr>
          <w:lang w:val="en-US"/>
        </w:rPr>
        <w:t>Appendix A.3</w:t>
      </w:r>
      <w:r w:rsidR="00125AB8">
        <w:rPr>
          <w:lang w:val="en-US"/>
        </w:rPr>
        <w:fldChar w:fldCharType="end"/>
      </w:r>
      <w:r w:rsidR="00A1397B">
        <w:rPr>
          <w:lang w:val="en-US"/>
        </w:rPr>
        <w:t>)</w:t>
      </w:r>
      <w:r w:rsidR="00B219E6">
        <w:rPr>
          <w:lang w:val="en-US"/>
        </w:rPr>
        <w:t>.</w:t>
      </w:r>
    </w:p>
    <w:p w:rsidR="00007CE2" w:rsidRDefault="00007CE2" w:rsidP="00DF0DA5">
      <w:pPr>
        <w:rPr>
          <w:lang w:val="en-US"/>
        </w:rPr>
      </w:pPr>
      <w:r>
        <w:rPr>
          <w:lang w:val="en-US"/>
        </w:rPr>
        <w:t>Following is mostly cited from the definition of Conformance Levels</w:t>
      </w:r>
      <w:r>
        <w:rPr>
          <w:rStyle w:val="Funotenzeichen"/>
          <w:lang w:val="en-US"/>
        </w:rPr>
        <w:footnoteReference w:id="9"/>
      </w:r>
      <w:r w:rsidR="00FD4E67">
        <w:rPr>
          <w:lang w:val="en-US"/>
        </w:rPr>
        <w:t>:</w:t>
      </w:r>
    </w:p>
    <w:p w:rsidR="001E34F7" w:rsidRPr="001E34F7" w:rsidRDefault="006534B7" w:rsidP="001E34F7">
      <w:pPr>
        <w:pStyle w:val="berschrift2"/>
        <w:rPr>
          <w:lang w:val="en-US"/>
        </w:rPr>
      </w:pPr>
      <w:bookmarkStart w:id="9" w:name="_Toc287824910"/>
      <w:r>
        <w:rPr>
          <w:lang w:val="en-US"/>
        </w:rPr>
        <w:lastRenderedPageBreak/>
        <w:t xml:space="preserve">Conformance Level 0 - </w:t>
      </w:r>
      <w:r w:rsidR="001E34F7">
        <w:rPr>
          <w:lang w:val="en-US"/>
        </w:rPr>
        <w:t>Baseline</w:t>
      </w:r>
      <w:bookmarkEnd w:id="9"/>
    </w:p>
    <w:p w:rsidR="001E34F7" w:rsidRPr="00B219E6" w:rsidRDefault="001E34F7" w:rsidP="001E34F7">
      <w:pPr>
        <w:pStyle w:val="Listenabsatz"/>
        <w:numPr>
          <w:ilvl w:val="0"/>
          <w:numId w:val="3"/>
        </w:numPr>
        <w:rPr>
          <w:rStyle w:val="Citing"/>
        </w:rPr>
      </w:pPr>
      <w:r w:rsidRPr="00B219E6">
        <w:rPr>
          <w:rStyle w:val="Citing"/>
        </w:rPr>
        <w:t>Be able to process a term-only query.</w:t>
      </w:r>
      <w:r w:rsidRPr="00B219E6">
        <w:rPr>
          <w:rStyle w:val="Citing"/>
        </w:rPr>
        <w:br/>
        <w:t>either a single word or a phrase</w:t>
      </w:r>
      <w:r w:rsidR="00FD4E67" w:rsidRPr="00B219E6">
        <w:rPr>
          <w:rStyle w:val="Citing"/>
        </w:rPr>
        <w:t xml:space="preserve"> (quote marks in the term have to be escaped)</w:t>
      </w:r>
    </w:p>
    <w:p w:rsidR="001E34F7" w:rsidRPr="00B219E6" w:rsidRDefault="001E34F7" w:rsidP="001E34F7">
      <w:pPr>
        <w:pStyle w:val="Listenabsatz"/>
        <w:numPr>
          <w:ilvl w:val="0"/>
          <w:numId w:val="3"/>
        </w:numPr>
        <w:rPr>
          <w:rStyle w:val="Citing"/>
        </w:rPr>
      </w:pPr>
      <w:r w:rsidRPr="00B219E6">
        <w:rPr>
          <w:rStyle w:val="Citing"/>
        </w:rPr>
        <w:t>Respond with diagnostic</w:t>
      </w:r>
      <w:r w:rsidR="00FD4E67" w:rsidRPr="00B219E6">
        <w:rPr>
          <w:rStyle w:val="Citing"/>
        </w:rPr>
        <w:t xml:space="preserve"> message</w:t>
      </w:r>
      <w:r w:rsidR="00B219E6">
        <w:rPr>
          <w:rStyle w:val="Funotenzeichen"/>
          <w:i/>
          <w:lang w:val="en-US"/>
        </w:rPr>
        <w:footnoteReference w:id="10"/>
      </w:r>
      <w:r w:rsidR="00B219E6">
        <w:rPr>
          <w:rStyle w:val="Citing"/>
        </w:rPr>
        <w:t xml:space="preserve"> </w:t>
      </w:r>
      <w:r w:rsidRPr="00B219E6">
        <w:rPr>
          <w:rStyle w:val="Citing"/>
        </w:rPr>
        <w:t xml:space="preserve"> to unsupported queries</w:t>
      </w:r>
    </w:p>
    <w:p w:rsidR="001E34F7" w:rsidRDefault="001E34F7" w:rsidP="001E34F7">
      <w:pPr>
        <w:rPr>
          <w:lang w:val="en-US"/>
        </w:rPr>
      </w:pPr>
      <w:r>
        <w:rPr>
          <w:lang w:val="en-US"/>
        </w:rPr>
        <w:t xml:space="preserve">Sums up to a basic full-text search, </w:t>
      </w:r>
      <w:r w:rsidR="00AB12FD">
        <w:rPr>
          <w:lang w:val="en-US"/>
        </w:rPr>
        <w:t xml:space="preserve">where </w:t>
      </w:r>
      <w:r w:rsidR="00847516">
        <w:rPr>
          <w:lang w:val="en-US"/>
        </w:rPr>
        <w:t xml:space="preserve">the search engine </w:t>
      </w:r>
      <w:r>
        <w:rPr>
          <w:lang w:val="en-US"/>
        </w:rPr>
        <w:t>decide</w:t>
      </w:r>
      <w:r w:rsidR="00847516">
        <w:rPr>
          <w:lang w:val="en-US"/>
        </w:rPr>
        <w:t>s</w:t>
      </w:r>
      <w:r>
        <w:rPr>
          <w:lang w:val="en-US"/>
        </w:rPr>
        <w:t xml:space="preserve"> in which indices </w:t>
      </w:r>
      <w:r w:rsidR="00847516">
        <w:rPr>
          <w:lang w:val="en-US"/>
        </w:rPr>
        <w:t xml:space="preserve">to </w:t>
      </w:r>
      <w:r>
        <w:rPr>
          <w:lang w:val="en-US"/>
        </w:rPr>
        <w:t>search.</w:t>
      </w:r>
    </w:p>
    <w:p w:rsidR="00AB12FD" w:rsidRDefault="00AB12FD" w:rsidP="00AB12FD">
      <w:pPr>
        <w:pStyle w:val="ExampleCode"/>
      </w:pPr>
      <w:r>
        <w:t>fish</w:t>
      </w:r>
    </w:p>
    <w:p w:rsidR="00AB12FD" w:rsidRDefault="00AB12FD" w:rsidP="00AB12FD">
      <w:pPr>
        <w:pStyle w:val="ExampleCode"/>
      </w:pPr>
      <w:r>
        <w:t>system</w:t>
      </w:r>
    </w:p>
    <w:p w:rsidR="00AB12FD" w:rsidRDefault="00AB12FD" w:rsidP="00AB12FD">
      <w:pPr>
        <w:pStyle w:val="ExampleCode"/>
      </w:pPr>
      <w:r>
        <w:t>“language acquisition”</w:t>
      </w:r>
    </w:p>
    <w:p w:rsidR="00847516" w:rsidRDefault="00847516" w:rsidP="00AB12FD">
      <w:pPr>
        <w:pStyle w:val="ExampleCode"/>
      </w:pPr>
      <w:r>
        <w:t>“She said \”Yes\””</w:t>
      </w:r>
    </w:p>
    <w:p w:rsidR="001E34F7" w:rsidRDefault="006534B7" w:rsidP="001E34F7">
      <w:pPr>
        <w:pStyle w:val="berschrift2"/>
        <w:rPr>
          <w:lang w:val="en-US"/>
        </w:rPr>
      </w:pPr>
      <w:bookmarkStart w:id="10" w:name="_Toc287824911"/>
      <w:r>
        <w:rPr>
          <w:lang w:val="en-US"/>
        </w:rPr>
        <w:t xml:space="preserve">Conformance Level 1 - </w:t>
      </w:r>
      <w:r w:rsidR="001E34F7">
        <w:rPr>
          <w:lang w:val="en-US"/>
        </w:rPr>
        <w:t>Indices and Boolean</w:t>
      </w:r>
      <w:r w:rsidR="00E0198E">
        <w:rPr>
          <w:lang w:val="en-US"/>
        </w:rPr>
        <w:t xml:space="preserve"> Operators</w:t>
      </w:r>
      <w:bookmarkEnd w:id="10"/>
    </w:p>
    <w:p w:rsidR="001E34F7" w:rsidRPr="001E34F7" w:rsidRDefault="001E34F7" w:rsidP="001E34F7">
      <w:pPr>
        <w:rPr>
          <w:lang w:val="en-US"/>
        </w:rPr>
      </w:pPr>
      <w:r>
        <w:rPr>
          <w:lang w:val="en-US"/>
        </w:rPr>
        <w:t>(Support for level 0</w:t>
      </w:r>
      <w:r w:rsidR="001117AA">
        <w:rPr>
          <w:lang w:val="en-US"/>
        </w:rPr>
        <w:t xml:space="preserve"> plus: </w:t>
      </w:r>
      <w:r>
        <w:rPr>
          <w:lang w:val="en-US"/>
        </w:rPr>
        <w:t>)</w:t>
      </w:r>
    </w:p>
    <w:p w:rsidR="00E0198E" w:rsidRPr="00B219E6" w:rsidRDefault="00E0198E" w:rsidP="00E0198E">
      <w:pPr>
        <w:pStyle w:val="Listenabsatz"/>
        <w:numPr>
          <w:ilvl w:val="0"/>
          <w:numId w:val="3"/>
        </w:numPr>
        <w:rPr>
          <w:rStyle w:val="Citing"/>
        </w:rPr>
      </w:pPr>
      <w:r w:rsidRPr="00B219E6">
        <w:rPr>
          <w:rStyle w:val="Citing"/>
        </w:rPr>
        <w:t>Ability to parse both:</w:t>
      </w:r>
      <w:r w:rsidRPr="00B219E6">
        <w:rPr>
          <w:rStyle w:val="Citing"/>
        </w:rPr>
        <w:br/>
        <w:t>(a) search clauses consisting of 'index relation searchTerm'; and</w:t>
      </w:r>
      <w:r w:rsidRPr="00B219E6">
        <w:rPr>
          <w:rStyle w:val="Citing"/>
        </w:rPr>
        <w:br/>
        <w:t>(b) queries where search terms are combined with booleans, e.g. "term 1 AND term2"</w:t>
      </w:r>
    </w:p>
    <w:p w:rsidR="00E0198E" w:rsidRPr="00B219E6" w:rsidRDefault="00E0198E" w:rsidP="00E0198E">
      <w:pPr>
        <w:pStyle w:val="Listenabsatz"/>
        <w:numPr>
          <w:ilvl w:val="0"/>
          <w:numId w:val="3"/>
        </w:numPr>
        <w:rPr>
          <w:rStyle w:val="Citing"/>
        </w:rPr>
      </w:pPr>
      <w:r w:rsidRPr="00B219E6">
        <w:rPr>
          <w:rStyle w:val="Citing"/>
        </w:rPr>
        <w:t xml:space="preserve">Support for at least one of (a) and (b). </w:t>
      </w:r>
    </w:p>
    <w:p w:rsidR="00A1397B" w:rsidRPr="001E34F7" w:rsidRDefault="00A1397B" w:rsidP="00A1397B">
      <w:pPr>
        <w:pStyle w:val="Listenabsatz"/>
        <w:rPr>
          <w:lang w:val="en-US"/>
        </w:rPr>
      </w:pPr>
      <w:commentRangeStart w:id="11"/>
      <w:r>
        <w:rPr>
          <w:lang w:val="en-US"/>
        </w:rPr>
        <w:t xml:space="preserve">Not necessarily the combination of the </w:t>
      </w:r>
      <w:commentRangeStart w:id="12"/>
      <w:r>
        <w:rPr>
          <w:lang w:val="en-US"/>
        </w:rPr>
        <w:t>two</w:t>
      </w:r>
      <w:commentRangeEnd w:id="11"/>
      <w:r>
        <w:rPr>
          <w:rStyle w:val="Kommentarzeichen"/>
          <w:vanish/>
        </w:rPr>
        <w:commentReference w:id="11"/>
      </w:r>
      <w:commentRangeEnd w:id="12"/>
      <w:r>
        <w:rPr>
          <w:rStyle w:val="Kommentarzeichen"/>
        </w:rPr>
        <w:commentReference w:id="12"/>
      </w:r>
    </w:p>
    <w:p w:rsidR="001E34F7" w:rsidRDefault="00E0198E" w:rsidP="001E34F7">
      <w:pPr>
        <w:rPr>
          <w:lang w:val="en-US"/>
        </w:rPr>
      </w:pPr>
      <w:r>
        <w:rPr>
          <w:lang w:val="en-US"/>
        </w:rPr>
        <w:t>Allows explicit querying of specific indices</w:t>
      </w:r>
    </w:p>
    <w:p w:rsidR="00FB19F3" w:rsidRDefault="00FB19F3" w:rsidP="00FB19F3">
      <w:pPr>
        <w:pStyle w:val="ExampleCode"/>
      </w:pPr>
      <w:r>
        <w:t>dc.creator = anderson</w:t>
      </w:r>
    </w:p>
    <w:p w:rsidR="00847516" w:rsidRDefault="00B2354A" w:rsidP="00847516">
      <w:pPr>
        <w:pStyle w:val="ExampleCode"/>
      </w:pPr>
      <w:r>
        <w:t xml:space="preserve">title </w:t>
      </w:r>
      <w:r w:rsidR="00FB19F3">
        <w:t xml:space="preserve">adj </w:t>
      </w:r>
      <w:r w:rsidR="006505A2">
        <w:t>“</w:t>
      </w:r>
      <w:r w:rsidR="00CF422B">
        <w:t>wonderful feelings</w:t>
      </w:r>
      <w:r w:rsidR="001117AA">
        <w:t>”</w:t>
      </w:r>
    </w:p>
    <w:p w:rsidR="00CF422B" w:rsidRDefault="00CF422B" w:rsidP="00847516">
      <w:pPr>
        <w:pStyle w:val="ExampleCode"/>
      </w:pPr>
      <w:r>
        <w:t>bib</w:t>
      </w:r>
      <w:r w:rsidR="00FB19F3">
        <w:t>.dateIssued &lt; 1998</w:t>
      </w:r>
    </w:p>
    <w:p w:rsidR="00847516" w:rsidRDefault="00847516" w:rsidP="001E34F7">
      <w:pPr>
        <w:rPr>
          <w:lang w:val="en-US"/>
        </w:rPr>
      </w:pPr>
      <w:r>
        <w:rPr>
          <w:lang w:val="en-US"/>
        </w:rPr>
        <w:t>and combine atomic queries with Boolean</w:t>
      </w:r>
      <w:r w:rsidR="001E35CC">
        <w:rPr>
          <w:lang w:val="en-US"/>
        </w:rPr>
        <w:t xml:space="preserve"> operators. They</w:t>
      </w:r>
      <w:r>
        <w:rPr>
          <w:lang w:val="en-US"/>
        </w:rPr>
        <w:t xml:space="preserve"> all </w:t>
      </w:r>
      <w:r w:rsidR="001E35CC">
        <w:rPr>
          <w:lang w:val="en-US"/>
        </w:rPr>
        <w:t xml:space="preserve">have </w:t>
      </w:r>
      <w:r w:rsidRPr="00847516">
        <w:rPr>
          <w:lang w:val="en-US"/>
        </w:rPr>
        <w:t>the same precedence</w:t>
      </w:r>
      <w:r w:rsidR="001E35CC">
        <w:rPr>
          <w:lang w:val="en-US"/>
        </w:rPr>
        <w:t xml:space="preserve"> and </w:t>
      </w:r>
      <w:r w:rsidRPr="00847516">
        <w:rPr>
          <w:lang w:val="en-US"/>
        </w:rPr>
        <w:t>are evaluated left-to-right. Parentheses may be used to ove</w:t>
      </w:r>
      <w:r w:rsidR="001E35CC">
        <w:rPr>
          <w:lang w:val="en-US"/>
        </w:rPr>
        <w:t>r</w:t>
      </w:r>
      <w:r w:rsidRPr="00847516">
        <w:rPr>
          <w:lang w:val="en-US"/>
        </w:rPr>
        <w:t>ride left-to-right evaluation</w:t>
      </w:r>
      <w:r>
        <w:rPr>
          <w:lang w:val="en-US"/>
        </w:rPr>
        <w:t>:</w:t>
      </w:r>
    </w:p>
    <w:p w:rsidR="00847516" w:rsidRDefault="00847516" w:rsidP="00847516">
      <w:pPr>
        <w:pStyle w:val="ExampleCode"/>
      </w:pPr>
      <w:r>
        <w:t>system AND language</w:t>
      </w:r>
    </w:p>
    <w:p w:rsidR="00847516" w:rsidRDefault="00847516" w:rsidP="00847516">
      <w:pPr>
        <w:pStyle w:val="ExampleCode"/>
      </w:pPr>
      <w:r>
        <w:t>system OR language</w:t>
      </w:r>
    </w:p>
    <w:p w:rsidR="00847516" w:rsidRDefault="00847516" w:rsidP="00847516">
      <w:pPr>
        <w:pStyle w:val="ExampleCode"/>
      </w:pPr>
      <w:r>
        <w:t>system AND (language OR acquisition)</w:t>
      </w:r>
    </w:p>
    <w:p w:rsidR="006505A2" w:rsidRDefault="006505A2" w:rsidP="006505A2">
      <w:pPr>
        <w:pStyle w:val="ExampleCode"/>
      </w:pPr>
      <w:r>
        <w:t>system NOT language /* read: AND NOT</w:t>
      </w:r>
      <w:r w:rsidR="001117AA">
        <w:t>; not an unary operator!</w:t>
      </w:r>
      <w:r>
        <w:t xml:space="preserve"> */</w:t>
      </w:r>
    </w:p>
    <w:p w:rsidR="00042251" w:rsidRDefault="00042251" w:rsidP="00042251">
      <w:pPr>
        <w:rPr>
          <w:lang w:val="en-US"/>
        </w:rPr>
      </w:pPr>
      <w:r w:rsidRPr="00042251">
        <w:rPr>
          <w:lang w:val="en-US"/>
        </w:rPr>
        <w:t>One special boolean operator i</w:t>
      </w:r>
      <w:r>
        <w:rPr>
          <w:lang w:val="en-US"/>
        </w:rPr>
        <w:t xml:space="preserve">s the proximity operator </w:t>
      </w:r>
      <w:r w:rsidR="001E35CC">
        <w:rPr>
          <w:lang w:val="en-US"/>
        </w:rPr>
        <w:t>“</w:t>
      </w:r>
      <w:r w:rsidRPr="00042251">
        <w:rPr>
          <w:rStyle w:val="Citing"/>
        </w:rPr>
        <w:t>allowing for the relative locations of the terms to be used in order to determine the resulting set of records</w:t>
      </w:r>
      <w:r w:rsidR="001E35CC">
        <w:rPr>
          <w:rStyle w:val="Citing"/>
        </w:rPr>
        <w:t>”</w:t>
      </w:r>
      <w:r>
        <w:rPr>
          <w:lang w:val="en-US"/>
        </w:rPr>
        <w:t>. It is also the only Boolean operator to take (Boolean) modifiers:</w:t>
      </w:r>
    </w:p>
    <w:p w:rsidR="00042251" w:rsidRDefault="00042251" w:rsidP="00226606">
      <w:pPr>
        <w:pStyle w:val="Def"/>
      </w:pPr>
      <w:r>
        <w:t>PROX /unit = {unit}</w:t>
      </w:r>
      <w:r w:rsidR="00226606">
        <w:br/>
      </w:r>
      <w:r>
        <w:t xml:space="preserve">  /distance {comparison_operator} {number}</w:t>
      </w:r>
      <w:r w:rsidR="00226606">
        <w:br/>
      </w:r>
      <w:r>
        <w:t xml:space="preserve">  /ordered|unordered</w:t>
      </w:r>
    </w:p>
    <w:p w:rsidR="001E35CC" w:rsidRDefault="001E35CC" w:rsidP="001E35CC">
      <w:pPr>
        <w:pStyle w:val="ExampleCode"/>
      </w:pPr>
      <w:r w:rsidRPr="001E35CC">
        <w:t>cat prox/unit=word/distance&gt;2/ordered hat</w:t>
      </w:r>
    </w:p>
    <w:p w:rsidR="00042251" w:rsidRDefault="00042251" w:rsidP="001E35CC">
      <w:pPr>
        <w:pStyle w:val="ExampleCode"/>
      </w:pPr>
      <w:r w:rsidRPr="00042251">
        <w:t>cat prox/unit=paragraph hat</w:t>
      </w:r>
    </w:p>
    <w:p w:rsidR="001E34F7" w:rsidRDefault="006534B7" w:rsidP="001E34F7">
      <w:pPr>
        <w:pStyle w:val="berschrift2"/>
        <w:rPr>
          <w:lang w:val="en-US"/>
        </w:rPr>
      </w:pPr>
      <w:bookmarkStart w:id="13" w:name="_Toc287824912"/>
      <w:r>
        <w:rPr>
          <w:lang w:val="en-US"/>
        </w:rPr>
        <w:t xml:space="preserve">Conformance Level 2 - </w:t>
      </w:r>
      <w:r w:rsidR="001E34F7">
        <w:rPr>
          <w:lang w:val="en-US"/>
        </w:rPr>
        <w:t>Parse any CQL</w:t>
      </w:r>
      <w:bookmarkEnd w:id="13"/>
    </w:p>
    <w:p w:rsidR="001E34F7" w:rsidRDefault="00252E13" w:rsidP="001339BC">
      <w:pPr>
        <w:rPr>
          <w:lang w:val="en-US"/>
        </w:rPr>
      </w:pPr>
      <w:r>
        <w:rPr>
          <w:lang w:val="en-US"/>
        </w:rPr>
        <w:t>(Support for Level 1 plus: )</w:t>
      </w:r>
      <w:r w:rsidR="001339BC">
        <w:rPr>
          <w:lang w:val="en-US"/>
        </w:rPr>
        <w:br/>
      </w:r>
      <w:r w:rsidR="001E34F7" w:rsidRPr="001E34F7">
        <w:rPr>
          <w:lang w:val="en-US"/>
        </w:rPr>
        <w:t>Ability to parse all of CQL and respon</w:t>
      </w:r>
      <w:r w:rsidR="001E34F7">
        <w:rPr>
          <w:lang w:val="en-US"/>
        </w:rPr>
        <w:t>d with appropriate diagnostics.</w:t>
      </w:r>
      <w:r w:rsidR="001339BC">
        <w:rPr>
          <w:lang w:val="en-US"/>
        </w:rPr>
        <w:br/>
      </w:r>
      <w:r w:rsidR="001E34F7" w:rsidRPr="001E34F7">
        <w:rPr>
          <w:lang w:val="en-US"/>
        </w:rPr>
        <w:t>Note that Level 2 does not require support for all of CQL</w:t>
      </w:r>
      <w:r>
        <w:rPr>
          <w:lang w:val="en-US"/>
        </w:rPr>
        <w:t>,  just be able to parse it.</w:t>
      </w:r>
    </w:p>
    <w:p w:rsidR="006505A2" w:rsidRDefault="006505A2" w:rsidP="006505A2">
      <w:pPr>
        <w:pStyle w:val="ExampleCode"/>
      </w:pPr>
      <w:r w:rsidRPr="006505A2">
        <w:lastRenderedPageBreak/>
        <w:t xml:space="preserve">title any language </w:t>
      </w:r>
      <w:r>
        <w:t>AND (</w:t>
      </w:r>
      <w:r w:rsidRPr="006505A2">
        <w:t xml:space="preserve">identifier contains rosettaproject </w:t>
      </w:r>
      <w:r w:rsidR="00920665">
        <w:br/>
        <w:t xml:space="preserve">   O</w:t>
      </w:r>
      <w:r>
        <w:t xml:space="preserve">R </w:t>
      </w:r>
      <w:r w:rsidRPr="006505A2">
        <w:t>publisher contains "SIL International")</w:t>
      </w:r>
    </w:p>
    <w:p w:rsidR="006505A2" w:rsidRPr="001E34F7" w:rsidRDefault="006505A2" w:rsidP="006505A2">
      <w:pPr>
        <w:pStyle w:val="ExampleCode"/>
      </w:pPr>
      <w:r w:rsidRPr="006505A2">
        <w:t xml:space="preserve">title contains </w:t>
      </w:r>
      <w:r w:rsidR="00920665">
        <w:t>Herz</w:t>
      </w:r>
      <w:r w:rsidRPr="006505A2">
        <w:t xml:space="preserve"> and date </w:t>
      </w:r>
      <w:r>
        <w:t xml:space="preserve">&gt; </w:t>
      </w:r>
      <w:r w:rsidRPr="006505A2">
        <w:t xml:space="preserve">1910 and date </w:t>
      </w:r>
      <w:r>
        <w:t xml:space="preserve">&lt; </w:t>
      </w:r>
      <w:r w:rsidRPr="006505A2">
        <w:t>1920</w:t>
      </w:r>
      <w:r>
        <w:t xml:space="preserve"> </w:t>
      </w:r>
      <w:r>
        <w:br/>
        <w:t>/* alternatively: */</w:t>
      </w:r>
      <w:r>
        <w:br/>
      </w:r>
      <w:r w:rsidRPr="006505A2">
        <w:t xml:space="preserve">title contains </w:t>
      </w:r>
      <w:r w:rsidR="00CC6611">
        <w:t>Herz</w:t>
      </w:r>
      <w:r w:rsidRPr="006505A2">
        <w:t xml:space="preserve"> and date </w:t>
      </w:r>
      <w:r>
        <w:t>within “</w:t>
      </w:r>
      <w:r w:rsidRPr="006505A2">
        <w:t>1910 1920</w:t>
      </w:r>
      <w:r>
        <w:t>”</w:t>
      </w:r>
    </w:p>
    <w:p w:rsidR="006505A2" w:rsidRDefault="00380FFB" w:rsidP="008D2739">
      <w:pPr>
        <w:pStyle w:val="berschrift2"/>
        <w:rPr>
          <w:lang w:val="en-US"/>
        </w:rPr>
      </w:pPr>
      <w:bookmarkStart w:id="14" w:name="_Toc287824913"/>
      <w:r>
        <w:rPr>
          <w:lang w:val="en-US"/>
        </w:rPr>
        <w:t xml:space="preserve">Relations and </w:t>
      </w:r>
      <w:r w:rsidR="006505A2">
        <w:rPr>
          <w:lang w:val="en-US"/>
        </w:rPr>
        <w:t>Relation Modifiers</w:t>
      </w:r>
      <w:bookmarkEnd w:id="14"/>
    </w:p>
    <w:p w:rsidR="006505A2" w:rsidRDefault="006505A2" w:rsidP="006505A2">
      <w:pPr>
        <w:rPr>
          <w:lang w:val="en-US"/>
        </w:rPr>
      </w:pPr>
      <w:r>
        <w:rPr>
          <w:lang w:val="en-US"/>
        </w:rPr>
        <w:t>The default context set</w:t>
      </w:r>
      <w:r w:rsidR="00252E13">
        <w:rPr>
          <w:rStyle w:val="Funotenzeichen"/>
          <w:lang w:val="en-US"/>
        </w:rPr>
        <w:footnoteReference w:id="11"/>
      </w:r>
      <w:r>
        <w:rPr>
          <w:lang w:val="en-US"/>
        </w:rPr>
        <w:t xml:space="preserve"> defines a number of </w:t>
      </w:r>
      <w:r w:rsidR="00380FFB">
        <w:rPr>
          <w:lang w:val="en-US"/>
        </w:rPr>
        <w:t xml:space="preserve">basic relations and </w:t>
      </w:r>
      <w:r>
        <w:rPr>
          <w:lang w:val="en-US"/>
        </w:rPr>
        <w:t>so called relation modifiers</w:t>
      </w:r>
      <w:r w:rsidR="00CC6611">
        <w:rPr>
          <w:lang w:val="en-US"/>
        </w:rPr>
        <w:t xml:space="preserve">, which allow to fine-tune the results. </w:t>
      </w:r>
      <w:r w:rsidR="00380FFB">
        <w:rPr>
          <w:lang w:val="en-US"/>
        </w:rPr>
        <w:t>Defined relations:</w:t>
      </w:r>
    </w:p>
    <w:p w:rsidR="00380FFB" w:rsidRDefault="00380FFB" w:rsidP="00380FFB">
      <w:pPr>
        <w:pStyle w:val="Def"/>
      </w:pPr>
      <w:r>
        <w:t>=  &gt;=  &lt;=  ==  adj all any within enclose</w:t>
      </w:r>
      <w:r w:rsidR="00252E13">
        <w:t>s</w:t>
      </w:r>
    </w:p>
    <w:p w:rsidR="00252E13" w:rsidRDefault="00252E13" w:rsidP="006505A2">
      <w:pPr>
        <w:rPr>
          <w:lang w:val="en-US"/>
        </w:rPr>
      </w:pPr>
      <w:r>
        <w:rPr>
          <w:lang w:val="en-US"/>
        </w:rPr>
        <w:t>Some of the defined  (functional and term-format) relation modifiers:</w:t>
      </w:r>
    </w:p>
    <w:p w:rsidR="00CC6611" w:rsidRPr="006505A2" w:rsidRDefault="00CC6611" w:rsidP="00252E13">
      <w:pPr>
        <w:pStyle w:val="Def"/>
      </w:pPr>
      <w:r>
        <w:t>/stem /relevant /fuzzy /respectCase</w:t>
      </w:r>
      <w:r w:rsidR="00252E13">
        <w:t xml:space="preserve">  /isoDate /oid</w:t>
      </w:r>
    </w:p>
    <w:p w:rsidR="00F73914" w:rsidRDefault="00F73914" w:rsidP="008D2739">
      <w:pPr>
        <w:pStyle w:val="berschrift2"/>
        <w:rPr>
          <w:lang w:val="en-US"/>
        </w:rPr>
      </w:pPr>
      <w:bookmarkStart w:id="15" w:name="_Toc287824914"/>
      <w:r>
        <w:rPr>
          <w:lang w:val="en-US"/>
        </w:rPr>
        <w:t>Sorting</w:t>
      </w:r>
      <w:bookmarkEnd w:id="15"/>
    </w:p>
    <w:p w:rsidR="00F73914" w:rsidRPr="00380FFB" w:rsidRDefault="00252E13" w:rsidP="00F73914">
      <w:pPr>
        <w:rPr>
          <w:lang w:val="en-US"/>
        </w:rPr>
      </w:pPr>
      <w:r>
        <w:rPr>
          <w:lang w:val="en-US"/>
        </w:rPr>
        <w:t xml:space="preserve">A </w:t>
      </w:r>
      <w:r w:rsidR="00CC6611">
        <w:rPr>
          <w:lang w:val="en-US"/>
        </w:rPr>
        <w:t>dedicated context-set</w:t>
      </w:r>
      <w:r w:rsidR="00CC6611">
        <w:rPr>
          <w:rStyle w:val="Funotenzeichen"/>
          <w:lang w:val="en-US"/>
        </w:rPr>
        <w:footnoteReference w:id="12"/>
      </w:r>
      <w:r w:rsidR="00CC6611">
        <w:rPr>
          <w:lang w:val="en-US"/>
        </w:rPr>
        <w:t xml:space="preserve"> </w:t>
      </w:r>
      <w:r>
        <w:rPr>
          <w:lang w:val="en-US"/>
        </w:rPr>
        <w:t xml:space="preserve">defines </w:t>
      </w:r>
      <w:r w:rsidR="00995E68">
        <w:rPr>
          <w:lang w:val="en-US"/>
        </w:rPr>
        <w:t xml:space="preserve">the sort-clause: </w:t>
      </w:r>
      <w:r w:rsidR="00995E68" w:rsidRPr="00252E13">
        <w:rPr>
          <w:rStyle w:val="DefZchn"/>
        </w:rPr>
        <w:t>sortBy</w:t>
      </w:r>
      <w:r w:rsidR="00380FFB" w:rsidRPr="00380FFB">
        <w:rPr>
          <w:lang w:val="en-US"/>
        </w:rPr>
        <w:t>, t</w:t>
      </w:r>
      <w:r w:rsidR="00380FFB">
        <w:rPr>
          <w:lang w:val="en-US"/>
        </w:rPr>
        <w:t>o be used at the end of a cql query:</w:t>
      </w:r>
    </w:p>
    <w:p w:rsidR="00F73914" w:rsidRDefault="00252E13" w:rsidP="00995E68">
      <w:pPr>
        <w:pStyle w:val="ExampleCode"/>
      </w:pPr>
      <w:r w:rsidRPr="00F73914">
        <w:t>"</w:t>
      </w:r>
      <w:r w:rsidR="00F73914" w:rsidRPr="00F73914">
        <w:t xml:space="preserve">dinosaur" </w:t>
      </w:r>
      <w:r w:rsidR="00F73914" w:rsidRPr="00995E68">
        <w:rPr>
          <w:color w:val="FF0000"/>
        </w:rPr>
        <w:t>sortBy</w:t>
      </w:r>
      <w:r w:rsidR="00F73914" w:rsidRPr="00F73914">
        <w:t xml:space="preserve"> dc.date/sort.descending dc.title/sort.ascending</w:t>
      </w:r>
    </w:p>
    <w:p w:rsidR="00A91103" w:rsidRDefault="00F707D9" w:rsidP="008D2739">
      <w:pPr>
        <w:pStyle w:val="berschrift2"/>
        <w:rPr>
          <w:lang w:val="en-US"/>
        </w:rPr>
      </w:pPr>
      <w:bookmarkStart w:id="16" w:name="_Ref283840998"/>
      <w:bookmarkStart w:id="17" w:name="_Ref283841001"/>
      <w:bookmarkStart w:id="18" w:name="_Toc287824915"/>
      <w:r>
        <w:rPr>
          <w:lang w:val="en-US"/>
        </w:rPr>
        <w:t xml:space="preserve">Named </w:t>
      </w:r>
      <w:r w:rsidR="00A91103">
        <w:rPr>
          <w:lang w:val="en-US"/>
        </w:rPr>
        <w:t>Queries</w:t>
      </w:r>
      <w:bookmarkEnd w:id="16"/>
      <w:bookmarkEnd w:id="17"/>
      <w:bookmarkEnd w:id="18"/>
    </w:p>
    <w:p w:rsidR="00A91103" w:rsidRDefault="006534B7" w:rsidP="00A91103">
      <w:pPr>
        <w:rPr>
          <w:lang w:val="en-US"/>
        </w:rPr>
      </w:pPr>
      <w:r>
        <w:rPr>
          <w:lang w:val="en-US"/>
        </w:rPr>
        <w:t>The server can provide a unique identifi</w:t>
      </w:r>
      <w:r w:rsidR="00B2354A">
        <w:rPr>
          <w:lang w:val="en-US"/>
        </w:rPr>
        <w:t xml:space="preserve">er for a </w:t>
      </w:r>
      <w:r>
        <w:rPr>
          <w:lang w:val="en-US"/>
        </w:rPr>
        <w:t xml:space="preserve">result set by means of header element: </w:t>
      </w:r>
      <w:r w:rsidR="002F34EE">
        <w:rPr>
          <w:rStyle w:val="ExampleCodeZchn"/>
        </w:rPr>
        <w:t>&lt;r</w:t>
      </w:r>
      <w:r w:rsidRPr="006534B7">
        <w:rPr>
          <w:rStyle w:val="ExampleCodeZchn"/>
        </w:rPr>
        <w:t>esultSetId</w:t>
      </w:r>
      <w:r w:rsidR="002F34EE">
        <w:rPr>
          <w:rStyle w:val="ExampleCodeZchn"/>
        </w:rPr>
        <w:t>&gt;</w:t>
      </w:r>
      <w:r>
        <w:rPr>
          <w:lang w:val="en-US"/>
        </w:rPr>
        <w:t>. This id can be used in subsequent r</w:t>
      </w:r>
      <w:r w:rsidR="00252E13">
        <w:rPr>
          <w:lang w:val="en-US"/>
        </w:rPr>
        <w:t xml:space="preserve">equests to reference the result using </w:t>
      </w:r>
      <w:r w:rsidR="00A91103">
        <w:rPr>
          <w:lang w:val="en-US"/>
        </w:rPr>
        <w:t xml:space="preserve">the index: </w:t>
      </w:r>
      <w:r w:rsidR="00A91103" w:rsidRPr="006534B7">
        <w:rPr>
          <w:rStyle w:val="ExampleCodeZchn"/>
        </w:rPr>
        <w:t>cql.resultSetId</w:t>
      </w:r>
      <w:r w:rsidR="00A91103">
        <w:rPr>
          <w:lang w:val="en-US"/>
        </w:rPr>
        <w:t xml:space="preserve">, </w:t>
      </w:r>
      <w:r>
        <w:rPr>
          <w:lang w:val="en-US"/>
        </w:rPr>
        <w:t xml:space="preserve">allowing </w:t>
      </w:r>
      <w:r w:rsidR="00E027D9">
        <w:rPr>
          <w:lang w:val="en-US"/>
        </w:rPr>
        <w:t>referencing</w:t>
      </w:r>
      <w:r>
        <w:rPr>
          <w:lang w:val="en-US"/>
        </w:rPr>
        <w:t xml:space="preserve"> the result set within a query. T</w:t>
      </w:r>
      <w:r w:rsidR="00A91103">
        <w:rPr>
          <w:lang w:val="en-US"/>
        </w:rPr>
        <w:t>hus after receiving t</w:t>
      </w:r>
      <w:r>
        <w:rPr>
          <w:lang w:val="en-US"/>
        </w:rPr>
        <w:t>wo result s</w:t>
      </w:r>
      <w:r w:rsidR="00A91103">
        <w:rPr>
          <w:lang w:val="en-US"/>
        </w:rPr>
        <w:t>ets (with the ids</w:t>
      </w:r>
      <w:r>
        <w:rPr>
          <w:lang w:val="en-US"/>
        </w:rPr>
        <w:t xml:space="preserve"> </w:t>
      </w:r>
      <w:r w:rsidRPr="006534B7">
        <w:rPr>
          <w:rStyle w:val="ExampleCodeZchn"/>
        </w:rPr>
        <w:t>a</w:t>
      </w:r>
      <w:r>
        <w:rPr>
          <w:lang w:val="en-US"/>
        </w:rPr>
        <w:t xml:space="preserve"> and </w:t>
      </w:r>
      <w:r w:rsidRPr="006534B7">
        <w:rPr>
          <w:rStyle w:val="ExampleCodeZchn"/>
        </w:rPr>
        <w:t>b</w:t>
      </w:r>
      <w:r w:rsidR="00A91103">
        <w:rPr>
          <w:lang w:val="en-US"/>
        </w:rPr>
        <w:t>) one could request an intersection of those two via:</w:t>
      </w:r>
    </w:p>
    <w:p w:rsidR="00A91103" w:rsidRDefault="00A91103" w:rsidP="00A91103">
      <w:pPr>
        <w:pStyle w:val="ExampleCode"/>
      </w:pPr>
      <w:r w:rsidRPr="00A91103">
        <w:t>cql.resultSetId = "a" AND cql.resultSetId = "b"</w:t>
      </w:r>
    </w:p>
    <w:p w:rsidR="00A91103" w:rsidRPr="00A91103" w:rsidRDefault="00A91103" w:rsidP="00A91103">
      <w:pPr>
        <w:rPr>
          <w:lang w:val="en-US"/>
        </w:rPr>
      </w:pPr>
      <w:r w:rsidRPr="00A91103">
        <w:rPr>
          <w:lang w:val="en-US"/>
        </w:rPr>
        <w:t>or continue restricting the r</w:t>
      </w:r>
      <w:r>
        <w:rPr>
          <w:lang w:val="en-US"/>
        </w:rPr>
        <w:t>esult</w:t>
      </w:r>
      <w:r w:rsidR="006534B7">
        <w:rPr>
          <w:lang w:val="en-US"/>
        </w:rPr>
        <w:t xml:space="preserve"> with:</w:t>
      </w:r>
    </w:p>
    <w:p w:rsidR="006534B7" w:rsidRDefault="00A91103" w:rsidP="00A91103">
      <w:pPr>
        <w:pStyle w:val="ExampleCode"/>
      </w:pPr>
      <w:r w:rsidRPr="00A91103">
        <w:t xml:space="preserve">cql.resultSetId = "a" AND </w:t>
      </w:r>
      <w:r>
        <w:t>dc.title=cat</w:t>
      </w:r>
    </w:p>
    <w:p w:rsidR="001E35CC" w:rsidRPr="001E35CC" w:rsidRDefault="001E35CC" w:rsidP="001E35CC">
      <w:pPr>
        <w:rPr>
          <w:lang w:val="en-US"/>
        </w:rPr>
      </w:pPr>
      <w:r>
        <w:rPr>
          <w:lang w:val="en-US"/>
        </w:rPr>
        <w:t xml:space="preserve">Along </w:t>
      </w:r>
      <w:r w:rsidRPr="001E35CC">
        <w:rPr>
          <w:lang w:val="en-US"/>
        </w:rPr>
        <w:t xml:space="preserve">with </w:t>
      </w:r>
      <w:r w:rsidR="002F34EE">
        <w:rPr>
          <w:rStyle w:val="ExampleCodeZchn"/>
        </w:rPr>
        <w:t>&lt;r</w:t>
      </w:r>
      <w:r w:rsidRPr="001E35CC">
        <w:rPr>
          <w:rStyle w:val="ExampleCodeZchn"/>
        </w:rPr>
        <w:t>esultSetId</w:t>
      </w:r>
      <w:r w:rsidR="002F34EE">
        <w:rPr>
          <w:rStyle w:val="ExampleCodeZchn"/>
        </w:rPr>
        <w:t>&gt;</w:t>
      </w:r>
      <w:r w:rsidRPr="001E35CC">
        <w:rPr>
          <w:rStyle w:val="ExampleCodeZchn"/>
        </w:rPr>
        <w:t xml:space="preserve"> </w:t>
      </w:r>
      <w:r w:rsidRPr="001E35CC">
        <w:rPr>
          <w:lang w:val="en-US"/>
        </w:rPr>
        <w:t xml:space="preserve">server may </w:t>
      </w:r>
      <w:r>
        <w:rPr>
          <w:lang w:val="en-US"/>
        </w:rPr>
        <w:t xml:space="preserve">supply </w:t>
      </w:r>
      <w:r w:rsidR="002F34EE">
        <w:rPr>
          <w:rStyle w:val="ExampleCodeZchn"/>
        </w:rPr>
        <w:t>&lt;r</w:t>
      </w:r>
      <w:r w:rsidRPr="001E35CC">
        <w:rPr>
          <w:rStyle w:val="ExampleCodeZchn"/>
        </w:rPr>
        <w:t>esultSetIdleTime</w:t>
      </w:r>
      <w:r w:rsidR="002F34EE">
        <w:rPr>
          <w:rStyle w:val="ExampleCodeZchn"/>
        </w:rPr>
        <w:t>&gt;</w:t>
      </w:r>
      <w:r w:rsidR="002F34EE">
        <w:rPr>
          <w:lang w:val="en-US"/>
        </w:rPr>
        <w:t xml:space="preserve"> -</w:t>
      </w:r>
      <w:r>
        <w:rPr>
          <w:lang w:val="en-US"/>
        </w:rPr>
        <w:t xml:space="preserve"> </w:t>
      </w:r>
      <w:r w:rsidRPr="001E35CC">
        <w:rPr>
          <w:rStyle w:val="Citing"/>
        </w:rPr>
        <w:t>a good-faith estimate that the result set will remain available and unchanged (both in content and order)</w:t>
      </w:r>
      <w:r>
        <w:rPr>
          <w:rStyle w:val="Citing"/>
        </w:rPr>
        <w:t>.</w:t>
      </w:r>
    </w:p>
    <w:p w:rsidR="00F707D9" w:rsidRDefault="00F707D9" w:rsidP="00F707D9">
      <w:pPr>
        <w:pStyle w:val="berschrift1"/>
        <w:rPr>
          <w:lang w:val="en-US"/>
        </w:rPr>
      </w:pPr>
      <w:bookmarkStart w:id="19" w:name="_Toc287824916"/>
      <w:r>
        <w:rPr>
          <w:lang w:val="en-US"/>
        </w:rPr>
        <w:t>Further features / operations</w:t>
      </w:r>
      <w:bookmarkEnd w:id="19"/>
    </w:p>
    <w:p w:rsidR="00D85B2F" w:rsidRDefault="00D85B2F" w:rsidP="00F707D9">
      <w:pPr>
        <w:pStyle w:val="berschrift2"/>
        <w:rPr>
          <w:lang w:val="en-US"/>
        </w:rPr>
      </w:pPr>
      <w:bookmarkStart w:id="20" w:name="_Ref283825541"/>
      <w:bookmarkStart w:id="21" w:name="_Ref283842101"/>
      <w:bookmarkStart w:id="22" w:name="_Ref283842105"/>
      <w:bookmarkStart w:id="23" w:name="_Toc287824917"/>
      <w:r>
        <w:rPr>
          <w:lang w:val="en-US"/>
        </w:rPr>
        <w:t>Context Sets</w:t>
      </w:r>
      <w:bookmarkEnd w:id="20"/>
      <w:bookmarkEnd w:id="21"/>
      <w:bookmarkEnd w:id="22"/>
      <w:bookmarkEnd w:id="23"/>
    </w:p>
    <w:p w:rsidR="00EC39C2" w:rsidRDefault="00EC39C2" w:rsidP="00EC39C2">
      <w:pPr>
        <w:pStyle w:val="Anfhrungszeichen"/>
        <w:rPr>
          <w:lang w:val="en-US"/>
        </w:rPr>
      </w:pPr>
      <w:r w:rsidRPr="00EC39C2">
        <w:rPr>
          <w:lang w:val="en-US"/>
        </w:rPr>
        <w:t>CQL is so-named ("Contextual Query Language") because it is founded on the concept of searching by semantics and context, rather than by syntax.  CQL uses context sets to provide the means to define community-specific semantics.  Context sets allow CQL to be used by communities in ways that the designers could not have foreseen, while still maintaining the same rules for parsing.</w:t>
      </w:r>
      <w:r>
        <w:rPr>
          <w:rStyle w:val="Funotenzeichen"/>
          <w:lang w:val="en-US"/>
        </w:rPr>
        <w:footnoteReference w:id="13"/>
      </w:r>
    </w:p>
    <w:p w:rsidR="001117AA" w:rsidRDefault="002F7C87" w:rsidP="00D85B2F">
      <w:pPr>
        <w:rPr>
          <w:lang w:val="en-US"/>
        </w:rPr>
      </w:pPr>
      <w:r>
        <w:rPr>
          <w:lang w:val="en-US"/>
        </w:rPr>
        <w:t>C</w:t>
      </w:r>
      <w:r w:rsidRPr="002F7C87">
        <w:rPr>
          <w:lang w:val="en-US"/>
        </w:rPr>
        <w:t xml:space="preserve">ontext sets </w:t>
      </w:r>
      <w:r>
        <w:rPr>
          <w:lang w:val="en-US"/>
        </w:rPr>
        <w:t xml:space="preserve">allow to define “own” </w:t>
      </w:r>
      <w:r w:rsidRPr="002F7C87">
        <w:rPr>
          <w:lang w:val="en-US"/>
        </w:rPr>
        <w:t xml:space="preserve">indices, relations, Boolean operators and modifiers. </w:t>
      </w:r>
      <w:r w:rsidR="00FD4E67">
        <w:rPr>
          <w:lang w:val="en-US"/>
        </w:rPr>
        <w:t xml:space="preserve">List of existing registered context sets: </w:t>
      </w:r>
      <w:hyperlink r:id="rId10" w:history="1">
        <w:r w:rsidR="00FD4E67" w:rsidRPr="00614274">
          <w:rPr>
            <w:rStyle w:val="Hyperlink"/>
            <w:lang w:val="en-US"/>
          </w:rPr>
          <w:t>http://www.loc.gov/standards/sru/resources/context-sets.html</w:t>
        </w:r>
      </w:hyperlink>
      <w:r w:rsidR="00304B7A">
        <w:rPr>
          <w:lang w:val="en-US"/>
        </w:rPr>
        <w:t xml:space="preserve"> </w:t>
      </w:r>
      <w:r w:rsidR="001117AA">
        <w:rPr>
          <w:lang w:val="en-US"/>
        </w:rPr>
        <w:t xml:space="preserve">A </w:t>
      </w:r>
      <w:r w:rsidR="001117AA">
        <w:rPr>
          <w:lang w:val="en-US"/>
        </w:rPr>
        <w:lastRenderedPageBreak/>
        <w:t xml:space="preserve">few application independent indices and the basic set of </w:t>
      </w:r>
      <w:r>
        <w:rPr>
          <w:lang w:val="en-US"/>
        </w:rPr>
        <w:t>relations and</w:t>
      </w:r>
      <w:r w:rsidR="007840F1">
        <w:rPr>
          <w:lang w:val="en-US"/>
        </w:rPr>
        <w:t xml:space="preserve"> </w:t>
      </w:r>
      <w:r w:rsidR="001117AA">
        <w:rPr>
          <w:lang w:val="en-US"/>
        </w:rPr>
        <w:t xml:space="preserve">modifiers is defined in the default </w:t>
      </w:r>
      <w:r w:rsidR="001117AA" w:rsidRPr="001117AA">
        <w:rPr>
          <w:rStyle w:val="NamedEntityZchn"/>
        </w:rPr>
        <w:t>CQL Context Set</w:t>
      </w:r>
      <w:r w:rsidR="001117AA">
        <w:rPr>
          <w:rStyle w:val="Funotenzeichen"/>
          <w:i/>
          <w:color w:val="4F6228" w:themeColor="accent3" w:themeShade="80"/>
          <w:lang w:val="en-US"/>
        </w:rPr>
        <w:footnoteReference w:id="14"/>
      </w:r>
      <w:r w:rsidR="007840F1">
        <w:rPr>
          <w:lang w:val="en-US"/>
        </w:rPr>
        <w:t>. Another canonic context s</w:t>
      </w:r>
      <w:r w:rsidR="001117AA">
        <w:rPr>
          <w:lang w:val="en-US"/>
        </w:rPr>
        <w:t xml:space="preserve">et is that of the 15 </w:t>
      </w:r>
      <w:r w:rsidR="001117AA" w:rsidRPr="00FB19F3">
        <w:rPr>
          <w:rStyle w:val="NamedEntityZchn"/>
        </w:rPr>
        <w:t>dublincore</w:t>
      </w:r>
      <w:r w:rsidR="007840F1">
        <w:rPr>
          <w:lang w:val="en-US"/>
        </w:rPr>
        <w:t xml:space="preserve"> elements.</w:t>
      </w:r>
      <w:r w:rsidR="001932A7" w:rsidRPr="008454D2">
        <w:rPr>
          <w:lang w:val="en-US"/>
        </w:rPr>
        <w:t xml:space="preserve"> </w:t>
      </w:r>
    </w:p>
    <w:p w:rsidR="00E66344" w:rsidRPr="00D85B2F" w:rsidRDefault="00E66344" w:rsidP="00E66344">
      <w:pPr>
        <w:pStyle w:val="Remark"/>
      </w:pPr>
      <w:commentRangeStart w:id="24"/>
      <w:r>
        <w:t xml:space="preserve">I couldn’t find out if there is any specific format for these context sets. The published context sets are simply pages adhering to the obvious template.. </w:t>
      </w:r>
      <w:commentRangeEnd w:id="24"/>
      <w:r w:rsidR="00C30110">
        <w:rPr>
          <w:rStyle w:val="Kommentarzeichen"/>
          <w:i w:val="0"/>
          <w:color w:val="auto"/>
          <w:lang w:val="de-AT"/>
        </w:rPr>
        <w:commentReference w:id="24"/>
      </w:r>
    </w:p>
    <w:p w:rsidR="00F707D9" w:rsidRDefault="00D32737" w:rsidP="00F707D9">
      <w:pPr>
        <w:pStyle w:val="berschrift2"/>
        <w:rPr>
          <w:lang w:val="en-US"/>
        </w:rPr>
      </w:pPr>
      <w:bookmarkStart w:id="25" w:name="_Toc287824918"/>
      <w:r>
        <w:rPr>
          <w:lang w:val="en-US"/>
        </w:rPr>
        <w:t>Explain operation -</w:t>
      </w:r>
      <w:r w:rsidR="00DC0172">
        <w:rPr>
          <w:lang w:val="en-US"/>
        </w:rPr>
        <w:t>A</w:t>
      </w:r>
      <w:r w:rsidR="00F707D9">
        <w:rPr>
          <w:lang w:val="en-US"/>
        </w:rPr>
        <w:t xml:space="preserve">nnounce </w:t>
      </w:r>
      <w:r w:rsidR="00DC0172">
        <w:rPr>
          <w:lang w:val="en-US"/>
        </w:rPr>
        <w:t>S</w:t>
      </w:r>
      <w:r w:rsidR="00F707D9">
        <w:rPr>
          <w:lang w:val="en-US"/>
        </w:rPr>
        <w:t xml:space="preserve">erver’s </w:t>
      </w:r>
      <w:r w:rsidR="00DC0172">
        <w:rPr>
          <w:lang w:val="en-US"/>
        </w:rPr>
        <w:t>C</w:t>
      </w:r>
      <w:r w:rsidR="00F707D9">
        <w:rPr>
          <w:lang w:val="en-US"/>
        </w:rPr>
        <w:t>apabilities</w:t>
      </w:r>
      <w:bookmarkEnd w:id="25"/>
      <w:r w:rsidR="00F707D9">
        <w:rPr>
          <w:lang w:val="en-US"/>
        </w:rPr>
        <w:t xml:space="preserve"> </w:t>
      </w:r>
    </w:p>
    <w:p w:rsidR="00304B7A" w:rsidRDefault="00F707D9" w:rsidP="00423126">
      <w:pPr>
        <w:pStyle w:val="Anfhrungszeichen"/>
        <w:rPr>
          <w:lang w:val="en-US"/>
        </w:rPr>
      </w:pPr>
      <w:r w:rsidRPr="0066490A">
        <w:rPr>
          <w:lang w:val="en-US"/>
        </w:rPr>
        <w:t>The Explain operation allows a client to retrieve a description of the facilities available at an SRU server. It can then be used by the client to self-configure and provide an app</w:t>
      </w:r>
      <w:r w:rsidR="00E027D9">
        <w:rPr>
          <w:lang w:val="en-US"/>
        </w:rPr>
        <w:t>r</w:t>
      </w:r>
      <w:r w:rsidRPr="0066490A">
        <w:rPr>
          <w:lang w:val="en-US"/>
        </w:rPr>
        <w:t>opriate interface to the user. The record is in X</w:t>
      </w:r>
      <w:r w:rsidR="00304B7A">
        <w:rPr>
          <w:lang w:val="en-US"/>
        </w:rPr>
        <w:t xml:space="preserve">ML and follows the </w:t>
      </w:r>
      <w:r w:rsidR="00304B7A" w:rsidRPr="00304B7A">
        <w:rPr>
          <w:rStyle w:val="NamedEntityZchn"/>
        </w:rPr>
        <w:t xml:space="preserve">ZeeRex </w:t>
      </w:r>
      <w:r w:rsidR="00423126">
        <w:rPr>
          <w:rStyle w:val="NamedEntityZchn"/>
        </w:rPr>
        <w:t>Schema</w:t>
      </w:r>
      <w:r w:rsidR="00423126" w:rsidRPr="0066490A">
        <w:rPr>
          <w:lang w:val="en-US"/>
        </w:rPr>
        <w:t>.</w:t>
      </w:r>
      <w:r w:rsidR="00423126">
        <w:rPr>
          <w:rStyle w:val="Funotenzeichen"/>
          <w:lang w:val="en-US"/>
        </w:rPr>
        <w:footnoteReference w:id="15"/>
      </w:r>
      <w:r w:rsidR="00423126" w:rsidRPr="00423126">
        <w:rPr>
          <w:rStyle w:val="Funotenzeichen"/>
          <w:lang w:val="en-US"/>
        </w:rPr>
        <w:t xml:space="preserve"> </w:t>
      </w:r>
      <w:r w:rsidR="00423126">
        <w:rPr>
          <w:rStyle w:val="Funotenzeichen"/>
          <w:lang w:val="en-US"/>
        </w:rPr>
        <w:footnoteReference w:id="16"/>
      </w:r>
      <w:r w:rsidR="00423126">
        <w:rPr>
          <w:rStyle w:val="Funotenzeichen"/>
          <w:lang w:val="en-US"/>
        </w:rPr>
        <w:t xml:space="preserve"> </w:t>
      </w:r>
      <w:r w:rsidR="00304B7A">
        <w:rPr>
          <w:lang w:val="en-US"/>
        </w:rPr>
        <w:t xml:space="preserve">describing the server, the database, context sets and indices used, as well as </w:t>
      </w:r>
      <w:r w:rsidR="00423126">
        <w:rPr>
          <w:lang w:val="en-US"/>
        </w:rPr>
        <w:t xml:space="preserve">available response </w:t>
      </w:r>
      <w:r w:rsidR="00304B7A">
        <w:rPr>
          <w:lang w:val="en-US"/>
        </w:rPr>
        <w:t>schemas and configuration options.</w:t>
      </w:r>
      <w:r w:rsidR="006B0AC6">
        <w:rPr>
          <w:lang w:val="en-US"/>
        </w:rPr>
        <w:t xml:space="preserve"> </w:t>
      </w:r>
    </w:p>
    <w:p w:rsidR="006B0AC6" w:rsidRPr="006B0AC6" w:rsidRDefault="00DC0172" w:rsidP="006B0AC6">
      <w:pPr>
        <w:rPr>
          <w:lang w:val="en-US"/>
        </w:rPr>
      </w:pPr>
      <w:r>
        <w:rPr>
          <w:lang w:val="en-US"/>
        </w:rPr>
        <w:t xml:space="preserve">(See the sample </w:t>
      </w:r>
      <w:r w:rsidR="00125AB8">
        <w:rPr>
          <w:lang w:val="en-US"/>
        </w:rPr>
        <w:fldChar w:fldCharType="begin"/>
      </w:r>
      <w:r>
        <w:rPr>
          <w:lang w:val="en-US"/>
        </w:rPr>
        <w:instrText xml:space="preserve"> REF _Ref284192059 \w \h </w:instrText>
      </w:r>
      <w:r w:rsidR="00125AB8">
        <w:rPr>
          <w:lang w:val="en-US"/>
        </w:rPr>
      </w:r>
      <w:r w:rsidR="00125AB8">
        <w:rPr>
          <w:lang w:val="en-US"/>
        </w:rPr>
        <w:fldChar w:fldCharType="separate"/>
      </w:r>
      <w:r w:rsidR="00243C76">
        <w:rPr>
          <w:lang w:val="en-US"/>
        </w:rPr>
        <w:t>Appendix G.3</w:t>
      </w:r>
      <w:r w:rsidR="00125AB8">
        <w:rPr>
          <w:lang w:val="en-US"/>
        </w:rPr>
        <w:fldChar w:fldCharType="end"/>
      </w:r>
      <w:r>
        <w:rPr>
          <w:lang w:val="en-US"/>
        </w:rPr>
        <w:t xml:space="preserve"> </w:t>
      </w:r>
      <w:r w:rsidR="00125AB8">
        <w:rPr>
          <w:lang w:val="en-US"/>
        </w:rPr>
        <w:fldChar w:fldCharType="begin"/>
      </w:r>
      <w:r>
        <w:rPr>
          <w:lang w:val="en-US"/>
        </w:rPr>
        <w:instrText xml:space="preserve"> REF _Ref284192064 \h </w:instrText>
      </w:r>
      <w:r w:rsidR="00125AB8">
        <w:rPr>
          <w:lang w:val="en-US"/>
        </w:rPr>
      </w:r>
      <w:r w:rsidR="00125AB8">
        <w:rPr>
          <w:lang w:val="en-US"/>
        </w:rPr>
        <w:fldChar w:fldCharType="separate"/>
      </w:r>
      <w:r w:rsidR="00243C76" w:rsidRPr="00A040CD">
        <w:rPr>
          <w:lang w:val="en-US"/>
        </w:rPr>
        <w:t>ZeeRex explain record</w:t>
      </w:r>
      <w:r w:rsidR="00125AB8">
        <w:rPr>
          <w:lang w:val="en-US"/>
        </w:rPr>
        <w:fldChar w:fldCharType="end"/>
      </w:r>
      <w:r w:rsidR="006B0AC6">
        <w:rPr>
          <w:lang w:val="en-US"/>
        </w:rPr>
        <w:t>)</w:t>
      </w:r>
    </w:p>
    <w:p w:rsidR="0070163A" w:rsidRDefault="0070163A" w:rsidP="00F707D9">
      <w:pPr>
        <w:rPr>
          <w:lang w:val="en-US"/>
        </w:rPr>
      </w:pPr>
      <w:r>
        <w:rPr>
          <w:lang w:val="en-US"/>
        </w:rPr>
        <w:t>T</w:t>
      </w:r>
      <w:r w:rsidRPr="0070163A">
        <w:rPr>
          <w:lang w:val="en-US"/>
        </w:rPr>
        <w:t xml:space="preserve">his record </w:t>
      </w:r>
      <w:r>
        <w:rPr>
          <w:lang w:val="en-US"/>
        </w:rPr>
        <w:t xml:space="preserve">shall </w:t>
      </w:r>
      <w:r w:rsidRPr="0070163A">
        <w:rPr>
          <w:lang w:val="en-US"/>
        </w:rPr>
        <w:t>be retrievable as the response of an HTTP GET at the base URL for SRU server</w:t>
      </w:r>
      <w:r>
        <w:rPr>
          <w:lang w:val="en-US"/>
        </w:rPr>
        <w:t>.</w:t>
      </w:r>
    </w:p>
    <w:p w:rsidR="00F707D9" w:rsidRDefault="00F707D9" w:rsidP="00F707D9">
      <w:pPr>
        <w:rPr>
          <w:lang w:val="en-US"/>
        </w:rPr>
      </w:pPr>
      <w:r>
        <w:rPr>
          <w:lang w:val="en-US"/>
        </w:rPr>
        <w:t xml:space="preserve">So while the context sets allow to </w:t>
      </w:r>
      <w:r w:rsidR="00692EE8">
        <w:rPr>
          <w:lang w:val="en-US"/>
        </w:rPr>
        <w:t xml:space="preserve">define </w:t>
      </w:r>
      <w:commentRangeStart w:id="26"/>
      <w:commentRangeStart w:id="27"/>
      <w:r w:rsidR="00692EE8">
        <w:rPr>
          <w:lang w:val="en-US"/>
        </w:rPr>
        <w:t xml:space="preserve">possible </w:t>
      </w:r>
      <w:commentRangeEnd w:id="26"/>
      <w:r w:rsidR="00692EE8">
        <w:rPr>
          <w:rStyle w:val="Kommentarzeichen"/>
          <w:vanish/>
        </w:rPr>
        <w:commentReference w:id="26"/>
      </w:r>
      <w:commentRangeEnd w:id="27"/>
      <w:r w:rsidR="00692EE8">
        <w:rPr>
          <w:rStyle w:val="Kommentarzeichen"/>
        </w:rPr>
        <w:commentReference w:id="27"/>
      </w:r>
      <w:r w:rsidR="00692EE8">
        <w:rPr>
          <w:lang w:val="en-US"/>
        </w:rPr>
        <w:t xml:space="preserve">indices </w:t>
      </w:r>
      <w:r w:rsidR="007840F1">
        <w:rPr>
          <w:lang w:val="en-US"/>
        </w:rPr>
        <w:t>(to be hopefully reused by many services)</w:t>
      </w:r>
      <w:r>
        <w:rPr>
          <w:lang w:val="en-US"/>
        </w:rPr>
        <w:t xml:space="preserve">, the </w:t>
      </w:r>
      <w:r w:rsidRPr="00423126">
        <w:rPr>
          <w:rStyle w:val="DefZchn"/>
        </w:rPr>
        <w:t xml:space="preserve">explain </w:t>
      </w:r>
      <w:r>
        <w:rPr>
          <w:lang w:val="en-US"/>
        </w:rPr>
        <w:t>operation lists ind</w:t>
      </w:r>
      <w:r w:rsidR="007840F1">
        <w:rPr>
          <w:lang w:val="en-US"/>
        </w:rPr>
        <w:t xml:space="preserve">ices that </w:t>
      </w:r>
      <w:r w:rsidR="00E027D9">
        <w:rPr>
          <w:lang w:val="en-US"/>
        </w:rPr>
        <w:t xml:space="preserve">a </w:t>
      </w:r>
      <w:r w:rsidR="007840F1">
        <w:rPr>
          <w:lang w:val="en-US"/>
        </w:rPr>
        <w:t>given service actually provides.</w:t>
      </w:r>
    </w:p>
    <w:p w:rsidR="006B0AC6" w:rsidRDefault="00423126" w:rsidP="006B0AC6">
      <w:pPr>
        <w:rPr>
          <w:lang w:val="en-US"/>
        </w:rPr>
      </w:pPr>
      <w:r>
        <w:rPr>
          <w:lang w:val="en-US"/>
        </w:rPr>
        <w:t xml:space="preserve">Furthermore </w:t>
      </w:r>
      <w:r w:rsidRPr="00423126">
        <w:rPr>
          <w:rStyle w:val="DefZchn"/>
        </w:rPr>
        <w:t xml:space="preserve">explain </w:t>
      </w:r>
      <w:r>
        <w:rPr>
          <w:lang w:val="en-US"/>
        </w:rPr>
        <w:t>does not only allow to describe the service’s own facilities, but allows to announce this information also for other known services, so calle</w:t>
      </w:r>
      <w:r w:rsidR="006B0AC6">
        <w:rPr>
          <w:lang w:val="en-US"/>
        </w:rPr>
        <w:t xml:space="preserve">d Friends and Neighbours (F&amp;N) </w:t>
      </w:r>
      <w:r>
        <w:rPr>
          <w:lang w:val="en-US"/>
        </w:rPr>
        <w:t xml:space="preserve">(see more under </w:t>
      </w:r>
      <w:r w:rsidR="00125AB8">
        <w:rPr>
          <w:lang w:val="en-US"/>
        </w:rPr>
        <w:fldChar w:fldCharType="begin"/>
      </w:r>
      <w:r w:rsidR="00A344AF">
        <w:rPr>
          <w:lang w:val="en-US"/>
        </w:rPr>
        <w:instrText xml:space="preserve"> REF _Ref287819874 \w \h </w:instrText>
      </w:r>
      <w:r w:rsidR="00125AB8">
        <w:rPr>
          <w:lang w:val="en-US"/>
        </w:rPr>
      </w:r>
      <w:r w:rsidR="00125AB8">
        <w:rPr>
          <w:lang w:val="en-US"/>
        </w:rPr>
        <w:fldChar w:fldCharType="separate"/>
      </w:r>
      <w:r w:rsidR="00243C76">
        <w:rPr>
          <w:lang w:val="en-US"/>
        </w:rPr>
        <w:t>Appendix A.1</w:t>
      </w:r>
      <w:r w:rsidR="00125AB8">
        <w:rPr>
          <w:lang w:val="en-US"/>
        </w:rPr>
        <w:fldChar w:fldCharType="end"/>
      </w:r>
      <w:r w:rsidR="00A344AF">
        <w:rPr>
          <w:lang w:val="en-US"/>
        </w:rPr>
        <w:t xml:space="preserve"> </w:t>
      </w:r>
      <w:r w:rsidR="00125AB8">
        <w:rPr>
          <w:lang w:val="en-US"/>
        </w:rPr>
        <w:fldChar w:fldCharType="begin"/>
      </w:r>
      <w:r w:rsidR="00A344AF">
        <w:rPr>
          <w:lang w:val="en-US"/>
        </w:rPr>
        <w:instrText xml:space="preserve"> REF _Ref287819874 \h </w:instrText>
      </w:r>
      <w:r w:rsidR="00125AB8">
        <w:rPr>
          <w:lang w:val="en-US"/>
        </w:rPr>
      </w:r>
      <w:r w:rsidR="00125AB8">
        <w:rPr>
          <w:lang w:val="en-US"/>
        </w:rPr>
        <w:fldChar w:fldCharType="separate"/>
      </w:r>
      <w:r w:rsidR="00243C76" w:rsidRPr="003E0CC8">
        <w:rPr>
          <w:lang w:val="en-US"/>
        </w:rPr>
        <w:t>ZeeRex format</w:t>
      </w:r>
      <w:r w:rsidR="00125AB8">
        <w:rPr>
          <w:lang w:val="en-US"/>
        </w:rPr>
        <w:fldChar w:fldCharType="end"/>
      </w:r>
      <w:r w:rsidR="00DC0172">
        <w:rPr>
          <w:lang w:val="en-US"/>
        </w:rPr>
        <w:t>)</w:t>
      </w:r>
    </w:p>
    <w:p w:rsidR="00E46167" w:rsidRDefault="00F707D9" w:rsidP="006B0AC6">
      <w:pPr>
        <w:pStyle w:val="berschrift2"/>
        <w:rPr>
          <w:lang w:val="en-US"/>
        </w:rPr>
      </w:pPr>
      <w:bookmarkStart w:id="28" w:name="_Ref287708053"/>
      <w:bookmarkStart w:id="29" w:name="_Toc287824919"/>
      <w:r>
        <w:rPr>
          <w:lang w:val="en-US"/>
        </w:rPr>
        <w:t>Scan operation</w:t>
      </w:r>
      <w:r w:rsidR="00E46167">
        <w:rPr>
          <w:lang w:val="en-US"/>
        </w:rPr>
        <w:t xml:space="preserve"> – </w:t>
      </w:r>
      <w:r w:rsidR="00DC0172">
        <w:rPr>
          <w:lang w:val="en-US"/>
        </w:rPr>
        <w:t>B</w:t>
      </w:r>
      <w:r w:rsidR="00E46167">
        <w:rPr>
          <w:lang w:val="en-US"/>
        </w:rPr>
        <w:t xml:space="preserve">rowse the </w:t>
      </w:r>
      <w:r w:rsidR="00DC0172">
        <w:rPr>
          <w:lang w:val="en-US"/>
        </w:rPr>
        <w:t>I</w:t>
      </w:r>
      <w:r w:rsidR="00E46167">
        <w:rPr>
          <w:lang w:val="en-US"/>
        </w:rPr>
        <w:t>ndices</w:t>
      </w:r>
      <w:bookmarkEnd w:id="28"/>
      <w:bookmarkEnd w:id="29"/>
    </w:p>
    <w:p w:rsidR="00692EE8" w:rsidRDefault="00423126" w:rsidP="00423126">
      <w:pPr>
        <w:rPr>
          <w:lang w:val="en-US"/>
        </w:rPr>
      </w:pPr>
      <w:r w:rsidRPr="00423126">
        <w:rPr>
          <w:rStyle w:val="DefZchn"/>
        </w:rPr>
        <w:t>Scan</w:t>
      </w:r>
      <w:r>
        <w:rPr>
          <w:lang w:val="en-US"/>
        </w:rPr>
        <w:t xml:space="preserve"> is a supporting operation, allowing the user to find out, what values are actually there in a given index, to support the user in formulating the query. The main request parameter is </w:t>
      </w:r>
      <w:r w:rsidRPr="00423126">
        <w:rPr>
          <w:rStyle w:val="DefZchn"/>
        </w:rPr>
        <w:t>scanClause</w:t>
      </w:r>
      <w:r>
        <w:rPr>
          <w:lang w:val="en-US"/>
        </w:rPr>
        <w:t xml:space="preserve">, which is a simplified version of the CQL searchClause, allowing to not only state the index to search in, but also a term to start </w:t>
      </w:r>
      <w:r w:rsidR="00692EE8">
        <w:rPr>
          <w:lang w:val="en-US"/>
        </w:rPr>
        <w:t xml:space="preserve">the search </w:t>
      </w:r>
      <w:r>
        <w:rPr>
          <w:lang w:val="en-US"/>
        </w:rPr>
        <w:t xml:space="preserve">from. </w:t>
      </w:r>
      <w:r w:rsidR="00692EE8">
        <w:rPr>
          <w:lang w:val="en-US"/>
        </w:rPr>
        <w:t>For example</w:t>
      </w:r>
    </w:p>
    <w:p w:rsidR="00692EE8" w:rsidRDefault="00692EE8" w:rsidP="00692EE8">
      <w:pPr>
        <w:pStyle w:val="ExampleCode"/>
      </w:pPr>
      <w:r>
        <w:t>dc.title=cat</w:t>
      </w:r>
    </w:p>
    <w:p w:rsidR="00423126" w:rsidRDefault="00692EE8" w:rsidP="00423126">
      <w:pPr>
        <w:rPr>
          <w:lang w:val="en-US"/>
        </w:rPr>
      </w:pPr>
      <w:r>
        <w:rPr>
          <w:lang w:val="en-US"/>
        </w:rPr>
        <w:t xml:space="preserve">would search in the index </w:t>
      </w:r>
      <w:r w:rsidRPr="00692EE8">
        <w:rPr>
          <w:rStyle w:val="ExampleCodeZchn"/>
        </w:rPr>
        <w:t xml:space="preserve">dc.title </w:t>
      </w:r>
      <w:r>
        <w:rPr>
          <w:lang w:val="en-US"/>
        </w:rPr>
        <w:t xml:space="preserve">starting in the ordered listed of terms </w:t>
      </w:r>
      <w:r w:rsidR="00C30110">
        <w:rPr>
          <w:lang w:val="en-US"/>
        </w:rPr>
        <w:t>close to</w:t>
      </w:r>
      <w:r>
        <w:rPr>
          <w:lang w:val="en-US"/>
        </w:rPr>
        <w:t xml:space="preserve"> </w:t>
      </w:r>
      <w:r w:rsidRPr="00692EE8">
        <w:rPr>
          <w:rStyle w:val="ExampleCodeZchn"/>
        </w:rPr>
        <w:t>“cat “</w:t>
      </w:r>
      <w:r>
        <w:rPr>
          <w:lang w:val="en-US"/>
        </w:rPr>
        <w:t xml:space="preserve">. </w:t>
      </w:r>
      <w:r w:rsidR="00423126">
        <w:rPr>
          <w:lang w:val="en-US"/>
        </w:rPr>
        <w:t>Further parameters configure the size of the response etc.</w:t>
      </w:r>
      <w:r w:rsidR="00BD51EC">
        <w:rPr>
          <w:lang w:val="en-US"/>
        </w:rPr>
        <w:t xml:space="preserve"> The response is a sequence of terms:</w:t>
      </w:r>
    </w:p>
    <w:p w:rsidR="00BD51EC" w:rsidRPr="00BD51EC" w:rsidRDefault="00BD51EC" w:rsidP="00BD51EC">
      <w:pPr>
        <w:pStyle w:val="ExampleCode"/>
      </w:pPr>
      <w:r w:rsidRPr="00BD51EC">
        <w:t>&lt;sru:scanResponse xmlns:srw=</w:t>
      </w:r>
      <w:hyperlink r:id="rId11"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&lt;sru:value&gt;cartesian&lt;/sru:value&gt;</w:t>
      </w:r>
      <w:r>
        <w:br/>
      </w:r>
      <w:r w:rsidRPr="00BD51EC">
        <w:t xml:space="preserve">      &lt;sru:numberOfRec</w:t>
      </w:r>
      <w:r>
        <w:t>ords&gt;35645&lt;/sru:numberOfRecords&gt;</w:t>
      </w:r>
      <w:r>
        <w:br/>
      </w:r>
      <w:r w:rsidRPr="00BD51EC">
        <w:t xml:space="preserve">      &lt;sru:displayTerm&gt;Carthesian&lt;/sru:displayTerm&gt;</w:t>
      </w:r>
      <w:r>
        <w:br/>
      </w:r>
      <w:r w:rsidRPr="00BD51EC">
        <w:t xml:space="preserve">    &lt;/sru:term&gt;</w:t>
      </w:r>
      <w:r w:rsidR="00862A43">
        <w:br/>
        <w:t xml:space="preserve">    </w:t>
      </w:r>
      <w:r w:rsidR="00862A43" w:rsidRPr="00BD51EC">
        <w:t>&lt;sru:term&gt;</w:t>
      </w:r>
      <w:r w:rsidR="00862A43" w:rsidRPr="00BD51EC">
        <w:br/>
      </w:r>
      <w:r>
        <w:t xml:space="preserve">    </w:t>
      </w:r>
      <w:r w:rsidR="00862A43">
        <w:t xml:space="preserve">  </w:t>
      </w:r>
      <w:r>
        <w:t>...</w:t>
      </w:r>
    </w:p>
    <w:p w:rsidR="003E1786" w:rsidRDefault="003E1786" w:rsidP="005A6EA5">
      <w:pPr>
        <w:pStyle w:val="berschrift2"/>
        <w:rPr>
          <w:lang w:val="en-US"/>
        </w:rPr>
      </w:pPr>
      <w:bookmarkStart w:id="30" w:name="_Ref283809234"/>
      <w:bookmarkStart w:id="31" w:name="_Ref283897974"/>
      <w:bookmarkStart w:id="32" w:name="_Ref283897982"/>
      <w:bookmarkStart w:id="33" w:name="_Toc287824920"/>
      <w:r>
        <w:rPr>
          <w:lang w:val="en-US"/>
        </w:rPr>
        <w:t xml:space="preserve">New features proposed in </w:t>
      </w:r>
      <w:r w:rsidR="00061E64">
        <w:rPr>
          <w:lang w:val="en-US"/>
        </w:rPr>
        <w:t>SRU 2.0</w:t>
      </w:r>
      <w:bookmarkEnd w:id="30"/>
      <w:bookmarkEnd w:id="31"/>
      <w:bookmarkEnd w:id="32"/>
      <w:bookmarkEnd w:id="33"/>
    </w:p>
    <w:p w:rsidR="0070163A" w:rsidRPr="0070163A" w:rsidRDefault="0070163A" w:rsidP="0070163A">
      <w:pPr>
        <w:rPr>
          <w:lang w:val="en-US"/>
        </w:rPr>
      </w:pPr>
      <w:r>
        <w:rPr>
          <w:lang w:val="en-US"/>
        </w:rPr>
        <w:t xml:space="preserve">The </w:t>
      </w:r>
      <w:r w:rsidR="006B0AC6">
        <w:rPr>
          <w:lang w:val="en-US"/>
        </w:rPr>
        <w:t xml:space="preserve">(backwards compatible) </w:t>
      </w:r>
      <w:r>
        <w:rPr>
          <w:lang w:val="en-US"/>
        </w:rPr>
        <w:t>draft for Version 2.0</w:t>
      </w:r>
      <w:r w:rsidR="00E51DAD">
        <w:rPr>
          <w:rStyle w:val="Funotenzeichen"/>
          <w:lang w:val="en-US"/>
        </w:rPr>
        <w:footnoteReference w:id="17"/>
      </w:r>
      <w:r>
        <w:rPr>
          <w:lang w:val="en-US"/>
        </w:rPr>
        <w:t xml:space="preserve"> of the SRU-protocol and the accompanying CQL proposes a few interesting extensions of the protocol.</w:t>
      </w:r>
      <w:r w:rsidR="00096275">
        <w:rPr>
          <w:lang w:val="en-US"/>
        </w:rPr>
        <w:t xml:space="preserve"> Not all of them are listed here:</w:t>
      </w:r>
    </w:p>
    <w:p w:rsidR="0020661E" w:rsidRDefault="0020661E" w:rsidP="003E1786">
      <w:pPr>
        <w:pStyle w:val="berschrift3"/>
        <w:rPr>
          <w:lang w:val="en-US"/>
        </w:rPr>
      </w:pPr>
      <w:bookmarkStart w:id="34" w:name="_Toc287824921"/>
      <w:r>
        <w:rPr>
          <w:lang w:val="en-US"/>
        </w:rPr>
        <w:lastRenderedPageBreak/>
        <w:t>Facets</w:t>
      </w:r>
      <w:bookmarkEnd w:id="34"/>
    </w:p>
    <w:p w:rsidR="0070163A" w:rsidRDefault="006B0AC6" w:rsidP="0070163A">
      <w:pPr>
        <w:rPr>
          <w:rStyle w:val="Citing"/>
        </w:rPr>
      </w:pPr>
      <w:r>
        <w:rPr>
          <w:lang w:val="en-US"/>
        </w:rPr>
        <w:t>Provides means to supply faceted results, ie the</w:t>
      </w:r>
      <w:r w:rsidRPr="006B0AC6">
        <w:rPr>
          <w:lang w:val="en-US"/>
        </w:rPr>
        <w:t xml:space="preserve"> </w:t>
      </w:r>
      <w:r w:rsidRPr="006B0AC6">
        <w:rPr>
          <w:rStyle w:val="Citing"/>
        </w:rPr>
        <w:t>analysis of how the search results are distributed over various categories (or "facets").</w:t>
      </w:r>
    </w:p>
    <w:p w:rsidR="006B0AC6" w:rsidRDefault="006B0AC6" w:rsidP="006B0AC6">
      <w:pPr>
        <w:rPr>
          <w:lang w:val="en-US"/>
        </w:rPr>
      </w:pPr>
      <w:r>
        <w:rPr>
          <w:lang w:val="en-US"/>
        </w:rPr>
        <w:t>However the specification seems to foresee the usage of this feature only for the analysis of a result of a query. It is not clear if and how this is applicable to a full faceted browser, where the client is presented with available facets right away, the whole dataset being</w:t>
      </w:r>
      <w:r w:rsidR="00E51DAD">
        <w:rPr>
          <w:lang w:val="en-US"/>
        </w:rPr>
        <w:t xml:space="preserve"> subject to facet-analysis. </w:t>
      </w:r>
      <w:commentRangeStart w:id="35"/>
      <w:r w:rsidR="00E51DAD">
        <w:rPr>
          <w:lang w:val="en-US"/>
        </w:rPr>
        <w:t>This seems related also to the scan operation,</w:t>
      </w:r>
      <w:commentRangeEnd w:id="35"/>
      <w:r w:rsidR="00C30110">
        <w:rPr>
          <w:rStyle w:val="Kommentarzeichen"/>
        </w:rPr>
        <w:commentReference w:id="35"/>
      </w:r>
      <w:r w:rsidR="00E51DAD">
        <w:rPr>
          <w:lang w:val="en-US"/>
        </w:rPr>
        <w:t xml:space="preserve"> </w:t>
      </w:r>
      <w:commentRangeStart w:id="36"/>
      <w:r w:rsidR="00E51DAD">
        <w:rPr>
          <w:lang w:val="en-US"/>
        </w:rPr>
        <w:t>which</w:t>
      </w:r>
      <w:commentRangeEnd w:id="36"/>
      <w:r w:rsidR="008E23A4">
        <w:rPr>
          <w:rStyle w:val="Kommentarzeichen"/>
        </w:rPr>
        <w:commentReference w:id="36"/>
      </w:r>
      <w:r w:rsidR="00E51DAD">
        <w:rPr>
          <w:lang w:val="en-US"/>
        </w:rPr>
        <w:t xml:space="preserve"> could actually provide this starting point for individual indices/facets.</w:t>
      </w:r>
    </w:p>
    <w:p w:rsidR="00E51DAD" w:rsidRDefault="00E51DAD" w:rsidP="006B0AC6">
      <w:pPr>
        <w:rPr>
          <w:lang w:val="en-US"/>
        </w:rPr>
      </w:pPr>
      <w:r>
        <w:rPr>
          <w:lang w:val="en-US"/>
        </w:rPr>
        <w:t xml:space="preserve">Nevertheless at least there is this proposal, which could help us to at least get started the work on harmonizing this feature. </w:t>
      </w:r>
      <w:r w:rsidR="00945509">
        <w:rPr>
          <w:lang w:val="en-US"/>
        </w:rPr>
        <w:t xml:space="preserve">It would be mainly interesting to compare this to the approach taken with the </w:t>
      </w:r>
      <w:r w:rsidR="00945509" w:rsidRPr="00945509">
        <w:rPr>
          <w:rStyle w:val="NamedEntityZchn"/>
        </w:rPr>
        <w:t>VLO</w:t>
      </w:r>
      <w:r w:rsidR="00945509">
        <w:rPr>
          <w:lang w:val="en-US"/>
        </w:rPr>
        <w:t>.</w:t>
      </w:r>
    </w:p>
    <w:p w:rsidR="006B0AC6" w:rsidRDefault="006B0AC6" w:rsidP="006B0AC6">
      <w:pPr>
        <w:pStyle w:val="berschrift3"/>
        <w:rPr>
          <w:lang w:val="en-US"/>
        </w:rPr>
      </w:pPr>
      <w:bookmarkStart w:id="37" w:name="_Toc287824922"/>
      <w:r>
        <w:rPr>
          <w:lang w:val="en-US"/>
        </w:rPr>
        <w:t>Search result analysis</w:t>
      </w:r>
      <w:bookmarkEnd w:id="37"/>
    </w:p>
    <w:p w:rsidR="00E51DAD" w:rsidRDefault="00E51DAD" w:rsidP="00E51DAD">
      <w:pPr>
        <w:rPr>
          <w:lang w:val="en-US"/>
        </w:rPr>
      </w:pPr>
      <w:commentRangeStart w:id="38"/>
      <w:commentRangeStart w:id="39"/>
      <w:r>
        <w:rPr>
          <w:lang w:val="en-US"/>
        </w:rPr>
        <w:t xml:space="preserve">Search result analysis is an issue somewhat related  to the facets. The idea is to provide </w:t>
      </w:r>
      <w:r w:rsidRPr="00E51DAD">
        <w:rPr>
          <w:lang w:val="en-US"/>
        </w:rPr>
        <w:t xml:space="preserve">information for some or all of </w:t>
      </w:r>
      <w:r>
        <w:rPr>
          <w:lang w:val="en-US"/>
        </w:rPr>
        <w:t>the sub queries of a complex query (one with Boolean operators).</w:t>
      </w:r>
      <w:commentRangeEnd w:id="38"/>
      <w:r w:rsidR="00C30110">
        <w:rPr>
          <w:rStyle w:val="Kommentarzeichen"/>
        </w:rPr>
        <w:commentReference w:id="38"/>
      </w:r>
      <w:commentRangeEnd w:id="39"/>
      <w:r w:rsidR="008E23A4">
        <w:rPr>
          <w:rStyle w:val="Kommentarzeichen"/>
        </w:rPr>
        <w:commentReference w:id="39"/>
      </w:r>
    </w:p>
    <w:p w:rsidR="00E51DAD" w:rsidRDefault="00E51DAD" w:rsidP="00E51DAD">
      <w:pPr>
        <w:pStyle w:val="berschrift3"/>
        <w:rPr>
          <w:lang w:val="en-US"/>
        </w:rPr>
      </w:pPr>
      <w:bookmarkStart w:id="40" w:name="_Toc287824923"/>
      <w:r>
        <w:rPr>
          <w:lang w:val="en-US"/>
        </w:rPr>
        <w:t>resultSetTTL</w:t>
      </w:r>
      <w:bookmarkEnd w:id="40"/>
    </w:p>
    <w:p w:rsidR="00096275" w:rsidRDefault="00E51DAD" w:rsidP="00096275">
      <w:pPr>
        <w:rPr>
          <w:lang w:val="en-US"/>
        </w:rPr>
      </w:pPr>
      <w:r>
        <w:rPr>
          <w:lang w:val="en-US"/>
        </w:rPr>
        <w:t xml:space="preserve">As opposed to the </w:t>
      </w:r>
      <w:r w:rsidR="002F34EE">
        <w:rPr>
          <w:rStyle w:val="DefZchn"/>
        </w:rPr>
        <w:t>&lt;r</w:t>
      </w:r>
      <w:r w:rsidRPr="00096275">
        <w:rPr>
          <w:rStyle w:val="DefZchn"/>
        </w:rPr>
        <w:t>esultSetIdleTime</w:t>
      </w:r>
      <w:r w:rsidR="002F34EE">
        <w:rPr>
          <w:rStyle w:val="DefZchn"/>
        </w:rPr>
        <w:t>&gt;</w:t>
      </w:r>
      <w:r>
        <w:rPr>
          <w:lang w:val="en-US"/>
        </w:rPr>
        <w:t xml:space="preserve"> element defined in SRU 1.2</w:t>
      </w:r>
      <w:r w:rsidR="00096275">
        <w:rPr>
          <w:lang w:val="en-US"/>
        </w:rPr>
        <w:t xml:space="preserve"> (see </w:t>
      </w:r>
      <w:r w:rsidR="00125AB8">
        <w:rPr>
          <w:lang w:val="en-US"/>
        </w:rPr>
        <w:fldChar w:fldCharType="begin"/>
      </w:r>
      <w:r w:rsidR="00096275">
        <w:rPr>
          <w:lang w:val="en-US"/>
        </w:rPr>
        <w:instrText xml:space="preserve"> REF _Ref283840998 \w \h </w:instrText>
      </w:r>
      <w:r w:rsidR="00125AB8">
        <w:rPr>
          <w:lang w:val="en-US"/>
        </w:rPr>
      </w:r>
      <w:r w:rsidR="00125AB8">
        <w:rPr>
          <w:lang w:val="en-US"/>
        </w:rPr>
        <w:fldChar w:fldCharType="separate"/>
      </w:r>
      <w:r w:rsidR="00243C76">
        <w:rPr>
          <w:lang w:val="en-US"/>
        </w:rPr>
        <w:t>2.6</w:t>
      </w:r>
      <w:r w:rsidR="00125AB8">
        <w:rPr>
          <w:lang w:val="en-US"/>
        </w:rPr>
        <w:fldChar w:fldCharType="end"/>
      </w:r>
      <w:r w:rsidR="00096275">
        <w:rPr>
          <w:lang w:val="en-US"/>
        </w:rPr>
        <w:t xml:space="preserve"> </w:t>
      </w:r>
      <w:r w:rsidR="00125AB8">
        <w:rPr>
          <w:lang w:val="en-US"/>
        </w:rPr>
        <w:fldChar w:fldCharType="begin"/>
      </w:r>
      <w:r w:rsidR="00096275">
        <w:rPr>
          <w:lang w:val="en-US"/>
        </w:rPr>
        <w:instrText xml:space="preserve"> REF _Ref283841001 \h </w:instrText>
      </w:r>
      <w:r w:rsidR="00125AB8">
        <w:rPr>
          <w:lang w:val="en-US"/>
        </w:rPr>
      </w:r>
      <w:r w:rsidR="00125AB8">
        <w:rPr>
          <w:lang w:val="en-US"/>
        </w:rPr>
        <w:fldChar w:fldCharType="separate"/>
      </w:r>
      <w:r w:rsidR="00243C76">
        <w:rPr>
          <w:lang w:val="en-US"/>
        </w:rPr>
        <w:t>Named Queries</w:t>
      </w:r>
      <w:r w:rsidR="00125AB8">
        <w:rPr>
          <w:lang w:val="en-US"/>
        </w:rPr>
        <w:fldChar w:fldCharType="end"/>
      </w:r>
      <w:r w:rsidR="00096275">
        <w:rPr>
          <w:lang w:val="en-US"/>
        </w:rPr>
        <w:t>)</w:t>
      </w:r>
      <w:r>
        <w:rPr>
          <w:lang w:val="en-US"/>
        </w:rPr>
        <w:t>, the</w:t>
      </w:r>
      <w:r w:rsidRPr="006534B7">
        <w:rPr>
          <w:lang w:val="en-US"/>
        </w:rPr>
        <w:t xml:space="preserve"> n</w:t>
      </w:r>
      <w:r>
        <w:rPr>
          <w:lang w:val="en-US"/>
        </w:rPr>
        <w:t xml:space="preserve">ew element  </w:t>
      </w:r>
      <w:r w:rsidR="002F34EE">
        <w:rPr>
          <w:rStyle w:val="ExampleCodeZchn"/>
        </w:rPr>
        <w:t>&lt;r</w:t>
      </w:r>
      <w:r w:rsidRPr="006534B7">
        <w:rPr>
          <w:rStyle w:val="ExampleCodeZchn"/>
        </w:rPr>
        <w:t>esultSetTTL</w:t>
      </w:r>
      <w:r w:rsidR="002F34EE">
        <w:rPr>
          <w:rStyle w:val="ExampleCodeZchn"/>
        </w:rPr>
        <w:t>&gt;</w:t>
      </w:r>
      <w:r>
        <w:rPr>
          <w:lang w:val="en-US"/>
        </w:rPr>
        <w:t xml:space="preserve">  can be used also as a request parameter and would thus allow to negotiate </w:t>
      </w:r>
      <w:r w:rsidR="00096275">
        <w:rPr>
          <w:lang w:val="en-US"/>
        </w:rPr>
        <w:t xml:space="preserve">between client and serv er, how long </w:t>
      </w:r>
      <w:r>
        <w:rPr>
          <w:lang w:val="en-US"/>
        </w:rPr>
        <w:t xml:space="preserve">the result </w:t>
      </w:r>
      <w:r w:rsidR="00096275">
        <w:rPr>
          <w:lang w:val="en-US"/>
        </w:rPr>
        <w:t xml:space="preserve">shall remain available. </w:t>
      </w:r>
    </w:p>
    <w:p w:rsidR="00E51DAD" w:rsidRPr="00096275" w:rsidRDefault="00096275" w:rsidP="00E51DAD">
      <w:pPr>
        <w:rPr>
          <w:rFonts w:eastAsia="SimSun"/>
          <w:lang w:val="en-US" w:eastAsia="zh-CN"/>
        </w:rPr>
      </w:pPr>
      <w:r w:rsidRPr="00096275">
        <w:rPr>
          <w:rStyle w:val="Citing"/>
        </w:rPr>
        <w:t>If supplied, the client is suggesting that the result set need exist no longer than the specified time.</w:t>
      </w:r>
      <w:r w:rsidRPr="00096275">
        <w:rPr>
          <w:rFonts w:eastAsia="SimSun"/>
          <w:lang w:val="en-US" w:eastAsia="zh-CN"/>
        </w:rPr>
        <w:t> </w:t>
      </w:r>
      <w:r>
        <w:rPr>
          <w:rFonts w:eastAsia="SimSun"/>
          <w:lang w:val="en-US" w:eastAsia="zh-CN"/>
        </w:rPr>
        <w:t xml:space="preserve">The server may (irrespective of the request) also use this element in the response message to indicate the good-faith estimate, how long the result will stay available (under given </w:t>
      </w:r>
      <w:r w:rsidR="002F34EE">
        <w:rPr>
          <w:rStyle w:val="DefZchn"/>
        </w:rPr>
        <w:t>&lt;r</w:t>
      </w:r>
      <w:r w:rsidRPr="00096275">
        <w:rPr>
          <w:rStyle w:val="DefZchn"/>
        </w:rPr>
        <w:t>esultSetId</w:t>
      </w:r>
      <w:r w:rsidR="002F34EE">
        <w:rPr>
          <w:rStyle w:val="DefZchn"/>
        </w:rPr>
        <w:t>&gt;</w:t>
      </w:r>
      <w:r>
        <w:rPr>
          <w:rFonts w:eastAsia="SimSun"/>
          <w:lang w:val="en-US" w:eastAsia="zh-CN"/>
        </w:rPr>
        <w:t>).</w:t>
      </w:r>
    </w:p>
    <w:p w:rsidR="002F34EE" w:rsidRDefault="002F34EE" w:rsidP="003E1786">
      <w:pPr>
        <w:pStyle w:val="berschrift3"/>
        <w:rPr>
          <w:lang w:val="en-US"/>
        </w:rPr>
      </w:pPr>
      <w:bookmarkStart w:id="41" w:name="_Toc287824924"/>
      <w:r>
        <w:rPr>
          <w:lang w:val="en-US"/>
        </w:rPr>
        <w:t>resultCountPrecision</w:t>
      </w:r>
      <w:bookmarkEnd w:id="41"/>
    </w:p>
    <w:p w:rsidR="002F34EE" w:rsidRPr="002F34EE" w:rsidRDefault="002F34EE" w:rsidP="002F34EE">
      <w:pPr>
        <w:pStyle w:val="Anfhrungszeichen"/>
        <w:rPr>
          <w:lang w:val="en-US" w:eastAsia="zh-CN"/>
        </w:rPr>
      </w:pPr>
      <w:r w:rsidRPr="002F34EE">
        <w:rPr>
          <w:lang w:val="en-US"/>
        </w:rPr>
        <w:t>The response element</w:t>
      </w:r>
      <w:r w:rsidRPr="002F34EE">
        <w:rPr>
          <w:rStyle w:val="DefZchn"/>
        </w:rPr>
        <w:t>&lt;resultCountPrecision&gt;</w:t>
      </w:r>
      <w:r w:rsidRPr="002F34EE">
        <w:rPr>
          <w:lang w:val="en-US"/>
        </w:rPr>
        <w:t xml:space="preserve"> </w:t>
      </w:r>
      <w:r w:rsidRPr="002F34EE">
        <w:rPr>
          <w:lang w:val="en-US" w:eastAsia="zh-CN"/>
        </w:rPr>
        <w:t xml:space="preserve">allows the server to indicate or estimate the accuracy of the result count as reported by </w:t>
      </w:r>
      <w:r w:rsidRPr="002F34EE">
        <w:rPr>
          <w:rStyle w:val="DefZchn"/>
        </w:rPr>
        <w:t>&lt;numberOfRecords&gt;</w:t>
      </w:r>
      <w:r w:rsidRPr="002F34EE">
        <w:rPr>
          <w:lang w:val="en-US" w:eastAsia="zh-CN"/>
        </w:rPr>
        <w:t>. The value is a URI, identifying a term from</w:t>
      </w:r>
      <w:r>
        <w:rPr>
          <w:lang w:val="en-US" w:eastAsia="zh-CN"/>
        </w:rPr>
        <w:t xml:space="preserve"> a controlled vocabulary.</w:t>
      </w:r>
    </w:p>
    <w:p w:rsidR="003E1786" w:rsidRDefault="003E1786" w:rsidP="003E1786">
      <w:pPr>
        <w:pStyle w:val="berschrift3"/>
        <w:rPr>
          <w:lang w:val="en-US"/>
        </w:rPr>
      </w:pPr>
      <w:bookmarkStart w:id="42" w:name="_Toc287824925"/>
      <w:r>
        <w:rPr>
          <w:lang w:val="en-US"/>
        </w:rPr>
        <w:t>queryType</w:t>
      </w:r>
      <w:bookmarkEnd w:id="42"/>
    </w:p>
    <w:p w:rsidR="00801C75" w:rsidRDefault="00096275" w:rsidP="00801C75">
      <w:pPr>
        <w:rPr>
          <w:lang w:val="en-US"/>
        </w:rPr>
      </w:pPr>
      <w:r>
        <w:rPr>
          <w:lang w:val="en-US"/>
        </w:rPr>
        <w:t xml:space="preserve">A new request parameter to indicate the syntax (query language) of the string in the </w:t>
      </w:r>
      <w:r w:rsidRPr="00096275">
        <w:rPr>
          <w:rStyle w:val="DefZchn"/>
        </w:rPr>
        <w:t>query</w:t>
      </w:r>
      <w:r>
        <w:rPr>
          <w:lang w:val="en-US"/>
        </w:rPr>
        <w:t>-parameter. Default is “</w:t>
      </w:r>
      <w:r w:rsidR="003E1786">
        <w:rPr>
          <w:lang w:val="en-US"/>
        </w:rPr>
        <w:t>cql</w:t>
      </w:r>
      <w:r>
        <w:rPr>
          <w:lang w:val="en-US"/>
        </w:rPr>
        <w:t>”,  “searchTerms” is reserved, suggesting that the query consists of a list of terms separated by space (like “cat hat rat”).</w:t>
      </w:r>
    </w:p>
    <w:p w:rsidR="00801C75" w:rsidRDefault="00801C75" w:rsidP="00801C75">
      <w:pPr>
        <w:pStyle w:val="berschrift3"/>
        <w:rPr>
          <w:lang w:val="en-US"/>
        </w:rPr>
      </w:pPr>
      <w:bookmarkStart w:id="43" w:name="_Toc287824926"/>
      <w:r>
        <w:rPr>
          <w:lang w:val="en-US"/>
        </w:rPr>
        <w:t>window</w:t>
      </w:r>
      <w:bookmarkEnd w:id="43"/>
    </w:p>
    <w:p w:rsidR="002F7C87" w:rsidRDefault="002F7C87" w:rsidP="002F7C87">
      <w:pPr>
        <w:rPr>
          <w:lang w:val="en-US"/>
        </w:rPr>
      </w:pPr>
      <w:r>
        <w:rPr>
          <w:lang w:val="en-US"/>
        </w:rPr>
        <w:t>Be able to formulate a multi-term query within a defined window:</w:t>
      </w:r>
    </w:p>
    <w:p w:rsidR="002F7C87" w:rsidRPr="002F7C87" w:rsidRDefault="002F7C87" w:rsidP="002F7C87">
      <w:pPr>
        <w:rPr>
          <w:lang w:val="en-US"/>
        </w:rPr>
      </w:pPr>
      <w:r w:rsidRPr="002F7C87">
        <w:rPr>
          <w:rStyle w:val="ExampleCodeZchn"/>
        </w:rPr>
        <w:t>“rat hat cat” within 10 words window</w:t>
      </w:r>
      <w:r>
        <w:rPr>
          <w:lang w:val="en-US"/>
        </w:rPr>
        <w:t>.</w:t>
      </w:r>
    </w:p>
    <w:p w:rsidR="00F707D9" w:rsidRDefault="00F707D9" w:rsidP="00F707D9">
      <w:pPr>
        <w:pStyle w:val="berschrift1"/>
        <w:rPr>
          <w:lang w:val="en-US"/>
        </w:rPr>
      </w:pPr>
      <w:bookmarkStart w:id="44" w:name="_Toc287824927"/>
      <w:r>
        <w:rPr>
          <w:lang w:val="en-US"/>
        </w:rPr>
        <w:t>Proposed extensions</w:t>
      </w:r>
      <w:bookmarkEnd w:id="44"/>
    </w:p>
    <w:p w:rsidR="00F707D9" w:rsidRDefault="00F707D9" w:rsidP="008D2739">
      <w:pPr>
        <w:pStyle w:val="berschrift2"/>
        <w:rPr>
          <w:lang w:val="en-US"/>
        </w:rPr>
      </w:pPr>
      <w:bookmarkStart w:id="45" w:name="_Toc287824928"/>
      <w:r>
        <w:rPr>
          <w:lang w:val="en-US"/>
        </w:rPr>
        <w:t>Existing extension mechanisms</w:t>
      </w:r>
      <w:bookmarkEnd w:id="45"/>
    </w:p>
    <w:p w:rsidR="00F707D9" w:rsidRPr="00995E68" w:rsidRDefault="002F34EE" w:rsidP="00F707D9">
      <w:pPr>
        <w:rPr>
          <w:lang w:val="en-US"/>
        </w:rPr>
      </w:pPr>
      <w:r>
        <w:rPr>
          <w:lang w:val="en-US"/>
        </w:rPr>
        <w:t>The protocol</w:t>
      </w:r>
      <w:r w:rsidR="00F707D9" w:rsidRPr="00995E68">
        <w:rPr>
          <w:lang w:val="en-US"/>
        </w:rPr>
        <w:t xml:space="preserve"> </w:t>
      </w:r>
      <w:r>
        <w:rPr>
          <w:lang w:val="en-US"/>
        </w:rPr>
        <w:t xml:space="preserve">caters for </w:t>
      </w:r>
      <w:r w:rsidR="00F707D9" w:rsidRPr="00995E68">
        <w:rPr>
          <w:lang w:val="en-US"/>
        </w:rPr>
        <w:t>e</w:t>
      </w:r>
      <w:r w:rsidR="000B7864">
        <w:rPr>
          <w:lang w:val="en-US"/>
        </w:rPr>
        <w:t>xtensibility at multiple locations:</w:t>
      </w:r>
    </w:p>
    <w:p w:rsidR="00F707D9" w:rsidRDefault="00F707D9" w:rsidP="00F707D9">
      <w:pPr>
        <w:pStyle w:val="TermDef"/>
      </w:pPr>
      <w:r>
        <w:t xml:space="preserve">Context Sets </w:t>
      </w:r>
    </w:p>
    <w:p w:rsidR="000B7864" w:rsidRDefault="000B7864" w:rsidP="00F707D9">
      <w:pPr>
        <w:pStyle w:val="TermExplain"/>
      </w:pPr>
      <w:r>
        <w:t>One can d</w:t>
      </w:r>
      <w:r w:rsidR="00F707D9">
        <w:t>efine own context sets</w:t>
      </w:r>
      <w:r>
        <w:t xml:space="preserve"> with indices, relations, Boolean operators and</w:t>
      </w:r>
      <w:r w:rsidR="00F707D9">
        <w:t xml:space="preserve"> modifiers</w:t>
      </w:r>
      <w:r>
        <w:t xml:space="preserve">. </w:t>
      </w:r>
    </w:p>
    <w:p w:rsidR="00F707D9" w:rsidRDefault="000B7864" w:rsidP="00F707D9">
      <w:pPr>
        <w:pStyle w:val="TermExplain"/>
      </w:pPr>
      <w:r>
        <w:t xml:space="preserve">See more under </w:t>
      </w:r>
      <w:r w:rsidR="00125AB8">
        <w:fldChar w:fldCharType="begin"/>
      </w:r>
      <w:r>
        <w:instrText xml:space="preserve"> REF _Ref283842101 \w \h </w:instrText>
      </w:r>
      <w:r w:rsidR="00125AB8">
        <w:fldChar w:fldCharType="separate"/>
      </w:r>
      <w:r w:rsidR="00243C76">
        <w:t>3.1</w:t>
      </w:r>
      <w:r w:rsidR="00125AB8">
        <w:fldChar w:fldCharType="end"/>
      </w:r>
      <w:r>
        <w:t xml:space="preserve"> </w:t>
      </w:r>
      <w:r w:rsidR="00125AB8">
        <w:fldChar w:fldCharType="begin"/>
      </w:r>
      <w:r>
        <w:instrText xml:space="preserve"> REF _Ref283842105 \h </w:instrText>
      </w:r>
      <w:r w:rsidR="00125AB8">
        <w:fldChar w:fldCharType="separate"/>
      </w:r>
      <w:r w:rsidR="00243C76">
        <w:t>Context Sets</w:t>
      </w:r>
      <w:r w:rsidR="00125AB8">
        <w:fldChar w:fldCharType="end"/>
      </w:r>
    </w:p>
    <w:p w:rsidR="00F707D9" w:rsidRDefault="00F707D9" w:rsidP="00F707D9">
      <w:pPr>
        <w:pStyle w:val="TermDef"/>
      </w:pPr>
      <w:r>
        <w:t>extraRequestData</w:t>
      </w:r>
    </w:p>
    <w:p w:rsidR="00F707D9" w:rsidRPr="00886DE4" w:rsidRDefault="000B7864" w:rsidP="00F707D9">
      <w:pPr>
        <w:pStyle w:val="TermExplain"/>
        <w:rPr>
          <w:rStyle w:val="ExampleCodeZchn"/>
        </w:rPr>
      </w:pPr>
      <w:r>
        <w:lastRenderedPageBreak/>
        <w:t xml:space="preserve">Extra information can be provided in the request by </w:t>
      </w:r>
      <w:r w:rsidR="00F707D9">
        <w:t>extension parameter</w:t>
      </w:r>
      <w:r>
        <w:t xml:space="preserve">s. These MUST begin with </w:t>
      </w:r>
      <w:r w:rsidR="00F707D9">
        <w:t xml:space="preserve"> </w:t>
      </w:r>
      <w:r w:rsidR="00F707D9" w:rsidRPr="00886DE4">
        <w:rPr>
          <w:rStyle w:val="ExampleCodeZchn"/>
        </w:rPr>
        <w:t>‘x-’</w:t>
      </w:r>
      <w:r w:rsidRPr="000B7864">
        <w:t>.</w:t>
      </w:r>
    </w:p>
    <w:p w:rsidR="00F707D9" w:rsidRDefault="00F707D9" w:rsidP="00CB7275">
      <w:pPr>
        <w:pStyle w:val="TermDef"/>
      </w:pPr>
      <w:r>
        <w:t>extraResponseData</w:t>
      </w:r>
    </w:p>
    <w:p w:rsidR="000B7864" w:rsidRDefault="000B7864" w:rsidP="000B7864">
      <w:pPr>
        <w:pStyle w:val="TermExplain"/>
      </w:pPr>
      <w:r>
        <w:t xml:space="preserve">The response can carry extra information in the </w:t>
      </w:r>
      <w:r w:rsidRPr="000B7864">
        <w:rPr>
          <w:rStyle w:val="DefZchn"/>
        </w:rPr>
        <w:t>&lt;extraResponseData&gt;</w:t>
      </w:r>
      <w:r>
        <w:t xml:space="preserve"> element.</w:t>
      </w:r>
    </w:p>
    <w:p w:rsidR="000B7864" w:rsidRDefault="000B7864" w:rsidP="000B7864">
      <w:pPr>
        <w:pStyle w:val="TermExplain"/>
      </w:pPr>
      <w:r>
        <w:t xml:space="preserve">Moreover besides this information on top level for the whole response there are </w:t>
      </w:r>
      <w:r w:rsidR="008372C4">
        <w:t xml:space="preserve">analogous </w:t>
      </w:r>
      <w:r>
        <w:t>element</w:t>
      </w:r>
      <w:r w:rsidR="008372C4">
        <w:t>s</w:t>
      </w:r>
      <w:r>
        <w:t xml:space="preserve"> foreseen </w:t>
      </w:r>
      <w:r w:rsidR="008372C4">
        <w:t>in the detail level of the response</w:t>
      </w:r>
      <w:r w:rsidR="008372C4">
        <w:rPr>
          <w:rStyle w:val="Funotenzeichen"/>
        </w:rPr>
        <w:footnoteReference w:id="18"/>
      </w:r>
      <w:r w:rsidR="008372C4">
        <w:t>:</w:t>
      </w:r>
    </w:p>
    <w:p w:rsidR="000B7864" w:rsidRPr="000B7864" w:rsidRDefault="000B7864" w:rsidP="008372C4">
      <w:pPr>
        <w:pStyle w:val="TermExplain"/>
      </w:pPr>
      <w:r w:rsidRPr="008372C4">
        <w:rPr>
          <w:rStyle w:val="DefZchn"/>
        </w:rPr>
        <w:t>&lt;extraRecordData&gt;</w:t>
      </w:r>
      <w:r>
        <w:t xml:space="preserve">, </w:t>
      </w:r>
      <w:r w:rsidRPr="008372C4">
        <w:rPr>
          <w:rStyle w:val="DefZchn"/>
        </w:rPr>
        <w:t>&lt;extr</w:t>
      </w:r>
      <w:r w:rsidR="008372C4" w:rsidRPr="008372C4">
        <w:rPr>
          <w:rStyle w:val="DefZchn"/>
        </w:rPr>
        <w:t>a</w:t>
      </w:r>
      <w:r w:rsidRPr="008372C4">
        <w:rPr>
          <w:rStyle w:val="DefZchn"/>
        </w:rPr>
        <w:t>Term</w:t>
      </w:r>
      <w:r w:rsidR="008372C4" w:rsidRPr="008372C4">
        <w:rPr>
          <w:rStyle w:val="DefZchn"/>
        </w:rPr>
        <w:t>Data&gt;</w:t>
      </w:r>
      <w:r w:rsidR="008372C4">
        <w:t xml:space="preserve">, </w:t>
      </w:r>
      <w:r w:rsidR="008372C4" w:rsidRPr="008372C4">
        <w:rPr>
          <w:rStyle w:val="DefZchn"/>
        </w:rPr>
        <w:t>&lt;extraOperandData&gt;</w:t>
      </w:r>
    </w:p>
    <w:p w:rsidR="00F707D9" w:rsidRDefault="00F707D9" w:rsidP="00CB7275">
      <w:pPr>
        <w:pStyle w:val="TermDef"/>
      </w:pPr>
      <w:r>
        <w:t>Record Format</w:t>
      </w:r>
    </w:p>
    <w:p w:rsidR="00D85B2F" w:rsidRPr="00D85B2F" w:rsidRDefault="00D85B2F" w:rsidP="00D85B2F">
      <w:pPr>
        <w:pStyle w:val="TermExplain"/>
      </w:pPr>
      <w:r>
        <w:t xml:space="preserve">The defined structure of the searchRetrieveResponse is actually only the envelope down to the individual record. The format of </w:t>
      </w:r>
      <w:r w:rsidR="00EA49F5">
        <w:t xml:space="preserve">the individual records  </w:t>
      </w:r>
      <w:r>
        <w:t>actual result data can be anything, subject to negotiation between the capabilities (available schemas) of the server and requirements of the client.</w:t>
      </w:r>
    </w:p>
    <w:p w:rsidR="00D85B2F" w:rsidRPr="00D85B2F" w:rsidRDefault="008372C4" w:rsidP="00D85B2F">
      <w:pPr>
        <w:rPr>
          <w:lang w:val="en-US"/>
        </w:rPr>
      </w:pPr>
      <w:r>
        <w:rPr>
          <w:lang w:val="en-US"/>
        </w:rPr>
        <w:t>The extensions can be registered and could eventually do it into the standard.</w:t>
      </w:r>
      <w:r>
        <w:rPr>
          <w:lang w:val="en-US"/>
        </w:rPr>
        <w:br/>
      </w:r>
      <w:r w:rsidR="00D85B2F" w:rsidRPr="00D85B2F">
        <w:rPr>
          <w:lang w:val="en-US"/>
        </w:rPr>
        <w:t>Some registerd extensions:</w:t>
      </w:r>
      <w:r>
        <w:rPr>
          <w:lang w:val="en-US"/>
        </w:rPr>
        <w:t xml:space="preserve"> </w:t>
      </w:r>
      <w:hyperlink r:id="rId12" w:history="1">
        <w:r w:rsidR="00D85B2F" w:rsidRPr="00D85B2F">
          <w:rPr>
            <w:rStyle w:val="Hyperlink"/>
            <w:lang w:val="en-US"/>
          </w:rPr>
          <w:t>http://www.loc.gov/standards/sru/resources/extensions.html</w:t>
        </w:r>
      </w:hyperlink>
    </w:p>
    <w:p w:rsidR="00A25FE9" w:rsidRDefault="00A25FE9" w:rsidP="00A25FE9">
      <w:pPr>
        <w:pStyle w:val="berschrift2"/>
        <w:rPr>
          <w:lang w:val="en-US"/>
        </w:rPr>
      </w:pPr>
      <w:bookmarkStart w:id="46" w:name="_Ref283995867"/>
      <w:bookmarkStart w:id="47" w:name="_Ref283995872"/>
      <w:bookmarkStart w:id="48" w:name="_Toc287824929"/>
      <w:r>
        <w:rPr>
          <w:lang w:val="en-US"/>
        </w:rPr>
        <w:t>Extension: dynamic Indices</w:t>
      </w:r>
      <w:bookmarkEnd w:id="46"/>
      <w:bookmarkEnd w:id="47"/>
      <w:bookmarkEnd w:id="48"/>
      <w:r>
        <w:rPr>
          <w:lang w:val="en-US"/>
        </w:rPr>
        <w:t xml:space="preserve"> </w:t>
      </w:r>
    </w:p>
    <w:p w:rsidR="00861F82" w:rsidRDefault="00D85B2F" w:rsidP="00D85B2F">
      <w:pPr>
        <w:rPr>
          <w:lang w:val="en-US"/>
        </w:rPr>
      </w:pPr>
      <w:r>
        <w:rPr>
          <w:lang w:val="en-US"/>
        </w:rPr>
        <w:t xml:space="preserve">In the context of </w:t>
      </w:r>
      <w:r w:rsidRPr="00D85B2F">
        <w:rPr>
          <w:lang w:val="en-US"/>
        </w:rPr>
        <w:t xml:space="preserve">SRU/CQL </w:t>
      </w:r>
      <w:r>
        <w:rPr>
          <w:lang w:val="en-US"/>
        </w:rPr>
        <w:t>a number of context sets each with a list of indices has been defined, most notably the c</w:t>
      </w:r>
      <w:r w:rsidR="001932A7">
        <w:rPr>
          <w:lang w:val="en-US"/>
        </w:rPr>
        <w:t>anonic example of the 15 dublin</w:t>
      </w:r>
      <w:r>
        <w:rPr>
          <w:lang w:val="en-US"/>
        </w:rPr>
        <w:t>core terms</w:t>
      </w:r>
      <w:r>
        <w:rPr>
          <w:rStyle w:val="Funotenzeichen"/>
          <w:lang w:val="en-US"/>
        </w:rPr>
        <w:footnoteReference w:id="19"/>
      </w:r>
      <w:r w:rsidR="001932A7">
        <w:rPr>
          <w:lang w:val="en-US"/>
        </w:rPr>
        <w:t xml:space="preserve">. Most applications in the usual/main application domain (library search) should get by with the already defined indices. If not anyone can decide to define its own context set. </w:t>
      </w:r>
      <w:r w:rsidR="00861F82">
        <w:rPr>
          <w:lang w:val="en-US"/>
        </w:rPr>
        <w:t xml:space="preserve">However the context set mechanism foresees a static flat list of indices, while within CLARIN we are confronted with the issue of an open </w:t>
      </w:r>
      <w:r w:rsidR="001932A7">
        <w:rPr>
          <w:lang w:val="en-US"/>
        </w:rPr>
        <w:t xml:space="preserve">index-list </w:t>
      </w:r>
      <w:r w:rsidR="00874105">
        <w:rPr>
          <w:lang w:val="en-US"/>
        </w:rPr>
        <w:t xml:space="preserve">due to use of structured data </w:t>
      </w:r>
      <w:r w:rsidR="00861F82">
        <w:rPr>
          <w:lang w:val="en-US"/>
        </w:rPr>
        <w:t xml:space="preserve">at least in two occasions: </w:t>
      </w:r>
    </w:p>
    <w:p w:rsidR="00861F82" w:rsidRDefault="00861F82" w:rsidP="00861F82">
      <w:pPr>
        <w:pStyle w:val="TermDef"/>
      </w:pPr>
      <w:r>
        <w:t xml:space="preserve">CMDI </w:t>
      </w:r>
    </w:p>
    <w:p w:rsidR="00861F82" w:rsidRPr="00861F82" w:rsidRDefault="00861F82" w:rsidP="00861F82">
      <w:pPr>
        <w:pStyle w:val="TermExplain"/>
      </w:pPr>
      <w:r>
        <w:t>CMDI is conceived as an open system where a multitude of profiles (or schemas) can coexist</w:t>
      </w:r>
      <w:r w:rsidR="00D210CC">
        <w:t>, where</w:t>
      </w:r>
      <w:r w:rsidR="00801C75">
        <w:t xml:space="preserve"> </w:t>
      </w:r>
      <w:r w:rsidR="00D210CC">
        <w:t>every profile can have a different structure with different fields/elements defined.</w:t>
      </w:r>
    </w:p>
    <w:p w:rsidR="00861F82" w:rsidRDefault="00861F82" w:rsidP="00861F82">
      <w:pPr>
        <w:pStyle w:val="TermDef"/>
      </w:pPr>
      <w:r>
        <w:t>Annotation Layers /  Tiers in Annotation files</w:t>
      </w:r>
    </w:p>
    <w:p w:rsidR="00D210CC" w:rsidRPr="00D210CC" w:rsidRDefault="00D210CC" w:rsidP="00D210CC">
      <w:pPr>
        <w:pStyle w:val="TermExplain"/>
      </w:pPr>
      <w:r>
        <w:t>The annotations of multimodal resources carry arbitrary (project, or even resource specific) tiers –layers of typed information.</w:t>
      </w:r>
    </w:p>
    <w:p w:rsidR="00DA74A8" w:rsidRPr="00D210CC" w:rsidRDefault="0062240B" w:rsidP="00DA74A8">
      <w:pPr>
        <w:rPr>
          <w:lang w:val="en-US"/>
        </w:rPr>
      </w:pPr>
      <w:r>
        <w:rPr>
          <w:lang w:val="en-US"/>
        </w:rPr>
        <w:t xml:space="preserve">We will </w:t>
      </w:r>
      <w:r w:rsidR="00801C75">
        <w:rPr>
          <w:lang w:val="en-US"/>
        </w:rPr>
        <w:t>go into detail</w:t>
      </w:r>
      <w:r>
        <w:rPr>
          <w:lang w:val="en-US"/>
        </w:rPr>
        <w:t xml:space="preserve"> </w:t>
      </w:r>
      <w:r w:rsidR="00801C75">
        <w:rPr>
          <w:lang w:val="en-US"/>
        </w:rPr>
        <w:t xml:space="preserve">of both </w:t>
      </w:r>
      <w:r>
        <w:rPr>
          <w:lang w:val="en-US"/>
        </w:rPr>
        <w:t xml:space="preserve">aspects in the following chapters, but one general remark beforehand: </w:t>
      </w:r>
      <w:r w:rsidR="00D210CC">
        <w:rPr>
          <w:lang w:val="en-US"/>
        </w:rPr>
        <w:t xml:space="preserve">As the context set is meant as a static list, it is </w:t>
      </w:r>
      <w:r w:rsidR="00CB6990">
        <w:rPr>
          <w:lang w:val="en-US"/>
        </w:rPr>
        <w:t xml:space="preserve">apparently </w:t>
      </w:r>
      <w:r w:rsidR="00D210CC">
        <w:rPr>
          <w:lang w:val="en-US"/>
        </w:rPr>
        <w:t xml:space="preserve">not usable for our needs. </w:t>
      </w:r>
      <w:commentRangeStart w:id="49"/>
      <w:r w:rsidR="00DA74A8">
        <w:rPr>
          <w:lang w:val="en-US"/>
        </w:rPr>
        <w:t xml:space="preserve">But </w:t>
      </w:r>
      <w:r w:rsidR="00DA74A8" w:rsidRPr="00F1177C">
        <w:rPr>
          <w:rStyle w:val="IntensiveHervorhebung"/>
          <w:lang w:val="en-US"/>
        </w:rPr>
        <w:t xml:space="preserve">we can simply use the more flexible </w:t>
      </w:r>
      <w:r w:rsidR="00DA74A8" w:rsidRPr="00D210CC">
        <w:rPr>
          <w:rStyle w:val="DefZchn"/>
        </w:rPr>
        <w:t>explain</w:t>
      </w:r>
      <w:r w:rsidR="00DA74A8">
        <w:rPr>
          <w:lang w:val="en-US"/>
        </w:rPr>
        <w:t>-operation, where the service can indicate on every request the indices actually available.</w:t>
      </w:r>
      <w:commentRangeEnd w:id="49"/>
      <w:r w:rsidR="00DA74A8">
        <w:rPr>
          <w:rStyle w:val="Kommentarzeichen"/>
          <w:vanish/>
        </w:rPr>
        <w:commentReference w:id="49"/>
      </w:r>
    </w:p>
    <w:p w:rsidR="00A36333" w:rsidRDefault="00801C75" w:rsidP="00A36333">
      <w:pPr>
        <w:rPr>
          <w:lang w:val="en-US"/>
        </w:rPr>
      </w:pPr>
      <w:r>
        <w:rPr>
          <w:lang w:val="en-US"/>
        </w:rPr>
        <w:t xml:space="preserve">Nevertheless, </w:t>
      </w:r>
      <w:r w:rsidR="00A36333">
        <w:rPr>
          <w:lang w:val="en-US"/>
        </w:rPr>
        <w:t xml:space="preserve">and </w:t>
      </w:r>
      <w:r>
        <w:rPr>
          <w:lang w:val="en-US"/>
        </w:rPr>
        <w:t>even if only for the sake of simpler referencing in the documentation, we want to introduce these two “virtual” context sets:</w:t>
      </w:r>
    </w:p>
    <w:p w:rsidR="00A36333" w:rsidRDefault="00A36333" w:rsidP="00A36333">
      <w:pPr>
        <w:pStyle w:val="TermDef"/>
      </w:pPr>
      <w:r>
        <w:t>CLARN Metadata</w:t>
      </w:r>
    </w:p>
    <w:p w:rsidR="00A36333" w:rsidRDefault="00801C75" w:rsidP="00A36333">
      <w:pPr>
        <w:pStyle w:val="Def"/>
      </w:pPr>
      <w:r>
        <w:t>cmd.</w:t>
      </w:r>
      <w:r w:rsidR="00692EE8">
        <w:t xml:space="preserve"> or cmdi.</w:t>
      </w:r>
    </w:p>
    <w:p w:rsidR="00A36333" w:rsidRDefault="00A36333" w:rsidP="00A36333">
      <w:pPr>
        <w:pStyle w:val="TermDef"/>
      </w:pPr>
      <w:r>
        <w:t>CLARIN Content Search</w:t>
      </w:r>
    </w:p>
    <w:p w:rsidR="00801C75" w:rsidRDefault="00801C75" w:rsidP="00A36333">
      <w:pPr>
        <w:pStyle w:val="Def"/>
      </w:pPr>
      <w:r>
        <w:t>ccs.</w:t>
      </w:r>
    </w:p>
    <w:p w:rsidR="00CB7275" w:rsidRDefault="00CB7275" w:rsidP="00CB7275">
      <w:pPr>
        <w:pStyle w:val="berschrift3"/>
        <w:rPr>
          <w:lang w:val="en-US"/>
        </w:rPr>
      </w:pPr>
      <w:bookmarkStart w:id="50" w:name="_Toc287824930"/>
      <w:r>
        <w:rPr>
          <w:lang w:val="en-US"/>
        </w:rPr>
        <w:lastRenderedPageBreak/>
        <w:t>Current solution in MDService:</w:t>
      </w:r>
      <w:r w:rsidR="00B31762">
        <w:rPr>
          <w:lang w:val="en-US"/>
        </w:rPr>
        <w:t xml:space="preserve"> the </w:t>
      </w:r>
      <w:r w:rsidR="00B31762" w:rsidRPr="00B31762">
        <w:rPr>
          <w:rStyle w:val="DefZchn"/>
        </w:rPr>
        <w:t>cmdIndex</w:t>
      </w:r>
      <w:bookmarkEnd w:id="50"/>
    </w:p>
    <w:p w:rsidR="00B31762" w:rsidRDefault="00B31762" w:rsidP="00CB7275">
      <w:pPr>
        <w:rPr>
          <w:lang w:val="en-US"/>
        </w:rPr>
      </w:pPr>
      <w:r>
        <w:rPr>
          <w:lang w:val="en-US"/>
        </w:rPr>
        <w:t xml:space="preserve">MDService allows </w:t>
      </w:r>
      <w:r w:rsidR="004C1EA7">
        <w:rPr>
          <w:lang w:val="en-US"/>
        </w:rPr>
        <w:t xml:space="preserve">the so called </w:t>
      </w:r>
      <w:r w:rsidR="004C1EA7" w:rsidRPr="0062240B">
        <w:rPr>
          <w:rStyle w:val="DefZchn"/>
        </w:rPr>
        <w:t>cmdIndex</w:t>
      </w:r>
      <w:r w:rsidR="004C1EA7">
        <w:rPr>
          <w:lang w:val="en-US"/>
        </w:rPr>
        <w:t xml:space="preserve">  </w:t>
      </w:r>
      <w:r w:rsidR="0053040A">
        <w:rPr>
          <w:lang w:val="en-US"/>
        </w:rPr>
        <w:t>in the index-part of the CQL-qu</w:t>
      </w:r>
      <w:r>
        <w:rPr>
          <w:lang w:val="en-US"/>
        </w:rPr>
        <w:t>e</w:t>
      </w:r>
      <w:r w:rsidR="0053040A">
        <w:rPr>
          <w:lang w:val="en-US"/>
        </w:rPr>
        <w:t>r</w:t>
      </w:r>
      <w:r>
        <w:rPr>
          <w:lang w:val="en-US"/>
        </w:rPr>
        <w:t>y.</w:t>
      </w:r>
    </w:p>
    <w:p w:rsidR="00CB7275" w:rsidRDefault="00B31762" w:rsidP="00CB7275">
      <w:pPr>
        <w:rPr>
          <w:lang w:val="en-US"/>
        </w:rPr>
      </w:pPr>
      <w:r>
        <w:rPr>
          <w:lang w:val="en-US"/>
        </w:rPr>
        <w:t xml:space="preserve">It is based on the recursive component model of CMD </w:t>
      </w:r>
      <w:r w:rsidR="0062240B">
        <w:rPr>
          <w:lang w:val="en-US"/>
        </w:rPr>
        <w:t>and maps e</w:t>
      </w:r>
      <w:r>
        <w:rPr>
          <w:lang w:val="en-US"/>
        </w:rPr>
        <w:t xml:space="preserve">very element in every profile </w:t>
      </w:r>
      <w:r w:rsidR="0062240B">
        <w:rPr>
          <w:lang w:val="en-US"/>
        </w:rPr>
        <w:t xml:space="preserve">to an index based on its “XPath”. </w:t>
      </w:r>
      <w:r w:rsidR="001932A7">
        <w:rPr>
          <w:lang w:val="en-US"/>
        </w:rPr>
        <w:t xml:space="preserve"> S</w:t>
      </w:r>
      <w:r w:rsidR="00CB7275">
        <w:rPr>
          <w:lang w:val="en-US"/>
        </w:rPr>
        <w:t xml:space="preserve">o for example: </w:t>
      </w:r>
      <w:r w:rsidR="00CB7275" w:rsidRPr="007D2662">
        <w:rPr>
          <w:rStyle w:val="ExampleCodeZchn"/>
        </w:rPr>
        <w:t>Session/MDGroup/Actors/Actor/Role</w:t>
      </w:r>
      <w:r w:rsidR="00CB7275">
        <w:rPr>
          <w:lang w:val="en-US"/>
        </w:rPr>
        <w:t xml:space="preserve"> would trivially map to an index </w:t>
      </w:r>
      <w:r w:rsidR="00CB7275" w:rsidRPr="007D2662">
        <w:rPr>
          <w:rStyle w:val="ExampleCodeZchn"/>
        </w:rPr>
        <w:t>Session.MDGroup.Actors.Actor.Role</w:t>
      </w:r>
      <w:r w:rsidR="00CB7275">
        <w:rPr>
          <w:lang w:val="en-US"/>
        </w:rPr>
        <w:t xml:space="preserve">, or as minimal unique index:  </w:t>
      </w:r>
      <w:r w:rsidR="00CB7275" w:rsidRPr="007D2662">
        <w:rPr>
          <w:rStyle w:val="ExampleCodeZchn"/>
        </w:rPr>
        <w:t>Session.Actor.Role</w:t>
      </w:r>
      <w:r w:rsidR="0062240B">
        <w:rPr>
          <w:rStyle w:val="ExampleCodeZchn"/>
        </w:rPr>
        <w:t>.</w:t>
      </w:r>
    </w:p>
    <w:p w:rsidR="00CB7275" w:rsidRDefault="00CB7275" w:rsidP="00CB7275">
      <w:pPr>
        <w:rPr>
          <w:lang w:val="en-US"/>
        </w:rPr>
      </w:pPr>
      <w:r>
        <w:rPr>
          <w:lang w:val="en-US"/>
        </w:rPr>
        <w:t xml:space="preserve">Furthermore thanks to linking the elements of CMD-profile via attribute </w:t>
      </w:r>
      <w:r w:rsidRPr="005E16EA">
        <w:rPr>
          <w:rStyle w:val="ExampleCodeZchn"/>
        </w:rPr>
        <w:t>@ConceptLink</w:t>
      </w:r>
      <w:r>
        <w:rPr>
          <w:lang w:val="en-US"/>
        </w:rPr>
        <w:t xml:space="preserve"> to  Data Categories MDService is also able to provide data category based indices, like: </w:t>
      </w:r>
      <w:r w:rsidRPr="005E16EA">
        <w:rPr>
          <w:rStyle w:val="ExampleCodeZchn"/>
        </w:rPr>
        <w:t>dc.title</w:t>
      </w:r>
      <w:r>
        <w:rPr>
          <w:lang w:val="en-US"/>
        </w:rPr>
        <w:t>, which are internally translated to appropriate profile based indices</w:t>
      </w:r>
      <w:r w:rsidR="001932A7">
        <w:rPr>
          <w:lang w:val="en-US"/>
        </w:rPr>
        <w:t>.</w:t>
      </w:r>
    </w:p>
    <w:p w:rsidR="0062240B" w:rsidRDefault="0062240B" w:rsidP="0062240B">
      <w:pPr>
        <w:rPr>
          <w:lang w:val="en-US"/>
        </w:rPr>
      </w:pPr>
      <w:r>
        <w:rPr>
          <w:lang w:val="en-US"/>
        </w:rPr>
        <w:t xml:space="preserve">Currently MDService does not really honor or understand context sets. But the CMD profiles imply a natural grouping of the indices and could be seen as individual context sets. On the other hand they could just as well be prefixed with a common “virtual” </w:t>
      </w:r>
      <w:r w:rsidR="00D210CC" w:rsidRPr="006E08A9">
        <w:rPr>
          <w:rStyle w:val="IntensiveHervorhebung"/>
          <w:lang w:val="en-US"/>
        </w:rPr>
        <w:t xml:space="preserve">context </w:t>
      </w:r>
      <w:r w:rsidRPr="006E08A9">
        <w:rPr>
          <w:rStyle w:val="IntensiveHervorhebung"/>
          <w:lang w:val="en-US"/>
        </w:rPr>
        <w:t xml:space="preserve">set </w:t>
      </w:r>
      <w:r w:rsidRPr="00B31762">
        <w:rPr>
          <w:rStyle w:val="DefZchn"/>
        </w:rPr>
        <w:t>cmd</w:t>
      </w:r>
      <w:r w:rsidR="00692EE8">
        <w:rPr>
          <w:rStyle w:val="DefZchn"/>
        </w:rPr>
        <w:t>i</w:t>
      </w:r>
      <w:r>
        <w:rPr>
          <w:lang w:val="en-US"/>
        </w:rPr>
        <w:t xml:space="preserve"> wrapping all the profiles. However this is a bit of a futile Gedankenexperiment, as the protocol does not deliver a possibility to formulate a context set with open or recursive index definition. Thus we can let us guide by rather pragmatic considerations</w:t>
      </w:r>
      <w:r w:rsidR="00D210CC">
        <w:rPr>
          <w:lang w:val="en-US"/>
        </w:rPr>
        <w:t>.</w:t>
      </w:r>
    </w:p>
    <w:p w:rsidR="00252357" w:rsidRDefault="00252357" w:rsidP="00252357">
      <w:pPr>
        <w:rPr>
          <w:lang w:val="en-US"/>
        </w:rPr>
      </w:pPr>
      <w:commentRangeStart w:id="51"/>
      <w:commentRangeStart w:id="52"/>
      <w:commentRangeStart w:id="53"/>
      <w:r>
        <w:rPr>
          <w:lang w:val="en-US"/>
        </w:rPr>
        <w:t>For illustration - given current state of the repository</w:t>
      </w:r>
      <w:r>
        <w:rPr>
          <w:rStyle w:val="Funotenzeichen"/>
          <w:lang w:val="en-US"/>
        </w:rPr>
        <w:footnoteReference w:id="20"/>
      </w:r>
      <w:r>
        <w:rPr>
          <w:lang w:val="en-US"/>
        </w:rPr>
        <w:t xml:space="preserve"> - following are some of the “context-sets” available:</w:t>
      </w:r>
      <w:commentRangeEnd w:id="51"/>
      <w:r>
        <w:rPr>
          <w:rStyle w:val="Kommentarzeichen"/>
          <w:vanish/>
        </w:rPr>
        <w:commentReference w:id="51"/>
      </w:r>
      <w:commentRangeEnd w:id="52"/>
      <w:commentRangeEnd w:id="53"/>
      <w:r w:rsidR="007D33B9">
        <w:rPr>
          <w:rStyle w:val="Kommentarzeichen"/>
        </w:rPr>
        <w:commentReference w:id="52"/>
      </w:r>
      <w:r>
        <w:rPr>
          <w:rStyle w:val="Kommentarzeichen"/>
        </w:rPr>
        <w:commentReference w:id="53"/>
      </w:r>
    </w:p>
    <w:p w:rsidR="00A36333" w:rsidRDefault="00CB7275" w:rsidP="00A36333">
      <w:pPr>
        <w:pStyle w:val="Listenabsatz"/>
        <w:tabs>
          <w:tab w:val="left" w:pos="4820"/>
        </w:tabs>
        <w:rPr>
          <w:lang w:val="en-US"/>
        </w:rPr>
      </w:pPr>
      <w:r>
        <w:rPr>
          <w:lang w:val="en-US"/>
        </w:rPr>
        <w:t>Session</w:t>
      </w:r>
      <w:r w:rsidR="004C1EA7">
        <w:rPr>
          <w:lang w:val="en-US"/>
        </w:rPr>
        <w:t xml:space="preserve"> [cmdi:imdi-session]</w:t>
      </w:r>
      <w:r w:rsidR="00A36333">
        <w:rPr>
          <w:lang w:val="en-US"/>
        </w:rPr>
        <w:tab/>
        <w:t>OLAC-DcmiTerms [</w:t>
      </w:r>
      <w:r w:rsidR="004C1EA7">
        <w:rPr>
          <w:lang w:val="en-US"/>
        </w:rPr>
        <w:t>cmdi:</w:t>
      </w:r>
      <w:r w:rsidR="00A36333">
        <w:rPr>
          <w:lang w:val="en-US"/>
        </w:rPr>
        <w:t>olac]</w:t>
      </w:r>
    </w:p>
    <w:p w:rsidR="00A36333" w:rsidRPr="004C1EA7" w:rsidRDefault="00A36333" w:rsidP="00A36333">
      <w:pPr>
        <w:pStyle w:val="Listenabsatz"/>
        <w:tabs>
          <w:tab w:val="left" w:pos="4820"/>
        </w:tabs>
      </w:pPr>
      <w:r w:rsidRPr="004C1EA7">
        <w:t>teiHeader [</w:t>
      </w:r>
      <w:r w:rsidR="004C1EA7" w:rsidRPr="004C1EA7">
        <w:t>cmdi:</w:t>
      </w:r>
      <w:r w:rsidRPr="004C1EA7">
        <w:t>tei]</w:t>
      </w:r>
      <w:r w:rsidRPr="004C1EA7">
        <w:tab/>
        <w:t>TextCorpusProfile [</w:t>
      </w:r>
      <w:r w:rsidR="004C1EA7" w:rsidRPr="004C1EA7">
        <w:t>cmdi:</w:t>
      </w:r>
      <w:r w:rsidRPr="004C1EA7">
        <w:t>tcp]</w:t>
      </w:r>
    </w:p>
    <w:p w:rsidR="00CB7275" w:rsidRPr="00A36333" w:rsidRDefault="00CB7275" w:rsidP="00A36333">
      <w:pPr>
        <w:pStyle w:val="Listenabsatz"/>
        <w:tabs>
          <w:tab w:val="left" w:pos="4820"/>
        </w:tabs>
        <w:rPr>
          <w:lang w:val="en-US"/>
        </w:rPr>
      </w:pPr>
      <w:r w:rsidRPr="00A36333">
        <w:rPr>
          <w:lang w:val="en-US"/>
        </w:rPr>
        <w:t>Dublin Core Elements [</w:t>
      </w:r>
      <w:r w:rsidR="004C1EA7">
        <w:rPr>
          <w:lang w:val="en-US"/>
        </w:rPr>
        <w:t>cmdi:</w:t>
      </w:r>
      <w:r w:rsidRPr="00A36333">
        <w:rPr>
          <w:lang w:val="en-US"/>
        </w:rPr>
        <w:t>dce]</w:t>
      </w:r>
      <w:r w:rsidR="00A36333">
        <w:rPr>
          <w:lang w:val="en-US"/>
        </w:rPr>
        <w:tab/>
      </w:r>
      <w:r w:rsidRPr="00A36333">
        <w:rPr>
          <w:lang w:val="en-US"/>
        </w:rPr>
        <w:t>Dublin Core Terms [</w:t>
      </w:r>
      <w:r w:rsidR="004C1EA7">
        <w:rPr>
          <w:lang w:val="en-US"/>
        </w:rPr>
        <w:t>cmdi:</w:t>
      </w:r>
      <w:r w:rsidRPr="00A36333">
        <w:rPr>
          <w:lang w:val="en-US"/>
        </w:rPr>
        <w:t>dct]</w:t>
      </w:r>
    </w:p>
    <w:p w:rsidR="00CB7275" w:rsidRDefault="00CB7275" w:rsidP="00A36333">
      <w:pPr>
        <w:pStyle w:val="Listenabsatz"/>
        <w:tabs>
          <w:tab w:val="left" w:pos="4820"/>
        </w:tabs>
        <w:rPr>
          <w:lang w:val="en-US"/>
        </w:rPr>
      </w:pPr>
      <w:r>
        <w:rPr>
          <w:lang w:val="en-US"/>
        </w:rPr>
        <w:t>ISOcat DCR [</w:t>
      </w:r>
      <w:r w:rsidR="004C1EA7">
        <w:rPr>
          <w:lang w:val="en-US"/>
        </w:rPr>
        <w:t>cmdi:</w:t>
      </w:r>
      <w:r>
        <w:rPr>
          <w:lang w:val="en-US"/>
        </w:rPr>
        <w:t>isocat]</w:t>
      </w:r>
      <w:r w:rsidR="00A36333">
        <w:rPr>
          <w:lang w:val="en-US"/>
        </w:rPr>
        <w:tab/>
        <w:t>…</w:t>
      </w:r>
    </w:p>
    <w:p w:rsidR="008D2739" w:rsidRDefault="009E44D8" w:rsidP="008D2739">
      <w:pPr>
        <w:pStyle w:val="berschrift3"/>
        <w:rPr>
          <w:lang w:val="en-US"/>
        </w:rPr>
      </w:pPr>
      <w:bookmarkStart w:id="54" w:name="_Toc287824931"/>
      <w:r>
        <w:rPr>
          <w:lang w:val="en-US"/>
        </w:rPr>
        <w:t xml:space="preserve">Identifying </w:t>
      </w:r>
      <w:r w:rsidR="009700A0">
        <w:rPr>
          <w:lang w:val="en-US"/>
        </w:rPr>
        <w:t>Tiers</w:t>
      </w:r>
      <w:r w:rsidR="003E59F5">
        <w:rPr>
          <w:lang w:val="en-US"/>
        </w:rPr>
        <w:t xml:space="preserve"> in </w:t>
      </w:r>
      <w:r w:rsidR="00CB6990">
        <w:rPr>
          <w:lang w:val="en-US"/>
        </w:rPr>
        <w:t>T</w:t>
      </w:r>
      <w:r w:rsidR="003E59F5">
        <w:rPr>
          <w:lang w:val="en-US"/>
        </w:rPr>
        <w:t xml:space="preserve">ext </w:t>
      </w:r>
      <w:r w:rsidR="00CB6990">
        <w:rPr>
          <w:lang w:val="en-US"/>
        </w:rPr>
        <w:t>C</w:t>
      </w:r>
      <w:r w:rsidR="003E59F5">
        <w:rPr>
          <w:lang w:val="en-US"/>
        </w:rPr>
        <w:t>orpora</w:t>
      </w:r>
      <w:bookmarkEnd w:id="54"/>
    </w:p>
    <w:p w:rsidR="003E59F5" w:rsidRDefault="003E59F5" w:rsidP="009700A0">
      <w:pPr>
        <w:rPr>
          <w:lang w:val="en-US"/>
        </w:rPr>
      </w:pPr>
      <w:r>
        <w:rPr>
          <w:lang w:val="en-US"/>
        </w:rPr>
        <w:t xml:space="preserve">The situation for text-corpora seems rather manageable: The canonic and most-widespread indices /annotation layers are </w:t>
      </w:r>
      <w:r w:rsidRPr="0053040A">
        <w:rPr>
          <w:rStyle w:val="DefZchn"/>
        </w:rPr>
        <w:t>PoS</w:t>
      </w:r>
      <w:r>
        <w:rPr>
          <w:lang w:val="en-US"/>
        </w:rPr>
        <w:t xml:space="preserve"> and </w:t>
      </w:r>
      <w:r w:rsidRPr="0053040A">
        <w:rPr>
          <w:rStyle w:val="DefZchn"/>
        </w:rPr>
        <w:t>lemma</w:t>
      </w:r>
      <w:r>
        <w:rPr>
          <w:lang w:val="en-US"/>
        </w:rPr>
        <w:t xml:space="preserve">. Even if some collection define and use further indices, they are defined </w:t>
      </w:r>
      <w:r w:rsidR="006C3759">
        <w:rPr>
          <w:lang w:val="en-US"/>
        </w:rPr>
        <w:t xml:space="preserve">at the </w:t>
      </w:r>
      <w:r>
        <w:rPr>
          <w:lang w:val="en-US"/>
        </w:rPr>
        <w:t xml:space="preserve">corpus level and could be </w:t>
      </w:r>
      <w:r w:rsidR="00DB2AB3">
        <w:rPr>
          <w:lang w:val="en-US"/>
        </w:rPr>
        <w:t xml:space="preserve">easily bound to </w:t>
      </w:r>
      <w:r>
        <w:rPr>
          <w:lang w:val="en-US"/>
        </w:rPr>
        <w:t xml:space="preserve">appropriate data category in </w:t>
      </w:r>
      <w:r w:rsidR="00DA74A8">
        <w:rPr>
          <w:lang w:val="en-US"/>
        </w:rPr>
        <w:t xml:space="preserve">the </w:t>
      </w:r>
      <w:r w:rsidR="00DA74A8" w:rsidRPr="00DA74A8">
        <w:rPr>
          <w:rStyle w:val="NamedEntityZchn"/>
        </w:rPr>
        <w:t xml:space="preserve">Technical Metadata Component </w:t>
      </w:r>
      <w:r w:rsidR="00DA74A8">
        <w:rPr>
          <w:lang w:val="en-US"/>
        </w:rPr>
        <w:t>of the m</w:t>
      </w:r>
      <w:r>
        <w:rPr>
          <w:lang w:val="en-US"/>
        </w:rPr>
        <w:t xml:space="preserve">etadata </w:t>
      </w:r>
      <w:r w:rsidR="00DA74A8">
        <w:rPr>
          <w:lang w:val="en-US"/>
        </w:rPr>
        <w:t>r</w:t>
      </w:r>
      <w:r>
        <w:rPr>
          <w:lang w:val="en-US"/>
        </w:rPr>
        <w:t>ecor</w:t>
      </w:r>
      <w:r w:rsidR="00DA74A8">
        <w:rPr>
          <w:lang w:val="en-US"/>
        </w:rPr>
        <w:t>d of the corpus.</w:t>
      </w:r>
    </w:p>
    <w:p w:rsidR="00E80688" w:rsidRDefault="00E80688" w:rsidP="009700A0">
      <w:pPr>
        <w:rPr>
          <w:lang w:val="en-US"/>
        </w:rPr>
      </w:pPr>
      <w:r>
        <w:rPr>
          <w:lang w:val="en-US"/>
        </w:rPr>
        <w:t xml:space="preserve">Also the usual primary sequence are the running words/tokens and the other annotation levels map one to one on these, in other words every token has a PoS and lemma assigned. </w:t>
      </w:r>
      <w:r w:rsidR="001F46DB">
        <w:rPr>
          <w:lang w:val="en-US"/>
        </w:rPr>
        <w:t xml:space="preserve">This allows a very efficient structure </w:t>
      </w:r>
      <w:r>
        <w:rPr>
          <w:lang w:val="en-US"/>
        </w:rPr>
        <w:t xml:space="preserve">for </w:t>
      </w:r>
      <w:r w:rsidR="001F46DB">
        <w:rPr>
          <w:lang w:val="en-US"/>
        </w:rPr>
        <w:t>encod</w:t>
      </w:r>
      <w:r>
        <w:rPr>
          <w:lang w:val="en-US"/>
        </w:rPr>
        <w:t>in</w:t>
      </w:r>
      <w:r w:rsidR="001F46DB">
        <w:rPr>
          <w:lang w:val="en-US"/>
        </w:rPr>
        <w:t xml:space="preserve">g the corpus as input for </w:t>
      </w:r>
      <w:r w:rsidR="00CB6990">
        <w:rPr>
          <w:lang w:val="en-US"/>
        </w:rPr>
        <w:t>the</w:t>
      </w:r>
      <w:r w:rsidR="001F46DB">
        <w:rPr>
          <w:lang w:val="en-US"/>
        </w:rPr>
        <w:t xml:space="preserve"> </w:t>
      </w:r>
      <w:r>
        <w:rPr>
          <w:lang w:val="en-US"/>
        </w:rPr>
        <w:t>corpus indexer</w:t>
      </w:r>
      <w:r w:rsidR="001F46DB">
        <w:rPr>
          <w:lang w:val="en-US"/>
        </w:rPr>
        <w:t xml:space="preserve"> - </w:t>
      </w:r>
      <w:r>
        <w:rPr>
          <w:lang w:val="en-US"/>
        </w:rPr>
        <w:t xml:space="preserve">the </w:t>
      </w:r>
      <w:r w:rsidRPr="00CB6990">
        <w:rPr>
          <w:rStyle w:val="IntensiveHervorhebung"/>
          <w:lang w:val="en-US"/>
        </w:rPr>
        <w:t>verticale</w:t>
      </w:r>
      <w:r>
        <w:rPr>
          <w:lang w:val="en-US"/>
        </w:rPr>
        <w:t xml:space="preserve"> –</w:t>
      </w:r>
      <w:r w:rsidR="001F46DB">
        <w:rPr>
          <w:lang w:val="en-US"/>
        </w:rPr>
        <w:t xml:space="preserve"> a file, where every running </w:t>
      </w:r>
      <w:r>
        <w:rPr>
          <w:lang w:val="en-US"/>
        </w:rPr>
        <w:t xml:space="preserve">word is on one line </w:t>
      </w:r>
      <w:r w:rsidR="009F506A">
        <w:rPr>
          <w:lang w:val="en-US"/>
        </w:rPr>
        <w:t xml:space="preserve">together with </w:t>
      </w:r>
      <w:r w:rsidR="00CB6990">
        <w:rPr>
          <w:lang w:val="en-US"/>
        </w:rPr>
        <w:t xml:space="preserve">its </w:t>
      </w:r>
      <w:r w:rsidR="009F506A">
        <w:rPr>
          <w:lang w:val="en-US"/>
        </w:rPr>
        <w:t xml:space="preserve">(linguistic) </w:t>
      </w:r>
      <w:r>
        <w:rPr>
          <w:lang w:val="en-US"/>
        </w:rPr>
        <w:t>annotations</w:t>
      </w:r>
      <w:r w:rsidR="009F506A">
        <w:rPr>
          <w:lang w:val="en-US"/>
        </w:rPr>
        <w:t>:</w:t>
      </w:r>
    </w:p>
    <w:p w:rsidR="001F46DB" w:rsidRPr="001F46DB" w:rsidRDefault="001F46DB" w:rsidP="009F506A">
      <w:pPr>
        <w:pStyle w:val="ExampleCode"/>
        <w:rPr>
          <w:i/>
          <w:color w:val="C00000"/>
          <w:lang w:val="de-AT"/>
        </w:rPr>
      </w:pPr>
      <w:r w:rsidRPr="001F46DB">
        <w:rPr>
          <w:i/>
          <w:color w:val="C00000"/>
          <w:lang w:val="de-AT"/>
        </w:rPr>
        <w:t>#word</w:t>
      </w:r>
      <w:r w:rsidRPr="001F46DB">
        <w:rPr>
          <w:i/>
          <w:color w:val="C00000"/>
          <w:lang w:val="de-AT"/>
        </w:rPr>
        <w:tab/>
        <w:t>#pos</w:t>
      </w:r>
      <w:r w:rsidRPr="001F46DB">
        <w:rPr>
          <w:i/>
          <w:color w:val="C00000"/>
          <w:lang w:val="de-AT"/>
        </w:rPr>
        <w:tab/>
        <w:t>#lemma</w:t>
      </w:r>
    </w:p>
    <w:p w:rsidR="009F506A" w:rsidRPr="001F46DB" w:rsidRDefault="009F506A" w:rsidP="009F506A">
      <w:pPr>
        <w:pStyle w:val="ExampleCode"/>
        <w:rPr>
          <w:lang w:val="de-AT"/>
        </w:rPr>
      </w:pPr>
      <w:r w:rsidRPr="001F46DB">
        <w:rPr>
          <w:lang w:val="de-AT"/>
        </w:rPr>
        <w:t>Das</w:t>
      </w:r>
      <w:r w:rsidRPr="001F46DB">
        <w:rPr>
          <w:lang w:val="de-AT"/>
        </w:rPr>
        <w:tab/>
      </w:r>
      <w:r w:rsidRPr="001F46DB">
        <w:rPr>
          <w:lang w:val="de-AT"/>
        </w:rPr>
        <w:tab/>
        <w:t xml:space="preserve">PRO </w:t>
      </w:r>
      <w:r w:rsidRPr="001F46DB">
        <w:rPr>
          <w:lang w:val="de-AT"/>
        </w:rPr>
        <w:tab/>
        <w:t>d</w:t>
      </w:r>
    </w:p>
    <w:p w:rsidR="009F506A" w:rsidRPr="00A36333" w:rsidRDefault="009F506A" w:rsidP="009F506A">
      <w:pPr>
        <w:pStyle w:val="ExampleCode"/>
        <w:rPr>
          <w:lang w:val="de-AT"/>
        </w:rPr>
      </w:pPr>
      <w:r w:rsidRPr="00A36333">
        <w:rPr>
          <w:lang w:val="de-AT"/>
        </w:rPr>
        <w:t xml:space="preserve">ist </w:t>
      </w:r>
      <w:r w:rsidRPr="00A36333">
        <w:rPr>
          <w:lang w:val="de-AT"/>
        </w:rPr>
        <w:tab/>
        <w:t>V</w:t>
      </w:r>
      <w:r w:rsidRPr="00A36333">
        <w:rPr>
          <w:lang w:val="de-AT"/>
        </w:rPr>
        <w:tab/>
        <w:t>sein</w:t>
      </w:r>
    </w:p>
    <w:p w:rsidR="009F506A" w:rsidRPr="00A36333" w:rsidRDefault="009F506A" w:rsidP="009F506A">
      <w:pPr>
        <w:pStyle w:val="ExampleCode"/>
        <w:rPr>
          <w:lang w:val="de-AT"/>
        </w:rPr>
      </w:pPr>
      <w:r w:rsidRPr="00A36333">
        <w:rPr>
          <w:lang w:val="de-AT"/>
        </w:rPr>
        <w:t>ein</w:t>
      </w:r>
      <w:r w:rsidRPr="00A36333">
        <w:rPr>
          <w:lang w:val="de-AT"/>
        </w:rPr>
        <w:tab/>
      </w:r>
      <w:r w:rsidRPr="00A36333">
        <w:rPr>
          <w:lang w:val="de-AT"/>
        </w:rPr>
        <w:tab/>
        <w:t>ART</w:t>
      </w:r>
      <w:r w:rsidRPr="00A36333">
        <w:rPr>
          <w:lang w:val="de-AT"/>
        </w:rPr>
        <w:tab/>
        <w:t>e</w:t>
      </w:r>
    </w:p>
    <w:p w:rsidR="009F506A" w:rsidRDefault="009F506A" w:rsidP="009F506A">
      <w:pPr>
        <w:pStyle w:val="ExampleCode"/>
      </w:pPr>
      <w:r>
        <w:t>Haus</w:t>
      </w:r>
      <w:r>
        <w:tab/>
        <w:t>N</w:t>
      </w:r>
      <w:r>
        <w:tab/>
        <w:t>Haus</w:t>
      </w:r>
    </w:p>
    <w:p w:rsidR="009F506A" w:rsidRDefault="009F506A" w:rsidP="009F506A">
      <w:pPr>
        <w:pStyle w:val="ExampleCode"/>
      </w:pPr>
      <w:r>
        <w:t>.</w:t>
      </w:r>
      <w:r>
        <w:tab/>
      </w:r>
      <w:r>
        <w:tab/>
      </w:r>
      <w:r w:rsidR="008A1EA6">
        <w:t>\$.</w:t>
      </w:r>
      <w:r>
        <w:tab/>
        <w:t>.</w:t>
      </w:r>
    </w:p>
    <w:p w:rsidR="0053040A" w:rsidRDefault="0053040A" w:rsidP="0053040A">
      <w:pPr>
        <w:rPr>
          <w:lang w:val="en-US"/>
        </w:rPr>
      </w:pPr>
      <w:r w:rsidRPr="0053040A">
        <w:rPr>
          <w:lang w:val="en-US"/>
        </w:rPr>
        <w:t xml:space="preserve">The corpus search engines also support a </w:t>
      </w:r>
      <w:r>
        <w:rPr>
          <w:lang w:val="en-US"/>
        </w:rPr>
        <w:t>grouping annotations or “breaks”, defining segments</w:t>
      </w:r>
      <w:r w:rsidR="00940B89">
        <w:rPr>
          <w:lang w:val="en-US"/>
        </w:rPr>
        <w:t>/regions</w:t>
      </w:r>
      <w:r>
        <w:rPr>
          <w:lang w:val="en-US"/>
        </w:rPr>
        <w:t xml:space="preserve"> within the text, the canonic examples being: sentence, paragraph and document (</w:t>
      </w:r>
      <w:r w:rsidRPr="0053040A">
        <w:rPr>
          <w:rStyle w:val="ExampleCodeZchn"/>
        </w:rPr>
        <w:t>&lt;s&gt;</w:t>
      </w:r>
      <w:r w:rsidRPr="0053040A">
        <w:rPr>
          <w:lang w:val="en-US"/>
        </w:rPr>
        <w:t>,</w:t>
      </w:r>
      <w:r>
        <w:rPr>
          <w:lang w:val="en-US"/>
        </w:rPr>
        <w:t xml:space="preserve"> </w:t>
      </w:r>
      <w:r w:rsidRPr="0053040A">
        <w:rPr>
          <w:lang w:val="en-US"/>
        </w:rPr>
        <w:t xml:space="preserve"> </w:t>
      </w:r>
      <w:r w:rsidRPr="0053040A">
        <w:rPr>
          <w:rStyle w:val="ExampleCodeZchn"/>
        </w:rPr>
        <w:t>&lt;p&gt;</w:t>
      </w:r>
      <w:r w:rsidRPr="0053040A">
        <w:rPr>
          <w:lang w:val="en-US"/>
        </w:rPr>
        <w:t xml:space="preserve">,  </w:t>
      </w:r>
      <w:r w:rsidRPr="0053040A">
        <w:rPr>
          <w:rStyle w:val="ExampleCodeZchn"/>
        </w:rPr>
        <w:t>&lt;doc&gt;</w:t>
      </w:r>
      <w:r>
        <w:rPr>
          <w:lang w:val="en-US"/>
        </w:rPr>
        <w:t>).</w:t>
      </w:r>
    </w:p>
    <w:p w:rsidR="0053040A" w:rsidRPr="0053040A" w:rsidRDefault="00550608" w:rsidP="0053040A">
      <w:pPr>
        <w:pStyle w:val="Remark"/>
      </w:pPr>
      <w:r>
        <w:t xml:space="preserve">Consider </w:t>
      </w:r>
      <w:r w:rsidR="0053040A">
        <w:t>TCF</w:t>
      </w:r>
      <w:r>
        <w:t xml:space="preserve"> wrt definition of Annotation Layers</w:t>
      </w:r>
      <w:r w:rsidR="0053040A">
        <w:t>!</w:t>
      </w:r>
    </w:p>
    <w:p w:rsidR="003E59F5" w:rsidRDefault="003E59F5" w:rsidP="003E59F5">
      <w:pPr>
        <w:pStyle w:val="berschrift3"/>
        <w:rPr>
          <w:lang w:val="en-US"/>
        </w:rPr>
      </w:pPr>
      <w:bookmarkStart w:id="55" w:name="_Ref283985041"/>
      <w:bookmarkStart w:id="56" w:name="_Ref283985048"/>
      <w:bookmarkStart w:id="57" w:name="_Ref283985052"/>
      <w:bookmarkStart w:id="58" w:name="_Toc287824932"/>
      <w:r>
        <w:rPr>
          <w:lang w:val="en-US"/>
        </w:rPr>
        <w:lastRenderedPageBreak/>
        <w:t xml:space="preserve">Identifying Tiers in </w:t>
      </w:r>
      <w:r w:rsidR="00CB6990">
        <w:rPr>
          <w:lang w:val="en-US"/>
        </w:rPr>
        <w:t>M</w:t>
      </w:r>
      <w:r>
        <w:rPr>
          <w:lang w:val="en-US"/>
        </w:rPr>
        <w:t xml:space="preserve">ultimodal </w:t>
      </w:r>
      <w:r w:rsidR="00CB6990">
        <w:rPr>
          <w:lang w:val="en-US"/>
        </w:rPr>
        <w:t>R</w:t>
      </w:r>
      <w:r>
        <w:rPr>
          <w:lang w:val="en-US"/>
        </w:rPr>
        <w:t>esources</w:t>
      </w:r>
      <w:bookmarkEnd w:id="55"/>
      <w:bookmarkEnd w:id="56"/>
      <w:bookmarkEnd w:id="57"/>
      <w:bookmarkEnd w:id="58"/>
    </w:p>
    <w:p w:rsidR="004B2FC0" w:rsidRDefault="004B2FC0" w:rsidP="004B2FC0">
      <w:pPr>
        <w:rPr>
          <w:lang w:val="en-US"/>
        </w:rPr>
      </w:pPr>
      <w:commentRangeStart w:id="59"/>
      <w:commentRangeStart w:id="60"/>
      <w:commentRangeStart w:id="61"/>
      <w:commentRangeStart w:id="62"/>
      <w:r>
        <w:rPr>
          <w:lang w:val="en-US"/>
        </w:rPr>
        <w:t xml:space="preserve">For multimodal resources the situations seems more complicated: The individual tiers are named ad hoc and on record-level. Thus every resource has its own tiers, that are defined in the annotation files to the resource. </w:t>
      </w:r>
      <w:commentRangeEnd w:id="59"/>
      <w:r>
        <w:rPr>
          <w:rStyle w:val="Kommentarzeichen"/>
          <w:vanish/>
        </w:rPr>
        <w:commentReference w:id="59"/>
      </w:r>
      <w:commentRangeEnd w:id="60"/>
      <w:commentRangeEnd w:id="61"/>
      <w:commentRangeEnd w:id="62"/>
      <w:r w:rsidR="004B7359">
        <w:rPr>
          <w:rStyle w:val="Kommentarzeichen"/>
        </w:rPr>
        <w:commentReference w:id="60"/>
      </w:r>
      <w:r w:rsidR="00DA74A8">
        <w:rPr>
          <w:rStyle w:val="Kommentarzeichen"/>
        </w:rPr>
        <w:commentReference w:id="61"/>
      </w:r>
      <w:r>
        <w:rPr>
          <w:rStyle w:val="Kommentarzeichen"/>
        </w:rPr>
        <w:commentReference w:id="62"/>
      </w:r>
    </w:p>
    <w:p w:rsidR="003E59F5" w:rsidRDefault="003E59F5" w:rsidP="003E59F5">
      <w:pPr>
        <w:rPr>
          <w:lang w:val="en-US"/>
        </w:rPr>
      </w:pPr>
      <w:r>
        <w:rPr>
          <w:lang w:val="en-US"/>
        </w:rPr>
        <w:t xml:space="preserve">For multimodal resources the situations </w:t>
      </w:r>
      <w:r w:rsidR="0053040A">
        <w:rPr>
          <w:lang w:val="en-US"/>
        </w:rPr>
        <w:t xml:space="preserve">is </w:t>
      </w:r>
      <w:r>
        <w:rPr>
          <w:lang w:val="en-US"/>
        </w:rPr>
        <w:t xml:space="preserve">more complicated: The individual tiers are named </w:t>
      </w:r>
      <w:r w:rsidR="0053040A">
        <w:rPr>
          <w:lang w:val="en-US"/>
        </w:rPr>
        <w:t>“</w:t>
      </w:r>
      <w:r>
        <w:rPr>
          <w:lang w:val="en-US"/>
        </w:rPr>
        <w:t>ad hoc</w:t>
      </w:r>
      <w:r w:rsidR="0053040A">
        <w:rPr>
          <w:lang w:val="en-US"/>
        </w:rPr>
        <w:t>”</w:t>
      </w:r>
      <w:r>
        <w:rPr>
          <w:lang w:val="en-US"/>
        </w:rPr>
        <w:t xml:space="preserve"> and on record-level. Thus every resource has </w:t>
      </w:r>
      <w:r w:rsidR="0053040A">
        <w:rPr>
          <w:lang w:val="en-US"/>
        </w:rPr>
        <w:t xml:space="preserve">possibly </w:t>
      </w:r>
      <w:r>
        <w:rPr>
          <w:lang w:val="en-US"/>
        </w:rPr>
        <w:t>its own tiers, that are defined in the an</w:t>
      </w:r>
      <w:r w:rsidR="00910019">
        <w:rPr>
          <w:lang w:val="en-US"/>
        </w:rPr>
        <w:t>notation files to the resource. These can be even named equally, although they are not related.</w:t>
      </w:r>
    </w:p>
    <w:p w:rsidR="00F20E67" w:rsidRPr="005B1412" w:rsidRDefault="000D2FDF" w:rsidP="005B1412">
      <w:pPr>
        <w:spacing w:after="200" w:line="276" w:lineRule="auto"/>
        <w:rPr>
          <w:rFonts w:asciiTheme="majorHAnsi" w:eastAsiaTheme="majorEastAsia" w:hAnsiTheme="majorHAnsi" w:cstheme="majorBidi"/>
          <w:b/>
          <w:bCs/>
          <w:color w:val="4F81BD" w:themeColor="accent1"/>
          <w:sz w:val="26"/>
          <w:szCs w:val="26"/>
          <w:lang w:val="en-US"/>
        </w:rPr>
      </w:pPr>
      <w:r>
        <w:rPr>
          <w:lang w:val="en-US"/>
        </w:rPr>
        <w:t xml:space="preserve">If we consider an </w:t>
      </w:r>
      <w:commentRangeStart w:id="63"/>
      <w:r>
        <w:rPr>
          <w:lang w:val="en-US"/>
        </w:rPr>
        <w:t>example</w:t>
      </w:r>
      <w:r w:rsidR="00A05A1D">
        <w:rPr>
          <w:lang w:val="en-US"/>
        </w:rPr>
        <w:t xml:space="preserve"> Annotation File </w:t>
      </w:r>
      <w:r>
        <w:rPr>
          <w:lang w:val="en-US"/>
        </w:rPr>
        <w:t xml:space="preserve"> (</w:t>
      </w:r>
      <w:r w:rsidR="00CB6990">
        <w:rPr>
          <w:lang w:val="en-US"/>
        </w:rPr>
        <w:t>see</w:t>
      </w:r>
      <w:r w:rsidR="00125AB8">
        <w:rPr>
          <w:lang w:val="en-US"/>
        </w:rPr>
        <w:fldChar w:fldCharType="begin"/>
      </w:r>
      <w:r w:rsidR="00A05A1D">
        <w:rPr>
          <w:lang w:val="en-US"/>
        </w:rPr>
        <w:instrText xml:space="preserve"> REF _Ref284192237 \w \h </w:instrText>
      </w:r>
      <w:r w:rsidR="00125AB8">
        <w:rPr>
          <w:lang w:val="en-US"/>
        </w:rPr>
      </w:r>
      <w:r w:rsidR="00125AB8">
        <w:rPr>
          <w:lang w:val="en-US"/>
        </w:rPr>
        <w:fldChar w:fldCharType="separate"/>
      </w:r>
      <w:r w:rsidR="00243C76">
        <w:rPr>
          <w:lang w:val="en-US"/>
        </w:rPr>
        <w:t>Appendix G.5</w:t>
      </w:r>
      <w:r w:rsidR="00125AB8">
        <w:rPr>
          <w:lang w:val="en-US"/>
        </w:rPr>
        <w:fldChar w:fldCharType="end"/>
      </w:r>
      <w:commentRangeEnd w:id="63"/>
      <w:r w:rsidR="00222EDB">
        <w:rPr>
          <w:rStyle w:val="Kommentarzeichen"/>
        </w:rPr>
        <w:commentReference w:id="63"/>
      </w:r>
      <w:r>
        <w:rPr>
          <w:lang w:val="en-US"/>
        </w:rPr>
        <w:t>)</w:t>
      </w:r>
      <w:r w:rsidR="002F62E8">
        <w:rPr>
          <w:lang w:val="en-US"/>
        </w:rPr>
        <w:t xml:space="preserve"> which carries 14 </w:t>
      </w:r>
      <w:r w:rsidR="002F62E8" w:rsidRPr="002F62E8">
        <w:rPr>
          <w:rStyle w:val="ExampleCodeZchn"/>
        </w:rPr>
        <w:t>&lt;TIER&gt;</w:t>
      </w:r>
      <w:r w:rsidR="002F62E8">
        <w:rPr>
          <w:lang w:val="en-US"/>
        </w:rPr>
        <w:t>s</w:t>
      </w:r>
      <w:r w:rsidR="00F20E67">
        <w:rPr>
          <w:lang w:val="en-US"/>
        </w:rPr>
        <w:t>:</w:t>
      </w:r>
    </w:p>
    <w:p w:rsidR="00F20E67" w:rsidRDefault="00F20E67" w:rsidP="00F20E67">
      <w:pPr>
        <w:pStyle w:val="ExampleCode"/>
      </w:pPr>
      <w:r w:rsidRPr="000473D3">
        <w:t>&lt;TIER DEFAULT_LOCALE="nl" LINGUISTIC_TYPE_REF="Words" PARENT_REF="V40069-Spch" PARTICIPANT="V40069" TIER_ID="V40069-Words"&gt;</w:t>
      </w:r>
    </w:p>
    <w:tbl>
      <w:tblPr>
        <w:tblpPr w:leftFromText="141" w:rightFromText="141" w:vertAnchor="text" w:horzAnchor="margin" w:tblpY="205"/>
        <w:tblW w:w="9180" w:type="dxa"/>
        <w:tblLayout w:type="fixed"/>
        <w:tblLook w:val="04A0"/>
      </w:tblPr>
      <w:tblGrid>
        <w:gridCol w:w="1668"/>
        <w:gridCol w:w="1842"/>
        <w:gridCol w:w="3119"/>
        <w:gridCol w:w="2551"/>
      </w:tblGrid>
      <w:tr w:rsidR="00940B89" w:rsidRPr="002F62E8"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 xml:space="preserve">@PARTICIPANT </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@PARENT_REF</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@TIER_ID</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@LINGUISTIC_TYPE_REF</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Spch</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Words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V40069-PoS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PoS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V40069-Lemma</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Lemma</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V40069-Phonetic@left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V40069-Phonetic@right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r>
      <w:tr w:rsidR="00940B89" w:rsidRPr="00500318" w:rsidTr="004135FE">
        <w:tc>
          <w:tcPr>
            <w:tcW w:w="9180"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i/>
                <w:lang w:val="en-US"/>
              </w:rPr>
            </w:pPr>
            <w:r w:rsidRPr="00940B89">
              <w:rPr>
                <w:i/>
                <w:lang w:val="en-US"/>
              </w:rPr>
              <w:t>UNKNOWN analogous to first Participant  …</w:t>
            </w:r>
          </w:p>
        </w:tc>
      </w:tr>
    </w:tbl>
    <w:p w:rsidR="002F62E8" w:rsidRDefault="000D2FDF" w:rsidP="00A857ED">
      <w:pPr>
        <w:rPr>
          <w:lang w:val="en-US"/>
        </w:rPr>
      </w:pPr>
      <w:r>
        <w:rPr>
          <w:lang w:val="en-US"/>
        </w:rPr>
        <w:t xml:space="preserve"> we can </w:t>
      </w:r>
      <w:r w:rsidR="003E59F5">
        <w:rPr>
          <w:lang w:val="en-US"/>
        </w:rPr>
        <w:t>distinguish</w:t>
      </w:r>
      <w:r>
        <w:rPr>
          <w:lang w:val="en-US"/>
        </w:rPr>
        <w:t>/classify the t</w:t>
      </w:r>
      <w:r w:rsidR="00940B89">
        <w:rPr>
          <w:lang w:val="en-US"/>
        </w:rPr>
        <w:t>iers by at least three aspects:</w:t>
      </w:r>
    </w:p>
    <w:p w:rsidR="000D2FDF" w:rsidRDefault="000D2FDF" w:rsidP="00F20E67">
      <w:pPr>
        <w:pStyle w:val="TermDef"/>
      </w:pPr>
      <w:r>
        <w:t>ID</w:t>
      </w:r>
      <w:r w:rsidR="00F20E67">
        <w:t xml:space="preserve"> </w:t>
      </w:r>
    </w:p>
    <w:p w:rsidR="00F20E67" w:rsidRPr="00F20E67" w:rsidRDefault="00F20E67" w:rsidP="00F20E67">
      <w:pPr>
        <w:pStyle w:val="TermExplain"/>
      </w:pPr>
      <w:r>
        <w:t>@TIER_ID</w:t>
      </w:r>
    </w:p>
    <w:p w:rsidR="007F1DBA" w:rsidRDefault="007F1DBA" w:rsidP="007F1DBA">
      <w:pPr>
        <w:pStyle w:val="TermDef"/>
      </w:pPr>
      <w:r>
        <w:t>Type</w:t>
      </w:r>
    </w:p>
    <w:p w:rsidR="00C43DDC" w:rsidRDefault="007F1DBA" w:rsidP="00950C33">
      <w:pPr>
        <w:pStyle w:val="TermExplain"/>
      </w:pPr>
      <w:r>
        <w:t>@LINGUISTIC_TYPE_REF</w:t>
      </w:r>
      <w:r w:rsidR="00C43DDC">
        <w:t xml:space="preserve"> = </w:t>
      </w:r>
      <w:r>
        <w:t>Lemma Phonetic PoS</w:t>
      </w:r>
      <w:r w:rsidR="00C43DDC">
        <w:t xml:space="preserve"> …</w:t>
      </w:r>
    </w:p>
    <w:p w:rsidR="000D2FDF" w:rsidRDefault="000D2FDF" w:rsidP="000D2FDF">
      <w:pPr>
        <w:pStyle w:val="TermDef"/>
      </w:pPr>
      <w:r>
        <w:t>Participant/Actor</w:t>
      </w:r>
    </w:p>
    <w:p w:rsidR="00F20E67" w:rsidRPr="00F20E67" w:rsidRDefault="00F20E67" w:rsidP="00F20E67">
      <w:pPr>
        <w:pStyle w:val="TermExplain"/>
      </w:pPr>
      <w:r>
        <w:t>@PARTICIPANT</w:t>
      </w:r>
    </w:p>
    <w:p w:rsidR="00940B89" w:rsidRDefault="00940B89" w:rsidP="00940B89">
      <w:pPr>
        <w:pStyle w:val="TermDef"/>
      </w:pPr>
      <w:r>
        <w:t xml:space="preserve">Hierarchy </w:t>
      </w:r>
    </w:p>
    <w:p w:rsidR="00940B89" w:rsidRDefault="00940B89" w:rsidP="00940B89">
      <w:pPr>
        <w:pStyle w:val="TermExplain"/>
      </w:pPr>
      <w:r>
        <w:t>the tiers can refer to a parent tier</w:t>
      </w:r>
      <w:r w:rsidR="007F1DBA">
        <w:t>, yielding a reference hierarchy:</w:t>
      </w:r>
    </w:p>
    <w:p w:rsidR="00940B89" w:rsidRDefault="00940B89" w:rsidP="00940B89">
      <w:pPr>
        <w:pStyle w:val="ExampleCode"/>
        <w:ind w:left="709"/>
      </w:pPr>
      <w:r w:rsidRPr="00940B89">
        <w:t>V40069-Spch</w:t>
      </w:r>
      <w:r>
        <w:t xml:space="preserve"> </w:t>
      </w:r>
    </w:p>
    <w:p w:rsidR="00940B89" w:rsidRDefault="00940B89" w:rsidP="00940B89">
      <w:pPr>
        <w:pStyle w:val="ExampleCode"/>
        <w:ind w:left="709"/>
      </w:pPr>
      <w:r>
        <w:t xml:space="preserve">  +</w:t>
      </w:r>
      <w:r w:rsidRPr="00940B89">
        <w:t xml:space="preserve"> V40069-Words</w:t>
      </w:r>
    </w:p>
    <w:p w:rsidR="00940B89" w:rsidRDefault="00940B89" w:rsidP="00940B89">
      <w:pPr>
        <w:pStyle w:val="ExampleCode"/>
        <w:ind w:left="709"/>
      </w:pPr>
      <w:r>
        <w:t xml:space="preserve">     + </w:t>
      </w:r>
      <w:r w:rsidRPr="00940B89">
        <w:t>V40069-</w:t>
      </w:r>
      <w:r>
        <w:t>PoS</w:t>
      </w:r>
    </w:p>
    <w:p w:rsidR="00940B89" w:rsidRDefault="00940B89" w:rsidP="00940B89">
      <w:pPr>
        <w:pStyle w:val="ExampleCode"/>
        <w:ind w:left="709"/>
      </w:pPr>
      <w:r>
        <w:t xml:space="preserve">     + </w:t>
      </w:r>
      <w:r w:rsidRPr="00940B89">
        <w:t>V40069-</w:t>
      </w:r>
      <w:r>
        <w:t>Lemma</w:t>
      </w:r>
    </w:p>
    <w:p w:rsidR="00940B89" w:rsidRDefault="00940B89" w:rsidP="00940B89">
      <w:pPr>
        <w:pStyle w:val="ExampleCode"/>
        <w:ind w:left="709"/>
      </w:pPr>
      <w:r>
        <w:t xml:space="preserve">     + </w:t>
      </w:r>
      <w:r w:rsidRPr="00940B89">
        <w:t>V40069-</w:t>
      </w:r>
      <w:r>
        <w:t>Phonetic</w:t>
      </w:r>
    </w:p>
    <w:p w:rsidR="007F1DBA" w:rsidRDefault="000569BE" w:rsidP="004135FE">
      <w:pPr>
        <w:pStyle w:val="TermExplain"/>
      </w:pPr>
      <w:r>
        <w:t>N</w:t>
      </w:r>
      <w:r w:rsidR="007F1DBA">
        <w:t>ot all tiers are linked to a parent tier</w:t>
      </w:r>
      <w:r w:rsidR="00FA71DE">
        <w:t xml:space="preserve">. The </w:t>
      </w:r>
      <w:r w:rsidR="007F1DBA">
        <w:t xml:space="preserve">affiliation to a </w:t>
      </w:r>
      <w:r w:rsidR="007F1DBA" w:rsidRPr="00A36333">
        <w:rPr>
          <w:rStyle w:val="ExampleCodeZchn"/>
        </w:rPr>
        <w:t xml:space="preserve">@PARTICIPANT </w:t>
      </w:r>
      <w:r w:rsidR="00FA71DE">
        <w:t xml:space="preserve">can be seen as </w:t>
      </w:r>
      <w:r w:rsidR="007F1DBA">
        <w:t>top-level</w:t>
      </w:r>
      <w:r w:rsidR="00FA71DE">
        <w:t xml:space="preserve"> parent, but </w:t>
      </w:r>
      <w:r w:rsidR="003F248F">
        <w:t xml:space="preserve">also this </w:t>
      </w:r>
      <w:r w:rsidR="00FA71DE">
        <w:t>is an optional attribute</w:t>
      </w:r>
      <w:r w:rsidR="003F248F">
        <w:t>.</w:t>
      </w:r>
    </w:p>
    <w:p w:rsidR="007F1DBA" w:rsidRPr="007F1DBA" w:rsidRDefault="007F1DBA" w:rsidP="007F1DBA">
      <w:pPr>
        <w:pStyle w:val="Beschriftung"/>
        <w:keepNext/>
        <w:rPr>
          <w:lang w:val="en-US"/>
        </w:rPr>
      </w:pPr>
      <w:bookmarkStart w:id="64" w:name="_Ref283979703"/>
      <w:bookmarkStart w:id="65" w:name="_Ref283979699"/>
      <w:r w:rsidRPr="007F1DBA">
        <w:rPr>
          <w:lang w:val="en-US"/>
        </w:rPr>
        <w:lastRenderedPageBreak/>
        <w:t xml:space="preserve">Figure </w:t>
      </w:r>
      <w:r w:rsidR="00125AB8">
        <w:fldChar w:fldCharType="begin"/>
      </w:r>
      <w:r w:rsidRPr="007F1DBA">
        <w:rPr>
          <w:lang w:val="en-US"/>
        </w:rPr>
        <w:instrText xml:space="preserve"> SEQ Figure \* ARABIC </w:instrText>
      </w:r>
      <w:r w:rsidR="00125AB8">
        <w:fldChar w:fldCharType="separate"/>
      </w:r>
      <w:r w:rsidR="00243C76">
        <w:rPr>
          <w:noProof/>
          <w:lang w:val="en-US"/>
        </w:rPr>
        <w:t>1</w:t>
      </w:r>
      <w:r w:rsidR="00125AB8">
        <w:fldChar w:fldCharType="end"/>
      </w:r>
      <w:bookmarkEnd w:id="64"/>
      <w:r w:rsidRPr="007F1DBA">
        <w:rPr>
          <w:lang w:val="en-US"/>
        </w:rPr>
        <w:t xml:space="preserve"> Screenshot of the Time</w:t>
      </w:r>
      <w:r>
        <w:rPr>
          <w:lang w:val="en-US"/>
        </w:rPr>
        <w:t>Line UI-</w:t>
      </w:r>
      <w:r w:rsidRPr="007F1DBA">
        <w:rPr>
          <w:lang w:val="en-US"/>
        </w:rPr>
        <w:t>widget in Annotation Editor ELAN</w:t>
      </w:r>
      <w:bookmarkEnd w:id="65"/>
    </w:p>
    <w:p w:rsidR="000473D3" w:rsidRDefault="007F1DBA" w:rsidP="009700A0">
      <w:pPr>
        <w:rPr>
          <w:lang w:val="en-US"/>
        </w:rPr>
      </w:pPr>
      <w:r>
        <w:rPr>
          <w:noProof/>
          <w:lang w:eastAsia="de-AT"/>
        </w:rPr>
        <w:drawing>
          <wp:inline distT="0" distB="0" distL="0" distR="0">
            <wp:extent cx="5756571" cy="2413000"/>
            <wp:effectExtent l="19050" t="0" r="0" b="0"/>
            <wp:docPr id="15" name="Bild 11" descr="C:\Users\m\3lingua\clarin\FCS\resources\screenELA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3lingua\clarin\FCS\resources\screenELANcut.png"/>
                    <pic:cNvPicPr>
                      <a:picLocks noChangeAspect="1" noChangeArrowheads="1"/>
                    </pic:cNvPicPr>
                  </pic:nvPicPr>
                  <pic:blipFill>
                    <a:blip r:embed="rId13" cstate="print"/>
                    <a:srcRect/>
                    <a:stretch>
                      <a:fillRect/>
                    </a:stretch>
                  </pic:blipFill>
                  <pic:spPr bwMode="auto">
                    <a:xfrm>
                      <a:off x="0" y="0"/>
                      <a:ext cx="5759450" cy="2414207"/>
                    </a:xfrm>
                    <a:prstGeom prst="rect">
                      <a:avLst/>
                    </a:prstGeom>
                    <a:noFill/>
                    <a:ln w="9525">
                      <a:noFill/>
                      <a:miter lim="800000"/>
                      <a:headEnd/>
                      <a:tailEnd/>
                    </a:ln>
                  </pic:spPr>
                </pic:pic>
              </a:graphicData>
            </a:graphic>
          </wp:inline>
        </w:drawing>
      </w:r>
    </w:p>
    <w:p w:rsidR="00725E83" w:rsidRDefault="00434491" w:rsidP="009700A0">
      <w:pPr>
        <w:rPr>
          <w:noProof/>
          <w:lang w:val="en-US" w:eastAsia="de-AT"/>
        </w:rPr>
      </w:pPr>
      <w:r w:rsidRPr="00434491">
        <w:rPr>
          <w:noProof/>
          <w:lang w:val="en-US" w:eastAsia="de-AT"/>
        </w:rPr>
        <w:t>For b</w:t>
      </w:r>
      <w:r>
        <w:rPr>
          <w:noProof/>
          <w:lang w:val="en-US" w:eastAsia="de-AT"/>
        </w:rPr>
        <w:t xml:space="preserve">etter grasping of the data we are dealing here with </w:t>
      </w:r>
      <w:r w:rsidR="00125AB8">
        <w:rPr>
          <w:noProof/>
          <w:lang w:eastAsia="de-AT"/>
        </w:rPr>
        <w:fldChar w:fldCharType="begin"/>
      </w:r>
      <w:r w:rsidRPr="00434491">
        <w:rPr>
          <w:noProof/>
          <w:lang w:val="en-US" w:eastAsia="de-AT"/>
        </w:rPr>
        <w:instrText xml:space="preserve"> REF _Ref283979703 \h </w:instrText>
      </w:r>
      <w:r w:rsidR="00125AB8">
        <w:rPr>
          <w:noProof/>
          <w:lang w:eastAsia="de-AT"/>
        </w:rPr>
      </w:r>
      <w:r w:rsidR="00125AB8">
        <w:rPr>
          <w:noProof/>
          <w:lang w:eastAsia="de-AT"/>
        </w:rPr>
        <w:fldChar w:fldCharType="separate"/>
      </w:r>
      <w:r w:rsidR="00243C76" w:rsidRPr="007F1DBA">
        <w:rPr>
          <w:lang w:val="en-US"/>
        </w:rPr>
        <w:t xml:space="preserve">Figure </w:t>
      </w:r>
      <w:r w:rsidR="00243C76">
        <w:rPr>
          <w:noProof/>
          <w:lang w:val="en-US"/>
        </w:rPr>
        <w:t>1</w:t>
      </w:r>
      <w:r w:rsidR="00125AB8">
        <w:rPr>
          <w:noProof/>
          <w:lang w:eastAsia="de-AT"/>
        </w:rPr>
        <w:fldChar w:fldCharType="end"/>
      </w:r>
      <w:r w:rsidRPr="00434491">
        <w:rPr>
          <w:noProof/>
          <w:lang w:val="en-US" w:eastAsia="de-AT"/>
        </w:rPr>
        <w:t xml:space="preserve"> dep</w:t>
      </w:r>
      <w:r>
        <w:rPr>
          <w:noProof/>
          <w:lang w:val="en-US" w:eastAsia="de-AT"/>
        </w:rPr>
        <w:t xml:space="preserve">icts the timeline with the multiple tiers and annotations therein as provided by the </w:t>
      </w:r>
      <w:r w:rsidRPr="00434491">
        <w:rPr>
          <w:lang w:val="en-US"/>
        </w:rPr>
        <w:t xml:space="preserve">annotation </w:t>
      </w:r>
      <w:r>
        <w:rPr>
          <w:lang w:val="en-US"/>
        </w:rPr>
        <w:t>e</w:t>
      </w:r>
      <w:r w:rsidRPr="00434491">
        <w:rPr>
          <w:lang w:val="en-US"/>
        </w:rPr>
        <w:t>ditor</w:t>
      </w:r>
      <w:r w:rsidRPr="00434491">
        <w:rPr>
          <w:rStyle w:val="NamedEntityZchn"/>
        </w:rPr>
        <w:t xml:space="preserve"> ELAN</w:t>
      </w:r>
      <w:r>
        <w:rPr>
          <w:rStyle w:val="Funotenzeichen"/>
          <w:noProof/>
          <w:lang w:val="en-US" w:eastAsia="de-AT"/>
        </w:rPr>
        <w:footnoteReference w:id="21"/>
      </w:r>
      <w:r>
        <w:rPr>
          <w:noProof/>
          <w:lang w:val="en-US" w:eastAsia="de-AT"/>
        </w:rPr>
        <w:t xml:space="preserve">. </w:t>
      </w:r>
      <w:r w:rsidR="00125AB8">
        <w:rPr>
          <w:noProof/>
          <w:lang w:val="en-US" w:eastAsia="de-AT"/>
        </w:rPr>
        <w:fldChar w:fldCharType="begin"/>
      </w:r>
      <w:r w:rsidR="00C70E46">
        <w:rPr>
          <w:noProof/>
          <w:lang w:val="en-US" w:eastAsia="de-AT"/>
        </w:rPr>
        <w:instrText xml:space="preserve"> REF _Ref283979890 \h </w:instrText>
      </w:r>
      <w:r w:rsidR="00125AB8">
        <w:rPr>
          <w:noProof/>
          <w:lang w:val="en-US" w:eastAsia="de-AT"/>
        </w:rPr>
      </w:r>
      <w:r w:rsidR="00125AB8">
        <w:rPr>
          <w:noProof/>
          <w:lang w:val="en-US" w:eastAsia="de-AT"/>
        </w:rPr>
        <w:fldChar w:fldCharType="separate"/>
      </w:r>
      <w:r w:rsidR="00243C76" w:rsidRPr="00434491">
        <w:rPr>
          <w:lang w:val="en-US"/>
        </w:rPr>
        <w:t xml:space="preserve">Figure </w:t>
      </w:r>
      <w:r w:rsidR="00243C76">
        <w:rPr>
          <w:noProof/>
          <w:lang w:val="en-US"/>
        </w:rPr>
        <w:t>2</w:t>
      </w:r>
      <w:r w:rsidR="00125AB8">
        <w:rPr>
          <w:noProof/>
          <w:lang w:val="en-US" w:eastAsia="de-AT"/>
        </w:rPr>
        <w:fldChar w:fldCharType="end"/>
      </w:r>
      <w:r w:rsidR="00C70E46">
        <w:rPr>
          <w:noProof/>
          <w:lang w:val="en-US" w:eastAsia="de-AT"/>
        </w:rPr>
        <w:t xml:space="preserve"> tries to put this “single piece of data” into a broader perspective. It illustrates a  collection/corpus (within a content provider’s repository) consisting of Sessions (each being associated with the original Multimedia file), which in turn “accommodate“ multiple Actors/Participants, with a vector of tiers for every Actor. The vertical guiding principle is the TierType, suggesting that all tiers can be </w:t>
      </w:r>
      <w:r w:rsidR="00C43DDC">
        <w:rPr>
          <w:noProof/>
          <w:lang w:val="en-US" w:eastAsia="de-AT"/>
        </w:rPr>
        <w:t xml:space="preserve">(or even have to be) </w:t>
      </w:r>
      <w:r w:rsidR="00C70E46">
        <w:rPr>
          <w:noProof/>
          <w:lang w:val="en-US" w:eastAsia="de-AT"/>
        </w:rPr>
        <w:t xml:space="preserve">typed according to </w:t>
      </w:r>
      <w:r w:rsidR="00C43DDC">
        <w:rPr>
          <w:noProof/>
          <w:lang w:val="en-US" w:eastAsia="de-AT"/>
        </w:rPr>
        <w:t>one</w:t>
      </w:r>
      <w:r w:rsidR="00C70E46">
        <w:rPr>
          <w:noProof/>
          <w:lang w:val="en-US" w:eastAsia="de-AT"/>
        </w:rPr>
        <w:t xml:space="preserve"> typing system.</w:t>
      </w:r>
      <w:r w:rsidR="00C43DDC">
        <w:rPr>
          <w:noProof/>
          <w:lang w:val="en-US" w:eastAsia="de-AT"/>
        </w:rPr>
        <w:t xml:space="preserve"> Although </w:t>
      </w:r>
      <w:r w:rsidR="00B47775">
        <w:rPr>
          <w:noProof/>
          <w:lang w:val="en-US" w:eastAsia="de-AT"/>
        </w:rPr>
        <w:t xml:space="preserve">probably </w:t>
      </w:r>
      <w:r w:rsidR="00C43DDC">
        <w:rPr>
          <w:noProof/>
          <w:lang w:val="en-US" w:eastAsia="de-AT"/>
        </w:rPr>
        <w:t>no Session or Actor will cover all TierTypes.</w:t>
      </w:r>
      <w:r w:rsidR="00B47775">
        <w:rPr>
          <w:noProof/>
          <w:lang w:val="en-US" w:eastAsia="de-AT"/>
        </w:rPr>
        <w:t xml:space="preserve"> Or in other words: TierType’s domain is </w:t>
      </w:r>
      <w:r w:rsidR="007D12CE">
        <w:rPr>
          <w:noProof/>
          <w:lang w:val="en-US" w:eastAsia="de-AT"/>
        </w:rPr>
        <w:t xml:space="preserve">the </w:t>
      </w:r>
      <w:r w:rsidR="00B47775">
        <w:rPr>
          <w:noProof/>
          <w:lang w:val="en-US" w:eastAsia="de-AT"/>
        </w:rPr>
        <w:t>aggregation of all types used in the repository.</w:t>
      </w:r>
    </w:p>
    <w:p w:rsidR="005E6F2E" w:rsidRPr="00434491" w:rsidRDefault="00C70E46" w:rsidP="009700A0">
      <w:pPr>
        <w:rPr>
          <w:noProof/>
          <w:lang w:val="en-US" w:eastAsia="de-AT"/>
        </w:rPr>
      </w:pPr>
      <w:r>
        <w:rPr>
          <w:noProof/>
          <w:lang w:val="en-US" w:eastAsia="de-AT"/>
        </w:rPr>
        <w:t>It may feel a bit confusing having the individual Actors of a Session not on one layer, but rather grouped under each other</w:t>
      </w:r>
      <w:r w:rsidR="00C43DDC">
        <w:rPr>
          <w:noProof/>
          <w:lang w:val="en-US" w:eastAsia="de-AT"/>
        </w:rPr>
        <w:t xml:space="preserve">. This tries to </w:t>
      </w:r>
      <w:r>
        <w:rPr>
          <w:noProof/>
          <w:lang w:val="en-US" w:eastAsia="de-AT"/>
        </w:rPr>
        <w:t xml:space="preserve">emphasize </w:t>
      </w:r>
      <w:r w:rsidR="00C43DDC">
        <w:rPr>
          <w:noProof/>
          <w:lang w:val="en-US" w:eastAsia="de-AT"/>
        </w:rPr>
        <w:t xml:space="preserve">the fact </w:t>
      </w:r>
      <w:r>
        <w:rPr>
          <w:noProof/>
          <w:lang w:val="en-US" w:eastAsia="de-AT"/>
        </w:rPr>
        <w:t xml:space="preserve">that </w:t>
      </w:r>
      <w:r w:rsidR="00C43DDC">
        <w:rPr>
          <w:noProof/>
          <w:lang w:val="en-US" w:eastAsia="de-AT"/>
        </w:rPr>
        <w:t>within one Session there are tiers with the same type for every Actor (</w:t>
      </w:r>
      <w:r w:rsidR="00C43DDC" w:rsidRPr="00C43DDC">
        <w:rPr>
          <w:rStyle w:val="ExampleCodeZchn"/>
        </w:rPr>
        <w:t>Actor1.gesture, Actor2.gesture</w:t>
      </w:r>
      <w:r w:rsidR="00C43DDC">
        <w:rPr>
          <w:noProof/>
          <w:lang w:val="en-US" w:eastAsia="de-AT"/>
        </w:rPr>
        <w:t>).</w:t>
      </w:r>
      <w:r w:rsidR="00950C33">
        <w:rPr>
          <w:noProof/>
          <w:lang w:val="en-US" w:eastAsia="de-AT"/>
        </w:rPr>
        <w:t xml:space="preserve"> Moreover next to metadata about Corpus and Session, the MDrecords usually accommodate additional information about  the Actor (</w:t>
      </w:r>
      <w:r w:rsidR="00950C33" w:rsidRPr="00950C33">
        <w:rPr>
          <w:rStyle w:val="ExampleCodeZchn"/>
        </w:rPr>
        <w:t>.Role, .Sex, .EthnicGroup</w:t>
      </w:r>
      <w:r w:rsidR="00950C33">
        <w:rPr>
          <w:noProof/>
          <w:lang w:val="en-US" w:eastAsia="de-AT"/>
        </w:rPr>
        <w:t>, …)</w:t>
      </w:r>
      <w:r w:rsidR="00950C33">
        <w:rPr>
          <w:rStyle w:val="Funotenzeichen"/>
          <w:noProof/>
          <w:lang w:val="en-US" w:eastAsia="de-AT"/>
        </w:rPr>
        <w:footnoteReference w:id="22"/>
      </w:r>
      <w:r w:rsidR="00950C33">
        <w:rPr>
          <w:noProof/>
          <w:lang w:val="en-US" w:eastAsia="de-AT"/>
        </w:rPr>
        <w:t>.</w:t>
      </w:r>
    </w:p>
    <w:p w:rsidR="00434491" w:rsidRPr="00434491" w:rsidRDefault="00434491" w:rsidP="00434491">
      <w:pPr>
        <w:pStyle w:val="Beschriftung"/>
        <w:keepNext/>
        <w:rPr>
          <w:lang w:val="en-US"/>
        </w:rPr>
      </w:pPr>
      <w:bookmarkStart w:id="66" w:name="_Ref283979890"/>
      <w:r w:rsidRPr="00434491">
        <w:rPr>
          <w:lang w:val="en-US"/>
        </w:rPr>
        <w:t xml:space="preserve">Figure </w:t>
      </w:r>
      <w:r w:rsidR="00125AB8">
        <w:fldChar w:fldCharType="begin"/>
      </w:r>
      <w:r w:rsidRPr="00434491">
        <w:rPr>
          <w:lang w:val="en-US"/>
        </w:rPr>
        <w:instrText xml:space="preserve"> SEQ Figure \* ARABIC </w:instrText>
      </w:r>
      <w:r w:rsidR="00125AB8">
        <w:fldChar w:fldCharType="separate"/>
      </w:r>
      <w:r w:rsidR="00243C76">
        <w:rPr>
          <w:noProof/>
          <w:lang w:val="en-US"/>
        </w:rPr>
        <w:t>2</w:t>
      </w:r>
      <w:r w:rsidR="00125AB8">
        <w:fldChar w:fldCharType="end"/>
      </w:r>
      <w:bookmarkEnd w:id="66"/>
      <w:r w:rsidRPr="00434491">
        <w:rPr>
          <w:lang w:val="en-US"/>
        </w:rPr>
        <w:t xml:space="preserve"> </w:t>
      </w:r>
      <w:r w:rsidR="008374C5">
        <w:rPr>
          <w:lang w:val="en-US"/>
        </w:rPr>
        <w:t>Tier</w:t>
      </w:r>
      <w:r w:rsidR="002469A6">
        <w:rPr>
          <w:lang w:val="en-US"/>
        </w:rPr>
        <w:t>Rack</w:t>
      </w:r>
      <w:r w:rsidR="008374C5">
        <w:rPr>
          <w:lang w:val="en-US"/>
        </w:rPr>
        <w:t xml:space="preserve"> -</w:t>
      </w:r>
      <w:r w:rsidR="002469A6">
        <w:rPr>
          <w:lang w:val="en-US"/>
        </w:rPr>
        <w:t xml:space="preserve"> </w:t>
      </w:r>
      <w:r w:rsidRPr="00434491">
        <w:rPr>
          <w:lang w:val="en-US"/>
        </w:rPr>
        <w:t>A conceptual visualization of the structured collection of multimodal resources</w:t>
      </w:r>
    </w:p>
    <w:p w:rsidR="00725E83" w:rsidRDefault="00434491" w:rsidP="009700A0">
      <w:pPr>
        <w:rPr>
          <w:lang w:val="en-US"/>
        </w:rPr>
      </w:pPr>
      <w:r>
        <w:rPr>
          <w:noProof/>
          <w:lang w:eastAsia="de-AT"/>
        </w:rPr>
        <w:drawing>
          <wp:inline distT="0" distB="0" distL="0" distR="0">
            <wp:extent cx="5758815" cy="2807335"/>
            <wp:effectExtent l="19050" t="0" r="0" b="0"/>
            <wp:docPr id="19" name="Bild 15" descr="C:\Users\m\3lingua\clarin\FCS\TiersRack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3lingua\clarin\FCS\TiersRack_v2.png"/>
                    <pic:cNvPicPr>
                      <a:picLocks noChangeAspect="1" noChangeArrowheads="1"/>
                    </pic:cNvPicPr>
                  </pic:nvPicPr>
                  <pic:blipFill>
                    <a:blip r:embed="rId14" cstate="print"/>
                    <a:srcRect/>
                    <a:stretch>
                      <a:fillRect/>
                    </a:stretch>
                  </pic:blipFill>
                  <pic:spPr bwMode="auto">
                    <a:xfrm>
                      <a:off x="0" y="0"/>
                      <a:ext cx="5758815" cy="2807335"/>
                    </a:xfrm>
                    <a:prstGeom prst="rect">
                      <a:avLst/>
                    </a:prstGeom>
                    <a:noFill/>
                    <a:ln w="9525">
                      <a:noFill/>
                      <a:miter lim="800000"/>
                      <a:headEnd/>
                      <a:tailEnd/>
                    </a:ln>
                  </pic:spPr>
                </pic:pic>
              </a:graphicData>
            </a:graphic>
          </wp:inline>
        </w:drawing>
      </w:r>
    </w:p>
    <w:p w:rsidR="005E6F2E" w:rsidRDefault="004F7F4C" w:rsidP="009700A0">
      <w:pPr>
        <w:rPr>
          <w:lang w:val="en-US"/>
        </w:rPr>
      </w:pPr>
      <w:r>
        <w:rPr>
          <w:lang w:val="en-US"/>
        </w:rPr>
        <w:lastRenderedPageBreak/>
        <w:t xml:space="preserve">We have to be careful not to overspecialize on one format. </w:t>
      </w:r>
      <w:r w:rsidR="005E6F2E">
        <w:rPr>
          <w:lang w:val="en-US"/>
        </w:rPr>
        <w:t xml:space="preserve">For </w:t>
      </w:r>
      <w:r>
        <w:rPr>
          <w:lang w:val="en-US"/>
        </w:rPr>
        <w:t xml:space="preserve">a </w:t>
      </w:r>
      <w:r w:rsidR="005E6F2E">
        <w:rPr>
          <w:lang w:val="en-US"/>
        </w:rPr>
        <w:t xml:space="preserve">more general </w:t>
      </w:r>
      <w:r>
        <w:rPr>
          <w:lang w:val="en-US"/>
        </w:rPr>
        <w:t>coverage/</w:t>
      </w:r>
      <w:r w:rsidR="005E6F2E">
        <w:rPr>
          <w:lang w:val="en-US"/>
        </w:rPr>
        <w:t>discussion</w:t>
      </w:r>
      <w:r>
        <w:rPr>
          <w:lang w:val="en-US"/>
        </w:rPr>
        <w:t xml:space="preserve"> about possible structures we should consider the </w:t>
      </w:r>
      <w:r w:rsidRPr="000052AD">
        <w:rPr>
          <w:rStyle w:val="IntensiveHervorhebung"/>
          <w:lang w:val="en-US"/>
        </w:rPr>
        <w:t>Annotation Graph</w:t>
      </w:r>
      <w:r>
        <w:rPr>
          <w:lang w:val="en-US"/>
        </w:rPr>
        <w:t xml:space="preserve"> proposed by Bird &amp; Liberman</w:t>
      </w:r>
      <w:commentRangeStart w:id="67"/>
      <w:r>
        <w:rPr>
          <w:rStyle w:val="Funotenzeichen"/>
          <w:lang w:val="en-US"/>
        </w:rPr>
        <w:footnoteReference w:id="23"/>
      </w:r>
      <w:commentRangeEnd w:id="67"/>
      <w:r w:rsidR="006B7EE8">
        <w:rPr>
          <w:rStyle w:val="Kommentarzeichen"/>
        </w:rPr>
        <w:commentReference w:id="67"/>
      </w:r>
      <w:r>
        <w:rPr>
          <w:lang w:val="en-US"/>
        </w:rPr>
        <w:t>.</w:t>
      </w:r>
    </w:p>
    <w:p w:rsidR="00A857ED" w:rsidRDefault="00A857ED" w:rsidP="00A857ED">
      <w:pPr>
        <w:pStyle w:val="berschrift3"/>
        <w:rPr>
          <w:lang w:val="en-US"/>
        </w:rPr>
      </w:pPr>
      <w:bookmarkStart w:id="68" w:name="_Toc287824933"/>
      <w:r>
        <w:rPr>
          <w:lang w:val="en-US"/>
        </w:rPr>
        <w:t>Alignement of the Tiers</w:t>
      </w:r>
      <w:bookmarkEnd w:id="68"/>
    </w:p>
    <w:p w:rsidR="007F357B" w:rsidRDefault="00C43DDC" w:rsidP="007F357B">
      <w:pPr>
        <w:rPr>
          <w:lang w:val="en-US"/>
        </w:rPr>
      </w:pPr>
      <w:r>
        <w:rPr>
          <w:lang w:val="en-US"/>
        </w:rPr>
        <w:t>The crucial difference between annotation layers and any other fields or indices is, that they are aligned among each other, ie an annotation in one tier applies to a specific point or region in the sequence of another annotation.</w:t>
      </w:r>
      <w:r w:rsidR="000E7E24">
        <w:rPr>
          <w:lang w:val="en-US"/>
        </w:rPr>
        <w:t xml:space="preserve"> This referencing is rooted in </w:t>
      </w:r>
      <w:r w:rsidR="007F357B">
        <w:rPr>
          <w:lang w:val="en-US"/>
        </w:rPr>
        <w:t xml:space="preserve">a </w:t>
      </w:r>
      <w:r w:rsidR="007F357B" w:rsidRPr="000E7E24">
        <w:rPr>
          <w:rStyle w:val="IntensiveHervorhebung"/>
          <w:lang w:val="en-US"/>
        </w:rPr>
        <w:t>primary sequence</w:t>
      </w:r>
      <w:r w:rsidR="007F357B">
        <w:rPr>
          <w:lang w:val="en-US"/>
        </w:rPr>
        <w:t>, normally running words</w:t>
      </w:r>
      <w:r w:rsidR="000E7E24">
        <w:rPr>
          <w:lang w:val="en-US"/>
        </w:rPr>
        <w:t>/</w:t>
      </w:r>
      <w:r w:rsidR="007F357B">
        <w:rPr>
          <w:lang w:val="en-US"/>
        </w:rPr>
        <w:t>tokens in a text, or the timel</w:t>
      </w:r>
      <w:r w:rsidR="000E7E24">
        <w:rPr>
          <w:lang w:val="en-US"/>
        </w:rPr>
        <w:t xml:space="preserve">ine of the soundwave, but not all tiers have to reference the primary sequence, instead they can refer to other tiers (see the attribute </w:t>
      </w:r>
      <w:r w:rsidR="000E7E24">
        <w:rPr>
          <w:rStyle w:val="ExampleCodeZchn"/>
        </w:rPr>
        <w:t>&lt;T</w:t>
      </w:r>
      <w:r w:rsidR="000E7E24" w:rsidRPr="000E7E24">
        <w:rPr>
          <w:rStyle w:val="ExampleCodeZchn"/>
        </w:rPr>
        <w:t>IER@PARENT_REF</w:t>
      </w:r>
      <w:r w:rsidR="000E7E24">
        <w:rPr>
          <w:rStyle w:val="ExampleCodeZchn"/>
        </w:rPr>
        <w:t>&gt;</w:t>
      </w:r>
      <w:r w:rsidR="000E7E24">
        <w:rPr>
          <w:lang w:val="en-US"/>
        </w:rPr>
        <w:t>)</w:t>
      </w:r>
    </w:p>
    <w:p w:rsidR="000C28DF" w:rsidRDefault="000E7E24" w:rsidP="007F357B">
      <w:pPr>
        <w:rPr>
          <w:lang w:val="en-US"/>
        </w:rPr>
      </w:pPr>
      <w:r>
        <w:rPr>
          <w:lang w:val="en-US"/>
        </w:rPr>
        <w:t>If we look aga</w:t>
      </w:r>
      <w:r w:rsidR="000C28DF">
        <w:rPr>
          <w:lang w:val="en-US"/>
        </w:rPr>
        <w:t>in in the example EAF-file we can see</w:t>
      </w:r>
      <w:r>
        <w:rPr>
          <w:lang w:val="en-US"/>
        </w:rPr>
        <w:t xml:space="preserve"> mulitple levels</w:t>
      </w:r>
      <w:r w:rsidR="000C28DF">
        <w:rPr>
          <w:lang w:val="en-US"/>
        </w:rPr>
        <w:t>:</w:t>
      </w:r>
    </w:p>
    <w:p w:rsidR="000E7E24" w:rsidRDefault="000C28DF" w:rsidP="007F357B">
      <w:pPr>
        <w:pStyle w:val="Listenabsatz"/>
        <w:numPr>
          <w:ilvl w:val="0"/>
          <w:numId w:val="12"/>
        </w:numPr>
        <w:rPr>
          <w:lang w:val="en-US"/>
        </w:rPr>
      </w:pPr>
      <w:r w:rsidRPr="000E7E24">
        <w:rPr>
          <w:lang w:val="en-US"/>
        </w:rPr>
        <w:t>TIME_SLOT</w:t>
      </w:r>
      <w:r w:rsidR="000E7E24" w:rsidRPr="000E7E24">
        <w:rPr>
          <w:lang w:val="en-US"/>
        </w:rPr>
        <w:t xml:space="preserve">s </w:t>
      </w:r>
      <w:r w:rsidRPr="000E7E24">
        <w:rPr>
          <w:lang w:val="en-US"/>
        </w:rPr>
        <w:t xml:space="preserve"> segmenting the time-line.</w:t>
      </w:r>
    </w:p>
    <w:p w:rsidR="000E7E24" w:rsidRPr="000E7E24" w:rsidRDefault="000E7E24" w:rsidP="000E7E24">
      <w:pPr>
        <w:pStyle w:val="ExampleCode"/>
        <w:ind w:left="720"/>
      </w:pPr>
      <w:r>
        <w:t>&lt;TIME_SLOT TIME_SLOT_ID="</w:t>
      </w:r>
      <w:r w:rsidRPr="000E7E24">
        <w:rPr>
          <w:b/>
          <w:color w:val="C00000"/>
        </w:rPr>
        <w:t>ts1</w:t>
      </w:r>
      <w:r>
        <w:t>" TIME_VALUE="950"/&gt;</w:t>
      </w:r>
    </w:p>
    <w:p w:rsidR="000E7E24" w:rsidRDefault="000C28DF" w:rsidP="007F357B">
      <w:pPr>
        <w:pStyle w:val="Listenabsatz"/>
        <w:numPr>
          <w:ilvl w:val="0"/>
          <w:numId w:val="12"/>
        </w:numPr>
        <w:rPr>
          <w:lang w:val="en-US"/>
        </w:rPr>
      </w:pPr>
      <w:r w:rsidRPr="000E7E24">
        <w:rPr>
          <w:lang w:val="en-US"/>
        </w:rPr>
        <w:t>Basic tiers linking Annotations to the TIME_SLOTS</w:t>
      </w:r>
    </w:p>
    <w:p w:rsidR="000E7E24" w:rsidRDefault="000E7E24" w:rsidP="000E7E24">
      <w:pPr>
        <w:pStyle w:val="ExampleCode"/>
        <w:ind w:left="720"/>
      </w:pPr>
      <w:r>
        <w:t>&lt;ANNOTATION&gt;</w:t>
      </w:r>
    </w:p>
    <w:p w:rsidR="000E7E24" w:rsidRDefault="000E7E24" w:rsidP="000E7E24">
      <w:pPr>
        <w:pStyle w:val="ExampleCode"/>
        <w:ind w:left="720"/>
      </w:pPr>
      <w:r>
        <w:t xml:space="preserve">   &lt;ALIGNABLE_ANNOTATION ANNOTATION_ID="</w:t>
      </w:r>
      <w:r w:rsidRPr="000E7E24">
        <w:rPr>
          <w:b/>
          <w:color w:val="C00000"/>
        </w:rPr>
        <w:t>fv400279.1.1</w:t>
      </w:r>
      <w:r>
        <w:t>"</w:t>
      </w:r>
    </w:p>
    <w:p w:rsidR="000E7E24" w:rsidRDefault="000E7E24" w:rsidP="000E7E24">
      <w:pPr>
        <w:pStyle w:val="ExampleCode"/>
        <w:ind w:left="720"/>
      </w:pPr>
      <w:r>
        <w:t xml:space="preserve">       TIME_SLOT_REF1="</w:t>
      </w:r>
      <w:r w:rsidRPr="000E7E24">
        <w:rPr>
          <w:b/>
          <w:color w:val="C00000"/>
        </w:rPr>
        <w:t>ts1</w:t>
      </w:r>
      <w:r>
        <w:t>" TIME_SLOT_REF2="ts2"&gt;</w:t>
      </w:r>
    </w:p>
    <w:p w:rsidR="000C28DF" w:rsidRDefault="000C28DF" w:rsidP="007F357B">
      <w:pPr>
        <w:pStyle w:val="Listenabsatz"/>
        <w:numPr>
          <w:ilvl w:val="0"/>
          <w:numId w:val="12"/>
        </w:numPr>
        <w:rPr>
          <w:lang w:val="en-US"/>
        </w:rPr>
      </w:pPr>
      <w:r w:rsidRPr="000E7E24">
        <w:rPr>
          <w:lang w:val="en-US"/>
        </w:rPr>
        <w:t xml:space="preserve">and </w:t>
      </w:r>
      <w:r w:rsidR="001109F7" w:rsidRPr="000E7E24">
        <w:rPr>
          <w:lang w:val="en-US"/>
        </w:rPr>
        <w:t xml:space="preserve">aligned tiers, </w:t>
      </w:r>
      <w:r w:rsidR="007D12CE" w:rsidRPr="000E7E24">
        <w:rPr>
          <w:lang w:val="en-US"/>
        </w:rPr>
        <w:t>referring</w:t>
      </w:r>
      <w:r w:rsidR="001109F7" w:rsidRPr="000E7E24">
        <w:rPr>
          <w:lang w:val="en-US"/>
        </w:rPr>
        <w:t xml:space="preserve"> to the Annotations in the Basic tiers.</w:t>
      </w:r>
    </w:p>
    <w:p w:rsidR="000E7E24" w:rsidRPr="005D045A" w:rsidRDefault="000E7E24" w:rsidP="000E7E24">
      <w:pPr>
        <w:pStyle w:val="ExampleCode"/>
        <w:ind w:left="720"/>
      </w:pPr>
      <w:r>
        <w:t>&lt;</w:t>
      </w:r>
      <w:r w:rsidRPr="005D045A">
        <w:t>ANNOTATION&gt;</w:t>
      </w:r>
    </w:p>
    <w:p w:rsidR="000E7E24" w:rsidRDefault="000E7E24" w:rsidP="000E7E24">
      <w:pPr>
        <w:pStyle w:val="ExampleCode"/>
        <w:ind w:left="720"/>
      </w:pPr>
      <w:r>
        <w:t xml:space="preserve">   </w:t>
      </w:r>
      <w:r w:rsidRPr="005D045A">
        <w:t xml:space="preserve">&lt;REF_ANNOTATION ANNOTATION_ID="fv400279.1.1-pos" </w:t>
      </w:r>
    </w:p>
    <w:p w:rsidR="001109F7" w:rsidRPr="00AA7EE1" w:rsidRDefault="000E7E24" w:rsidP="00AA7EE1">
      <w:pPr>
        <w:pStyle w:val="ExampleCode"/>
        <w:ind w:left="720"/>
      </w:pPr>
      <w:r>
        <w:t xml:space="preserve">        </w:t>
      </w:r>
      <w:r w:rsidRPr="005D045A">
        <w:t>ANNOTATION_REF="</w:t>
      </w:r>
      <w:r w:rsidRPr="000E7E24">
        <w:rPr>
          <w:b/>
          <w:color w:val="C00000"/>
        </w:rPr>
        <w:t>fv400279.1.1</w:t>
      </w:r>
      <w:r w:rsidRPr="005D045A">
        <w:t>"&gt;</w:t>
      </w:r>
    </w:p>
    <w:p w:rsidR="008B385D" w:rsidRDefault="008B385D" w:rsidP="008B385D">
      <w:pPr>
        <w:pStyle w:val="berschrift3"/>
        <w:rPr>
          <w:lang w:val="en-US"/>
        </w:rPr>
      </w:pPr>
      <w:bookmarkStart w:id="69" w:name="_Ref283996952"/>
      <w:bookmarkStart w:id="70" w:name="_Toc287824934"/>
      <w:r>
        <w:rPr>
          <w:lang w:val="en-US"/>
        </w:rPr>
        <w:t>Announcing the tiers</w:t>
      </w:r>
      <w:bookmarkEnd w:id="69"/>
      <w:bookmarkEnd w:id="70"/>
    </w:p>
    <w:p w:rsidR="00615486" w:rsidRDefault="00910019" w:rsidP="008B385D">
      <w:pPr>
        <w:rPr>
          <w:lang w:val="en-US"/>
        </w:rPr>
      </w:pPr>
      <w:r>
        <w:rPr>
          <w:lang w:val="en-US"/>
        </w:rPr>
        <w:t>Given the structure</w:t>
      </w:r>
      <w:r w:rsidR="00615486">
        <w:rPr>
          <w:lang w:val="en-US"/>
        </w:rPr>
        <w:t xml:space="preserve"> described in section </w:t>
      </w:r>
      <w:r w:rsidR="00125AB8">
        <w:rPr>
          <w:lang w:val="en-US"/>
        </w:rPr>
        <w:fldChar w:fldCharType="begin"/>
      </w:r>
      <w:r w:rsidR="00615486">
        <w:rPr>
          <w:lang w:val="en-US"/>
        </w:rPr>
        <w:instrText xml:space="preserve"> REF _Ref283985048 \w \h </w:instrText>
      </w:r>
      <w:r w:rsidR="00125AB8">
        <w:rPr>
          <w:lang w:val="en-US"/>
        </w:rPr>
      </w:r>
      <w:r w:rsidR="00125AB8">
        <w:rPr>
          <w:lang w:val="en-US"/>
        </w:rPr>
        <w:fldChar w:fldCharType="separate"/>
      </w:r>
      <w:r w:rsidR="00243C76">
        <w:rPr>
          <w:lang w:val="en-US"/>
        </w:rPr>
        <w:t>4.2.3</w:t>
      </w:r>
      <w:r w:rsidR="00125AB8">
        <w:rPr>
          <w:lang w:val="en-US"/>
        </w:rPr>
        <w:fldChar w:fldCharType="end"/>
      </w:r>
      <w:r w:rsidR="00615486">
        <w:rPr>
          <w:lang w:val="en-US"/>
        </w:rPr>
        <w:t xml:space="preserve"> we need to find paths to convey the information about the available tiers to search in to the client. </w:t>
      </w:r>
    </w:p>
    <w:p w:rsidR="00AA7EE1" w:rsidRPr="002001B6" w:rsidRDefault="00FA2081" w:rsidP="006D7ED4">
      <w:pPr>
        <w:rPr>
          <w:rStyle w:val="RemarkZchn"/>
          <w:i w:val="0"/>
          <w:color w:val="auto"/>
        </w:rPr>
      </w:pPr>
      <w:r>
        <w:rPr>
          <w:lang w:val="en-US"/>
        </w:rPr>
        <w:t>The primary source for this information are the annotation files or any dedicated records in the repository of the content provider.</w:t>
      </w:r>
      <w:r w:rsidR="00566BC1">
        <w:rPr>
          <w:lang w:val="en-US"/>
        </w:rPr>
        <w:t xml:space="preserve">  So in general the content provider has to expose the list of available tiers by aspects mentioned earlier: </w:t>
      </w:r>
      <w:r w:rsidR="00566BC1" w:rsidRPr="00220E6D">
        <w:rPr>
          <w:rStyle w:val="ExampleCodeZchn"/>
        </w:rPr>
        <w:t>TierType, TierID</w:t>
      </w:r>
      <w:r w:rsidR="00E83025">
        <w:rPr>
          <w:rStyle w:val="ExampleCodeZchn"/>
        </w:rPr>
        <w:t>/TierName</w:t>
      </w:r>
      <w:r w:rsidR="00566BC1" w:rsidRPr="00220E6D">
        <w:rPr>
          <w:rStyle w:val="ExampleCodeZchn"/>
        </w:rPr>
        <w:t>, Participant</w:t>
      </w:r>
      <w:r w:rsidR="00566BC1">
        <w:rPr>
          <w:lang w:val="en-US"/>
        </w:rPr>
        <w:t xml:space="preserve">. From the point of view of search-protocol/request the TierType seems to be the most useful information. However the TierIDs can still be useful, if one wants to search in </w:t>
      </w:r>
      <w:r w:rsidR="00942F34">
        <w:rPr>
          <w:lang w:val="en-US"/>
        </w:rPr>
        <w:t xml:space="preserve">specific </w:t>
      </w:r>
      <w:r w:rsidR="00566BC1">
        <w:rPr>
          <w:lang w:val="en-US"/>
        </w:rPr>
        <w:t xml:space="preserve">individual tiers. And Participant is </w:t>
      </w:r>
      <w:r w:rsidR="00B47775">
        <w:rPr>
          <w:lang w:val="en-US"/>
        </w:rPr>
        <w:t xml:space="preserve">important as </w:t>
      </w:r>
      <w:commentRangeStart w:id="71"/>
      <w:r w:rsidR="00566BC1">
        <w:rPr>
          <w:lang w:val="en-US"/>
        </w:rPr>
        <w:t>i</w:t>
      </w:r>
      <w:r w:rsidR="002001B6">
        <w:rPr>
          <w:lang w:val="en-US"/>
        </w:rPr>
        <w:t>t constitutes the</w:t>
      </w:r>
      <w:r w:rsidR="00566BC1">
        <w:rPr>
          <w:lang w:val="en-US"/>
        </w:rPr>
        <w:t xml:space="preserve"> </w:t>
      </w:r>
      <w:commentRangeEnd w:id="71"/>
      <w:r w:rsidR="002001B6">
        <w:rPr>
          <w:rStyle w:val="Kommentarzeichen"/>
        </w:rPr>
        <w:commentReference w:id="71"/>
      </w:r>
      <w:r w:rsidR="002001B6">
        <w:rPr>
          <w:lang w:val="en-US"/>
        </w:rPr>
        <w:t>link</w:t>
      </w:r>
      <w:r w:rsidR="002001B6">
        <w:rPr>
          <w:rStyle w:val="Kommentarzeichen"/>
          <w:vanish/>
        </w:rPr>
        <w:commentReference w:id="72"/>
      </w:r>
      <w:r w:rsidR="002001B6" w:rsidRPr="002001B6">
        <w:rPr>
          <w:lang w:val="en-US"/>
        </w:rPr>
        <w:t xml:space="preserve"> </w:t>
      </w:r>
      <w:r w:rsidR="00566BC1">
        <w:rPr>
          <w:lang w:val="en-US"/>
        </w:rPr>
        <w:t>to the additional information about the Actor/Participant stored in the MD description.</w:t>
      </w:r>
      <w:r w:rsidR="00AA7EE1">
        <w:rPr>
          <w:lang w:val="en-US"/>
        </w:rPr>
        <w:t xml:space="preserve"> </w:t>
      </w:r>
    </w:p>
    <w:p w:rsidR="007C1410" w:rsidRPr="002001B6" w:rsidRDefault="007C1410" w:rsidP="002001B6">
      <w:pPr>
        <w:rPr>
          <w:lang w:val="en-US"/>
        </w:rPr>
      </w:pPr>
      <w:r>
        <w:rPr>
          <w:lang w:val="en-US"/>
        </w:rPr>
        <w:t>Trova currently already provides the list of tiers, grouped by:  Tier Type, Tier Name and Participant</w:t>
      </w:r>
      <w:r w:rsidR="009B0F43">
        <w:rPr>
          <w:lang w:val="en-US"/>
        </w:rPr>
        <w:t>. This is achieved by parsing the documents</w:t>
      </w:r>
      <w:r w:rsidR="009B0F43" w:rsidRPr="009B0F43">
        <w:rPr>
          <w:lang w:val="en-US"/>
        </w:rPr>
        <w:t xml:space="preserve"> when inserted into the archive and </w:t>
      </w:r>
      <w:r w:rsidR="009B0F43">
        <w:rPr>
          <w:lang w:val="en-US"/>
        </w:rPr>
        <w:t xml:space="preserve">putting </w:t>
      </w:r>
      <w:r w:rsidR="009B0F43" w:rsidRPr="009B0F43">
        <w:rPr>
          <w:lang w:val="en-US"/>
        </w:rPr>
        <w:t xml:space="preserve">the annotations with relevant attributes into </w:t>
      </w:r>
      <w:commentRangeStart w:id="73"/>
      <w:r w:rsidR="009B0F43" w:rsidRPr="009B0F43">
        <w:rPr>
          <w:lang w:val="en-US"/>
        </w:rPr>
        <w:t>a</w:t>
      </w:r>
      <w:commentRangeEnd w:id="73"/>
      <w:r w:rsidR="002001B6">
        <w:rPr>
          <w:rStyle w:val="Kommentarzeichen"/>
        </w:rPr>
        <w:commentReference w:id="73"/>
      </w:r>
      <w:r w:rsidR="009B0F43" w:rsidRPr="009B0F43">
        <w:rPr>
          <w:lang w:val="en-US"/>
        </w:rPr>
        <w:t xml:space="preserve"> </w:t>
      </w:r>
      <w:commentRangeStart w:id="74"/>
      <w:commentRangeStart w:id="75"/>
      <w:r w:rsidR="002001B6" w:rsidRPr="002001B6">
        <w:rPr>
          <w:lang w:val="en-US"/>
        </w:rPr>
        <w:t>DB</w:t>
      </w:r>
      <w:commentRangeEnd w:id="74"/>
      <w:r w:rsidR="00FD3B92">
        <w:rPr>
          <w:rStyle w:val="Kommentarzeichen"/>
          <w:i/>
        </w:rPr>
        <w:commentReference w:id="74"/>
      </w:r>
      <w:commentRangeEnd w:id="75"/>
      <w:r w:rsidR="00942F34">
        <w:rPr>
          <w:rStyle w:val="Kommentarzeichen"/>
          <w:i/>
        </w:rPr>
        <w:commentReference w:id="75"/>
      </w:r>
      <w:r w:rsidR="002001B6">
        <w:rPr>
          <w:lang w:val="en-US"/>
        </w:rPr>
        <w:t>.</w:t>
      </w:r>
    </w:p>
    <w:p w:rsidR="00220E6D" w:rsidRDefault="00801C75" w:rsidP="00566BC1">
      <w:pPr>
        <w:rPr>
          <w:lang w:val="en-US"/>
        </w:rPr>
      </w:pPr>
      <w:r>
        <w:rPr>
          <w:lang w:val="en-US"/>
        </w:rPr>
        <w:t>(</w:t>
      </w:r>
      <w:r w:rsidR="006D7ED4">
        <w:rPr>
          <w:lang w:val="en-US"/>
        </w:rPr>
        <w:t xml:space="preserve">In the following we focus </w:t>
      </w:r>
      <w:r w:rsidR="00220E6D">
        <w:rPr>
          <w:lang w:val="en-US"/>
        </w:rPr>
        <w:t xml:space="preserve">on the </w:t>
      </w:r>
      <w:r w:rsidR="00220E6D" w:rsidRPr="00B47775">
        <w:rPr>
          <w:rStyle w:val="ExampleCodeZchn"/>
        </w:rPr>
        <w:t>TierType</w:t>
      </w:r>
      <w:r w:rsidR="006D7ED4">
        <w:rPr>
          <w:lang w:val="en-US"/>
        </w:rPr>
        <w:t>, but analogous holds for the other aspects.</w:t>
      </w:r>
      <w:r>
        <w:rPr>
          <w:lang w:val="en-US"/>
        </w:rPr>
        <w:t>)</w:t>
      </w:r>
      <w:r w:rsidR="00220E6D">
        <w:rPr>
          <w:lang w:val="en-US"/>
        </w:rPr>
        <w:t xml:space="preserve"> As </w:t>
      </w:r>
      <w:r w:rsidR="00125AB8">
        <w:rPr>
          <w:lang w:val="en-US"/>
        </w:rPr>
        <w:fldChar w:fldCharType="begin"/>
      </w:r>
      <w:r w:rsidR="00220E6D">
        <w:rPr>
          <w:lang w:val="en-US"/>
        </w:rPr>
        <w:instrText xml:space="preserve"> REF _Ref283987176 \h </w:instrText>
      </w:r>
      <w:r w:rsidR="00125AB8">
        <w:rPr>
          <w:lang w:val="en-US"/>
        </w:rPr>
      </w:r>
      <w:r w:rsidR="00125AB8">
        <w:rPr>
          <w:lang w:val="en-US"/>
        </w:rPr>
        <w:fldChar w:fldCharType="separate"/>
      </w:r>
      <w:r w:rsidR="00243C76" w:rsidRPr="00220E6D">
        <w:rPr>
          <w:lang w:val="en-US"/>
        </w:rPr>
        <w:t xml:space="preserve">Figure </w:t>
      </w:r>
      <w:r w:rsidR="00243C76">
        <w:rPr>
          <w:noProof/>
          <w:lang w:val="en-US"/>
        </w:rPr>
        <w:t>3</w:t>
      </w:r>
      <w:r w:rsidR="00125AB8">
        <w:rPr>
          <w:lang w:val="en-US"/>
        </w:rPr>
        <w:fldChar w:fldCharType="end"/>
      </w:r>
      <w:r w:rsidR="00220E6D">
        <w:rPr>
          <w:lang w:val="en-US"/>
        </w:rPr>
        <w:t xml:space="preserve"> suggests the Content Provider has t</w:t>
      </w:r>
      <w:r w:rsidR="00B47775">
        <w:rPr>
          <w:lang w:val="en-US"/>
        </w:rPr>
        <w:t>o aggregate over all annotation</w:t>
      </w:r>
      <w:r w:rsidR="00220E6D">
        <w:rPr>
          <w:lang w:val="en-US"/>
        </w:rPr>
        <w:t xml:space="preserve"> files, to yield a list of TierTypes </w:t>
      </w:r>
      <w:r w:rsidR="00220E6D" w:rsidRPr="006D7ED4">
        <w:rPr>
          <w:rStyle w:val="IntensiveHervorhebung"/>
          <w:lang w:val="en-US"/>
        </w:rPr>
        <w:t>covering all tiers in all files in the whole repository</w:t>
      </w:r>
      <w:r w:rsidR="00220E6D">
        <w:rPr>
          <w:lang w:val="en-US"/>
        </w:rPr>
        <w:t>. In a federated search scenario, the composite service Federated Search has to collect this information from every Repository and produce and expose an aggregated list thereof.</w:t>
      </w:r>
    </w:p>
    <w:p w:rsidR="00220E6D" w:rsidRDefault="00220E6D" w:rsidP="00566BC1">
      <w:pPr>
        <w:rPr>
          <w:lang w:val="en-US"/>
        </w:rPr>
      </w:pPr>
      <w:r>
        <w:rPr>
          <w:lang w:val="en-US"/>
        </w:rPr>
        <w:t xml:space="preserve">An important aspect is the need for “early” linking to recognized data categories. </w:t>
      </w:r>
      <w:r w:rsidR="00AA7EE1">
        <w:rPr>
          <w:lang w:val="en-US"/>
        </w:rPr>
        <w:t xml:space="preserve">The aggregated list provided by the repository actually already </w:t>
      </w:r>
      <w:commentRangeStart w:id="76"/>
      <w:r w:rsidR="00AA7EE1">
        <w:rPr>
          <w:lang w:val="en-US"/>
        </w:rPr>
        <w:t xml:space="preserve">needs </w:t>
      </w:r>
      <w:commentRangeEnd w:id="76"/>
      <w:r w:rsidR="006D1C2A">
        <w:rPr>
          <w:rStyle w:val="Kommentarzeichen"/>
        </w:rPr>
        <w:commentReference w:id="76"/>
      </w:r>
      <w:r w:rsidR="00AA7EE1">
        <w:rPr>
          <w:lang w:val="en-US"/>
        </w:rPr>
        <w:t xml:space="preserve">to be a </w:t>
      </w:r>
      <w:r w:rsidR="00AA7EE1" w:rsidRPr="00A36333">
        <w:rPr>
          <w:rStyle w:val="IntensiveHervorhebung"/>
          <w:lang w:val="en-US"/>
        </w:rPr>
        <w:t>list of data categories</w:t>
      </w:r>
      <w:r w:rsidR="00AA7EE1">
        <w:rPr>
          <w:lang w:val="en-US"/>
        </w:rPr>
        <w:t xml:space="preserve">. Otherwise no </w:t>
      </w:r>
      <w:r w:rsidR="0046385F">
        <w:rPr>
          <w:lang w:val="en-US"/>
        </w:rPr>
        <w:t xml:space="preserve">useful </w:t>
      </w:r>
      <w:r w:rsidR="00AA7EE1">
        <w:rPr>
          <w:lang w:val="en-US"/>
        </w:rPr>
        <w:lastRenderedPageBreak/>
        <w:t xml:space="preserve">merging between repositories is </w:t>
      </w:r>
      <w:r w:rsidR="0046385F">
        <w:rPr>
          <w:lang w:val="en-US"/>
        </w:rPr>
        <w:t>feasible</w:t>
      </w:r>
      <w:r w:rsidR="00AA7EE1">
        <w:rPr>
          <w:lang w:val="en-US"/>
        </w:rPr>
        <w:t xml:space="preserve">. </w:t>
      </w:r>
      <w:r w:rsidRPr="00566BC1">
        <w:rPr>
          <w:lang w:val="en-US"/>
        </w:rPr>
        <w:t xml:space="preserve">There is </w:t>
      </w:r>
      <w:r w:rsidR="00AA7EE1">
        <w:rPr>
          <w:lang w:val="en-US"/>
        </w:rPr>
        <w:t xml:space="preserve">a </w:t>
      </w:r>
      <w:r w:rsidRPr="00566BC1">
        <w:rPr>
          <w:lang w:val="en-US"/>
        </w:rPr>
        <w:t>data category</w:t>
      </w:r>
      <w:r w:rsidR="00AA7EE1">
        <w:rPr>
          <w:lang w:val="en-US"/>
        </w:rPr>
        <w:t xml:space="preserve"> </w:t>
      </w:r>
      <w:r w:rsidRPr="00AA7EE1">
        <w:rPr>
          <w:rStyle w:val="DefZchn"/>
        </w:rPr>
        <w:t>AnnotationLevelType</w:t>
      </w:r>
      <w:r w:rsidR="00AA7EE1">
        <w:rPr>
          <w:rStyle w:val="Funotenzeichen"/>
          <w:lang w:val="en-US"/>
        </w:rPr>
        <w:footnoteReference w:id="24"/>
      </w:r>
      <w:r>
        <w:rPr>
          <w:lang w:val="en-US"/>
        </w:rPr>
        <w:t xml:space="preserve">, which seems to be a </w:t>
      </w:r>
      <w:r w:rsidR="00AA7EE1">
        <w:rPr>
          <w:lang w:val="en-US"/>
        </w:rPr>
        <w:t>starting point here, but it has an open Conceptual Domain, so the actual list of data categories still needs to be worked out and agreed on.</w:t>
      </w:r>
    </w:p>
    <w:p w:rsidR="00AA7EE1" w:rsidRDefault="00AA7EE1" w:rsidP="00AA7EE1">
      <w:pPr>
        <w:pStyle w:val="Remark"/>
      </w:pPr>
      <w:commentRangeStart w:id="77"/>
      <w:r>
        <w:t xml:space="preserve">Does it? Or what is there already? </w:t>
      </w:r>
      <w:r w:rsidR="00E83025">
        <w:t>For example there is partOfSpeech: DC-1345 and DC-396 (Profiles Terminology and Morphosyntax) …?</w:t>
      </w:r>
      <w:r w:rsidR="004135FE">
        <w:t xml:space="preserve"> </w:t>
      </w:r>
      <w:r w:rsidR="001A41CC" w:rsidRPr="001A41CC">
        <w:t>http://www.mpi.nl/IMDI/Schema/AnnotationUnit-Type.xml</w:t>
      </w:r>
      <w:commentRangeEnd w:id="77"/>
      <w:r w:rsidR="008E4741">
        <w:rPr>
          <w:rStyle w:val="Kommentarzeichen"/>
          <w:i w:val="0"/>
          <w:color w:val="auto"/>
          <w:lang w:val="de-AT"/>
        </w:rPr>
        <w:commentReference w:id="77"/>
      </w:r>
    </w:p>
    <w:p w:rsidR="008B385D" w:rsidRDefault="00220E6D" w:rsidP="008B385D">
      <w:pPr>
        <w:rPr>
          <w:lang w:val="en-US"/>
        </w:rPr>
      </w:pPr>
      <w:r>
        <w:rPr>
          <w:lang w:val="en-US"/>
        </w:rPr>
        <w:t xml:space="preserve">The </w:t>
      </w:r>
      <w:r w:rsidR="00AA7EE1">
        <w:rPr>
          <w:lang w:val="en-US"/>
        </w:rPr>
        <w:t xml:space="preserve">second </w:t>
      </w:r>
      <w:r>
        <w:rPr>
          <w:lang w:val="en-US"/>
        </w:rPr>
        <w:t>challenge is (if and) how to fit this procedure within the limits of the SRU protocol-suite.</w:t>
      </w:r>
      <w:r w:rsidR="00E83025">
        <w:rPr>
          <w:lang w:val="en-US"/>
        </w:rPr>
        <w:t xml:space="preserve"> </w:t>
      </w:r>
      <w:r>
        <w:rPr>
          <w:lang w:val="en-US"/>
        </w:rPr>
        <w:t xml:space="preserve">In the following </w:t>
      </w:r>
      <w:r w:rsidR="00801C75">
        <w:rPr>
          <w:lang w:val="en-US"/>
        </w:rPr>
        <w:t>two</w:t>
      </w:r>
      <w:r>
        <w:rPr>
          <w:lang w:val="en-US"/>
        </w:rPr>
        <w:t xml:space="preserve"> variants are proposed</w:t>
      </w:r>
      <w:r w:rsidR="00E83025">
        <w:rPr>
          <w:lang w:val="en-US"/>
        </w:rPr>
        <w:t>:</w:t>
      </w:r>
    </w:p>
    <w:p w:rsidR="00E83025" w:rsidRPr="00E83025" w:rsidRDefault="008B385D" w:rsidP="004135FE">
      <w:pPr>
        <w:pStyle w:val="Listenabsatz"/>
        <w:numPr>
          <w:ilvl w:val="0"/>
          <w:numId w:val="7"/>
        </w:numPr>
        <w:ind w:left="426"/>
        <w:rPr>
          <w:lang w:val="en-US"/>
        </w:rPr>
      </w:pPr>
      <w:r w:rsidRPr="00E83025">
        <w:rPr>
          <w:lang w:val="en-US"/>
        </w:rPr>
        <w:t xml:space="preserve">Announce every </w:t>
      </w:r>
      <w:r w:rsidR="00E83025" w:rsidRPr="00E83025">
        <w:rPr>
          <w:lang w:val="en-US"/>
        </w:rPr>
        <w:t xml:space="preserve">(aspect of a) tier </w:t>
      </w:r>
      <w:r w:rsidRPr="00E83025">
        <w:rPr>
          <w:lang w:val="en-US"/>
        </w:rPr>
        <w:t xml:space="preserve">as </w:t>
      </w:r>
      <w:r w:rsidR="00E83025" w:rsidRPr="00E83025">
        <w:rPr>
          <w:lang w:val="en-US"/>
        </w:rPr>
        <w:t xml:space="preserve">own </w:t>
      </w:r>
      <w:r w:rsidRPr="00E83025">
        <w:rPr>
          <w:lang w:val="en-US"/>
        </w:rPr>
        <w:t xml:space="preserve">index in the </w:t>
      </w:r>
      <w:r w:rsidRPr="005D2A01">
        <w:rPr>
          <w:rStyle w:val="DefZchn"/>
        </w:rPr>
        <w:t>explain</w:t>
      </w:r>
      <w:r w:rsidRPr="00E83025">
        <w:rPr>
          <w:lang w:val="en-US"/>
        </w:rPr>
        <w:t xml:space="preserve"> operation</w:t>
      </w:r>
      <w:r w:rsidR="00E83025" w:rsidRPr="00E83025">
        <w:rPr>
          <w:lang w:val="en-US"/>
        </w:rPr>
        <w:t xml:space="preserve"> </w:t>
      </w:r>
      <w:r w:rsidRPr="00E83025">
        <w:rPr>
          <w:lang w:val="en-US"/>
        </w:rPr>
        <w:t>(similarily</w:t>
      </w:r>
      <w:r w:rsidR="00E83025" w:rsidRPr="00E83025">
        <w:rPr>
          <w:lang w:val="en-US"/>
        </w:rPr>
        <w:t xml:space="preserve"> to as Trova currently provides</w:t>
      </w:r>
      <w:r w:rsidRPr="00E83025">
        <w:rPr>
          <w:lang w:val="en-US"/>
        </w:rPr>
        <w:t>)</w:t>
      </w:r>
      <w:r w:rsidR="00E83025" w:rsidRPr="00E83025">
        <w:rPr>
          <w:lang w:val="en-US"/>
        </w:rPr>
        <w:t xml:space="preserve">. So the </w:t>
      </w:r>
      <w:r w:rsidR="00E83025" w:rsidRPr="00E83025">
        <w:rPr>
          <w:rStyle w:val="ExampleCodeZchn"/>
        </w:rPr>
        <w:t>&lt;indexInfo&gt;</w:t>
      </w:r>
      <w:r w:rsidR="00E83025" w:rsidRPr="00E83025">
        <w:rPr>
          <w:lang w:val="en-US"/>
        </w:rPr>
        <w:t xml:space="preserve"> list would contain indices like:</w:t>
      </w:r>
      <w:r w:rsidRPr="00E83025">
        <w:rPr>
          <w:lang w:val="en-US"/>
        </w:rPr>
        <w:t xml:space="preserve"> </w:t>
      </w:r>
    </w:p>
    <w:p w:rsidR="008B385D" w:rsidRDefault="008B385D" w:rsidP="00E83025">
      <w:pPr>
        <w:pStyle w:val="ExampleCode"/>
        <w:ind w:left="851"/>
      </w:pPr>
      <w:r>
        <w:t>TierName:I’sGest, TierName:Damian, TierName:Unknown.WORD, TierType:English, TierType:PoS, TierType:Word, TierType:Gesture</w:t>
      </w:r>
    </w:p>
    <w:p w:rsidR="00F957ED" w:rsidRPr="00F957ED" w:rsidRDefault="00E83025" w:rsidP="004135FE">
      <w:pPr>
        <w:pStyle w:val="Listenabsatz"/>
        <w:ind w:left="426"/>
        <w:rPr>
          <w:lang w:val="en-US"/>
        </w:rPr>
      </w:pPr>
      <w:r>
        <w:rPr>
          <w:lang w:val="en-US"/>
        </w:rPr>
        <w:t xml:space="preserve">While this could work for </w:t>
      </w:r>
      <w:r w:rsidRPr="00E83025">
        <w:rPr>
          <w:rStyle w:val="ExampleCodeZchn"/>
        </w:rPr>
        <w:t>TierType</w:t>
      </w:r>
      <w:r>
        <w:rPr>
          <w:lang w:val="en-US"/>
        </w:rPr>
        <w:t xml:space="preserve">, it </w:t>
      </w:r>
      <w:r w:rsidR="008B385D">
        <w:rPr>
          <w:lang w:val="en-US"/>
        </w:rPr>
        <w:t xml:space="preserve">would lead to an </w:t>
      </w:r>
      <w:r>
        <w:rPr>
          <w:lang w:val="en-US"/>
        </w:rPr>
        <w:t xml:space="preserve">probably unbearable </w:t>
      </w:r>
      <w:r w:rsidR="008B385D">
        <w:rPr>
          <w:lang w:val="en-US"/>
        </w:rPr>
        <w:t>b</w:t>
      </w:r>
      <w:r>
        <w:rPr>
          <w:lang w:val="en-US"/>
        </w:rPr>
        <w:t xml:space="preserve">loating of the </w:t>
      </w:r>
      <w:r w:rsidRPr="005D2A01">
        <w:rPr>
          <w:rStyle w:val="DefZchn"/>
        </w:rPr>
        <w:t>explain</w:t>
      </w:r>
      <w:r>
        <w:rPr>
          <w:lang w:val="en-US"/>
        </w:rPr>
        <w:t xml:space="preserve">-response for </w:t>
      </w:r>
      <w:r w:rsidRPr="00E83025">
        <w:rPr>
          <w:rStyle w:val="ExampleCodeZchn"/>
        </w:rPr>
        <w:t>TierName/ID</w:t>
      </w:r>
      <w:r>
        <w:rPr>
          <w:lang w:val="en-US"/>
        </w:rPr>
        <w:t xml:space="preserve"> or </w:t>
      </w:r>
      <w:r w:rsidRPr="00E83025">
        <w:rPr>
          <w:rStyle w:val="ExampleCodeZchn"/>
        </w:rPr>
        <w:t>Participant</w:t>
      </w:r>
      <w:r>
        <w:rPr>
          <w:lang w:val="en-US"/>
        </w:rPr>
        <w:t>.</w:t>
      </w:r>
      <w:r w:rsidR="00F957ED">
        <w:rPr>
          <w:lang w:val="en-US"/>
        </w:rPr>
        <w:t xml:space="preserve">  ad TierName,</w:t>
      </w:r>
    </w:p>
    <w:p w:rsidR="00220E6D" w:rsidRPr="00220E6D" w:rsidRDefault="00220E6D" w:rsidP="00220E6D">
      <w:pPr>
        <w:pStyle w:val="Beschriftung"/>
        <w:keepNext/>
        <w:rPr>
          <w:lang w:val="en-US"/>
        </w:rPr>
      </w:pPr>
      <w:bookmarkStart w:id="78" w:name="_Ref283987176"/>
      <w:bookmarkStart w:id="79" w:name="_Ref283987171"/>
      <w:r w:rsidRPr="00220E6D">
        <w:rPr>
          <w:lang w:val="en-US"/>
        </w:rPr>
        <w:t xml:space="preserve">Figure </w:t>
      </w:r>
      <w:r w:rsidR="00125AB8">
        <w:fldChar w:fldCharType="begin"/>
      </w:r>
      <w:r w:rsidRPr="00220E6D">
        <w:rPr>
          <w:lang w:val="en-US"/>
        </w:rPr>
        <w:instrText xml:space="preserve"> SEQ Figure \* ARABIC </w:instrText>
      </w:r>
      <w:r w:rsidR="00125AB8">
        <w:fldChar w:fldCharType="separate"/>
      </w:r>
      <w:r w:rsidR="00243C76">
        <w:rPr>
          <w:noProof/>
          <w:lang w:val="en-US"/>
        </w:rPr>
        <w:t>3</w:t>
      </w:r>
      <w:r w:rsidR="00125AB8">
        <w:fldChar w:fldCharType="end"/>
      </w:r>
      <w:bookmarkEnd w:id="78"/>
      <w:r w:rsidRPr="00220E6D">
        <w:rPr>
          <w:lang w:val="en-US"/>
        </w:rPr>
        <w:t xml:space="preserve"> Providing</w:t>
      </w:r>
      <w:r w:rsidRPr="00220E6D">
        <w:rPr>
          <w:noProof/>
          <w:lang w:val="en-US"/>
        </w:rPr>
        <w:t xml:space="preserve"> the information about available Tiers - Version 1</w:t>
      </w:r>
      <w:bookmarkEnd w:id="79"/>
      <w:r w:rsidR="008374C5">
        <w:rPr>
          <w:noProof/>
          <w:lang w:val="en-US"/>
        </w:rPr>
        <w:t xml:space="preserve"> explain</w:t>
      </w:r>
    </w:p>
    <w:p w:rsidR="00EB4094" w:rsidRPr="00886DE4" w:rsidRDefault="00EB4094" w:rsidP="003B77A3">
      <w:pPr>
        <w:rPr>
          <w:lang w:val="en-US"/>
        </w:rPr>
      </w:pPr>
      <w:r>
        <w:rPr>
          <w:noProof/>
          <w:lang w:eastAsia="de-AT"/>
        </w:rPr>
        <w:drawing>
          <wp:inline distT="0" distB="0" distL="0" distR="0">
            <wp:extent cx="5454650" cy="3238500"/>
            <wp:effectExtent l="19050" t="0" r="0" b="0"/>
            <wp:docPr id="12" name="Bild 8" descr="C:\Users\m\3lingua\clarin\FCS\TiersAggregation_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3lingua\clarin\FCS\TiersAggregation_explain.png"/>
                    <pic:cNvPicPr>
                      <a:picLocks noChangeAspect="1" noChangeArrowheads="1"/>
                    </pic:cNvPicPr>
                  </pic:nvPicPr>
                  <pic:blipFill>
                    <a:blip r:embed="rId15" cstate="print"/>
                    <a:stretch>
                      <a:fillRect/>
                    </a:stretch>
                  </pic:blipFill>
                  <pic:spPr bwMode="auto">
                    <a:xfrm>
                      <a:off x="0" y="0"/>
                      <a:ext cx="5454922" cy="3238661"/>
                    </a:xfrm>
                    <a:prstGeom prst="rect">
                      <a:avLst/>
                    </a:prstGeom>
                    <a:noFill/>
                    <a:ln w="9525">
                      <a:noFill/>
                      <a:miter lim="800000"/>
                      <a:headEnd/>
                      <a:tailEnd/>
                    </a:ln>
                  </pic:spPr>
                </pic:pic>
              </a:graphicData>
            </a:graphic>
          </wp:inline>
        </w:drawing>
      </w:r>
    </w:p>
    <w:p w:rsidR="008B385D" w:rsidRPr="00C61008" w:rsidRDefault="00125AB8" w:rsidP="00C61008">
      <w:pPr>
        <w:rPr>
          <w:lang w:val="en-US"/>
        </w:rPr>
      </w:pPr>
      <w:r w:rsidRPr="00125AB8">
        <w:rPr>
          <w:noProof/>
          <w:lang w:val="en-US"/>
        </w:rPr>
        <w:pict>
          <v:shapetype id="_x0000_t202" coordsize="21600,21600" o:spt="202" path="m,l,21600r21600,l21600,xe">
            <v:stroke joinstyle="miter"/>
            <v:path gradientshapeok="t" o:connecttype="rect"/>
          </v:shapetype>
          <v:shape id="Text Box 2" o:spid="_x0000_s1026" type="#_x0000_t202" style="position:absolute;margin-left:277.15pt;margin-top:4.35pt;width:182pt;height:24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" stroked="f">
            <v:textbox inset="0,0,0,0">
              <w:txbxContent>
                <w:p w:rsidR="00500318" w:rsidRPr="008374C5" w:rsidRDefault="00500318" w:rsidP="008374C5">
                  <w:pPr>
                    <w:pStyle w:val="Beschriftung"/>
                    <w:rPr>
                      <w:noProof/>
                      <w:lang w:val="en-US"/>
                    </w:rPr>
                  </w:pPr>
                  <w:r w:rsidRPr="008374C5">
                    <w:rPr>
                      <w:lang w:val="en-US"/>
                    </w:rPr>
                    <w:t xml:space="preserve">Figure </w:t>
                  </w:r>
                  <w:r>
                    <w:fldChar w:fldCharType="begin"/>
                  </w:r>
                  <w:r w:rsidRPr="008374C5">
                    <w:rPr>
                      <w:lang w:val="en-US"/>
                    </w:rPr>
                    <w:instrText xml:space="preserve"> SEQ Figure \* ARABIC </w:instrText>
                  </w:r>
                  <w:r>
                    <w:fldChar w:fldCharType="separate"/>
                  </w:r>
                  <w:r>
                    <w:rPr>
                      <w:noProof/>
                      <w:lang w:val="en-US"/>
                    </w:rPr>
                    <w:t>4</w:t>
                  </w:r>
                  <w:r>
                    <w:fldChar w:fldCharType="end"/>
                  </w:r>
                  <w:r w:rsidRPr="008374C5">
                    <w:rPr>
                      <w:lang w:val="en-US"/>
                    </w:rPr>
                    <w:t xml:space="preserve"> Providing the information </w:t>
                  </w:r>
                  <w:r>
                    <w:rPr>
                      <w:lang w:val="en-US"/>
                    </w:rPr>
                    <w:br/>
                  </w:r>
                  <w:r w:rsidRPr="008374C5">
                    <w:rPr>
                      <w:lang w:val="en-US"/>
                    </w:rPr>
                    <w:t>about available Tiers - Version 2 scan</w:t>
                  </w:r>
                </w:p>
              </w:txbxContent>
            </v:textbox>
            <w10:wrap type="square"/>
          </v:shape>
        </w:pict>
      </w:r>
    </w:p>
    <w:p w:rsidR="00842C40" w:rsidRDefault="007C1410" w:rsidP="00C61008">
      <w:pPr>
        <w:pStyle w:val="Listenabsatz"/>
        <w:numPr>
          <w:ilvl w:val="0"/>
          <w:numId w:val="7"/>
        </w:numPr>
        <w:ind w:left="426"/>
        <w:rPr>
          <w:lang w:val="en-US"/>
        </w:rPr>
      </w:pPr>
      <w:r>
        <w:rPr>
          <w:noProof/>
          <w:lang w:eastAsia="de-AT"/>
        </w:rPr>
        <w:drawing>
          <wp:anchor distT="0" distB="0" distL="114300" distR="114300" simplePos="0" relativeHeight="251658240" behindDoc="1" locked="0" layoutInCell="1" allowOverlap="1">
            <wp:simplePos x="0" y="0"/>
            <wp:positionH relativeFrom="column">
              <wp:posOffset>3014980</wp:posOffset>
            </wp:positionH>
            <wp:positionV relativeFrom="paragraph">
              <wp:posOffset>141605</wp:posOffset>
            </wp:positionV>
            <wp:extent cx="3324225" cy="3152775"/>
            <wp:effectExtent l="19050" t="0" r="9525" b="0"/>
            <wp:wrapSquare wrapText="bothSides"/>
            <wp:docPr id="13" name="Bild 9" descr="C:\Users\m\3lingua\clarin\FCS\TiersAggregation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3lingua\clarin\FCS\TiersAggregation_scan.png"/>
                    <pic:cNvPicPr>
                      <a:picLocks noChangeAspect="1" noChangeArrowheads="1"/>
                    </pic:cNvPicPr>
                  </pic:nvPicPr>
                  <pic:blipFill>
                    <a:blip r:embed="rId16" cstate="print"/>
                    <a:stretch>
                      <a:fillRect/>
                    </a:stretch>
                  </pic:blipFill>
                  <pic:spPr bwMode="auto">
                    <a:xfrm>
                      <a:off x="0" y="0"/>
                      <a:ext cx="3324225" cy="3152775"/>
                    </a:xfrm>
                    <a:prstGeom prst="rect">
                      <a:avLst/>
                    </a:prstGeom>
                    <a:noFill/>
                    <a:ln w="9525">
                      <a:noFill/>
                      <a:miter lim="800000"/>
                      <a:headEnd/>
                      <a:tailEnd/>
                    </a:ln>
                  </pic:spPr>
                </pic:pic>
              </a:graphicData>
            </a:graphic>
          </wp:anchor>
        </w:drawing>
      </w:r>
      <w:r w:rsidR="008B385D" w:rsidRPr="00E3769E">
        <w:rPr>
          <w:lang w:val="en-US"/>
        </w:rPr>
        <w:t xml:space="preserve">Provide </w:t>
      </w:r>
      <w:r w:rsidR="005D2A01">
        <w:rPr>
          <w:lang w:val="en-US"/>
        </w:rPr>
        <w:t xml:space="preserve">(tentatively) </w:t>
      </w:r>
      <w:r w:rsidR="008B385D" w:rsidRPr="00E3769E">
        <w:rPr>
          <w:lang w:val="en-US"/>
        </w:rPr>
        <w:t xml:space="preserve">three  </w:t>
      </w:r>
      <w:r w:rsidR="00E83025">
        <w:rPr>
          <w:lang w:val="en-US"/>
        </w:rPr>
        <w:t xml:space="preserve">static </w:t>
      </w:r>
      <w:r w:rsidR="008B385D" w:rsidRPr="00E3769E">
        <w:rPr>
          <w:lang w:val="en-US"/>
        </w:rPr>
        <w:t>indices</w:t>
      </w:r>
      <w:r w:rsidR="00E83025">
        <w:rPr>
          <w:lang w:val="en-US"/>
        </w:rPr>
        <w:t>:</w:t>
      </w:r>
      <w:r w:rsidR="00842C40" w:rsidRPr="00842C40">
        <w:rPr>
          <w:lang w:val="en-US"/>
        </w:rPr>
        <w:t xml:space="preserve"> </w:t>
      </w:r>
    </w:p>
    <w:p w:rsidR="00842C40" w:rsidRDefault="00842C40" w:rsidP="00842C40">
      <w:pPr>
        <w:pStyle w:val="Def"/>
        <w:tabs>
          <w:tab w:val="left" w:pos="3119"/>
        </w:tabs>
        <w:ind w:left="1134" w:right="5811"/>
      </w:pPr>
      <w:r>
        <w:t>TierType</w:t>
      </w:r>
      <w:r>
        <w:br/>
        <w:t>TierName</w:t>
      </w:r>
      <w:r>
        <w:br/>
        <w:t>P</w:t>
      </w:r>
      <w:r w:rsidRPr="00E3769E">
        <w:t>articipant</w:t>
      </w:r>
    </w:p>
    <w:p w:rsidR="00842C40" w:rsidRDefault="008B385D" w:rsidP="00C61008">
      <w:pPr>
        <w:pStyle w:val="Listenabsatz"/>
        <w:ind w:left="284"/>
        <w:rPr>
          <w:lang w:val="en-US"/>
        </w:rPr>
      </w:pPr>
      <w:r w:rsidRPr="00842C40">
        <w:rPr>
          <w:lang w:val="en-US"/>
        </w:rPr>
        <w:t xml:space="preserve">and </w:t>
      </w:r>
      <w:r w:rsidR="00E83025" w:rsidRPr="00842C40">
        <w:rPr>
          <w:lang w:val="en-US"/>
        </w:rPr>
        <w:t xml:space="preserve">scan those to get the </w:t>
      </w:r>
      <w:r w:rsidR="00842C40" w:rsidRPr="00842C40">
        <w:rPr>
          <w:lang w:val="en-US"/>
        </w:rPr>
        <w:t>available (aspects of</w:t>
      </w:r>
      <w:r w:rsidR="00842C40">
        <w:rPr>
          <w:lang w:val="en-US"/>
        </w:rPr>
        <w:t xml:space="preserve"> the</w:t>
      </w:r>
      <w:r w:rsidR="00842C40" w:rsidRPr="00842C40">
        <w:rPr>
          <w:lang w:val="en-US"/>
        </w:rPr>
        <w:t xml:space="preserve">) </w:t>
      </w:r>
      <w:r w:rsidR="00842C40">
        <w:rPr>
          <w:lang w:val="en-US"/>
        </w:rPr>
        <w:t>t</w:t>
      </w:r>
      <w:r w:rsidR="00842C40" w:rsidRPr="00842C40">
        <w:rPr>
          <w:lang w:val="en-US"/>
        </w:rPr>
        <w:t xml:space="preserve">iers. </w:t>
      </w:r>
      <w:r w:rsidR="00842C40">
        <w:rPr>
          <w:lang w:val="en-US"/>
        </w:rPr>
        <w:t>The drawbacks is that the client wouldn’t be able to appropriately self-configure based on the explain-response</w:t>
      </w:r>
      <w:r w:rsidR="0086056C">
        <w:rPr>
          <w:lang w:val="en-US"/>
        </w:rPr>
        <w:t xml:space="preserve">, but </w:t>
      </w:r>
      <w:r w:rsidR="00770277">
        <w:rPr>
          <w:lang w:val="en-US"/>
        </w:rPr>
        <w:t xml:space="preserve">only after 3 further scan-calls, which is </w:t>
      </w:r>
      <w:r w:rsidR="00770277">
        <w:rPr>
          <w:lang w:val="en-US"/>
        </w:rPr>
        <w:lastRenderedPageBreak/>
        <w:t xml:space="preserve">counterintuitive as scan-operation is expected to return values present in an index and not “sub-indices”. </w:t>
      </w:r>
      <w:r w:rsidR="0086056C">
        <w:rPr>
          <w:lang w:val="en-US"/>
        </w:rPr>
        <w:t xml:space="preserve"> Also it </w:t>
      </w:r>
      <w:r w:rsidR="00842C40">
        <w:rPr>
          <w:lang w:val="en-US"/>
        </w:rPr>
        <w:t>would need to perform a “second level scan” to get listed the actual values used in a given index</w:t>
      </w:r>
      <w:r w:rsidR="0086056C">
        <w:rPr>
          <w:lang w:val="en-US"/>
        </w:rPr>
        <w:t>/tier</w:t>
      </w:r>
      <w:r w:rsidR="00842C40">
        <w:rPr>
          <w:lang w:val="en-US"/>
        </w:rPr>
        <w:t>.</w:t>
      </w:r>
    </w:p>
    <w:p w:rsidR="00753895" w:rsidRDefault="00801C75" w:rsidP="007F3D86">
      <w:pPr>
        <w:rPr>
          <w:lang w:val="en-US"/>
        </w:rPr>
      </w:pPr>
      <w:r w:rsidRPr="00801C75">
        <w:rPr>
          <w:lang w:val="en-US"/>
        </w:rPr>
        <w:t>Any way we choose</w:t>
      </w:r>
      <w:r>
        <w:rPr>
          <w:lang w:val="en-US"/>
        </w:rPr>
        <w:t xml:space="preserve">, as we already stated at the beginning of this chapter, we have to deal here with a dynamic system of indices. Thus we </w:t>
      </w:r>
      <w:r w:rsidR="000A6A5A">
        <w:rPr>
          <w:lang w:val="en-US"/>
        </w:rPr>
        <w:t xml:space="preserve">have to agree on the syntax of the indices and </w:t>
      </w:r>
      <w:r>
        <w:rPr>
          <w:lang w:val="en-US"/>
        </w:rPr>
        <w:t xml:space="preserve">should </w:t>
      </w:r>
      <w:r w:rsidR="000A6A5A">
        <w:rPr>
          <w:lang w:val="en-US"/>
        </w:rPr>
        <w:t xml:space="preserve">take care </w:t>
      </w:r>
      <w:r>
        <w:rPr>
          <w:lang w:val="en-US"/>
        </w:rPr>
        <w:t xml:space="preserve">of naming the indices </w:t>
      </w:r>
      <w:r w:rsidR="000A6A5A">
        <w:rPr>
          <w:lang w:val="en-US"/>
        </w:rPr>
        <w:t xml:space="preserve">be </w:t>
      </w:r>
      <w:r>
        <w:rPr>
          <w:lang w:val="en-US"/>
        </w:rPr>
        <w:t>consistent between Metadata and Content</w:t>
      </w:r>
      <w:r w:rsidR="00CB6990">
        <w:rPr>
          <w:lang w:val="en-US"/>
        </w:rPr>
        <w:t xml:space="preserve"> – the </w:t>
      </w:r>
      <w:r w:rsidR="00CB6990" w:rsidRPr="00CB6990">
        <w:rPr>
          <w:rStyle w:val="DefZchn"/>
        </w:rPr>
        <w:t>cmd</w:t>
      </w:r>
      <w:r w:rsidR="00CB6990">
        <w:rPr>
          <w:lang w:val="en-US"/>
        </w:rPr>
        <w:t xml:space="preserve"> and </w:t>
      </w:r>
      <w:r w:rsidR="00CB6990" w:rsidRPr="00CB6990">
        <w:rPr>
          <w:rStyle w:val="DefZchn"/>
        </w:rPr>
        <w:t>ccs</w:t>
      </w:r>
      <w:r w:rsidR="00CB6990">
        <w:rPr>
          <w:lang w:val="en-US"/>
        </w:rPr>
        <w:t xml:space="preserve"> ”context sets”. </w:t>
      </w:r>
      <w:r w:rsidR="00E66344">
        <w:rPr>
          <w:lang w:val="en-US"/>
        </w:rPr>
        <w:t>This means especially a kind of hierarchical path-like syntax for the indices.</w:t>
      </w:r>
      <w:r w:rsidR="007F3D86">
        <w:rPr>
          <w:lang w:val="en-US"/>
        </w:rPr>
        <w:t xml:space="preserve"> </w:t>
      </w:r>
    </w:p>
    <w:p w:rsidR="007F3D86" w:rsidRDefault="00753895" w:rsidP="007F3D86">
      <w:pPr>
        <w:rPr>
          <w:lang w:val="en-US"/>
        </w:rPr>
      </w:pPr>
      <w:r>
        <w:rPr>
          <w:lang w:val="en-US"/>
        </w:rPr>
        <w:t xml:space="preserve">A few examples </w:t>
      </w:r>
      <w:r w:rsidR="007F3D86">
        <w:rPr>
          <w:lang w:val="en-US"/>
        </w:rPr>
        <w:t xml:space="preserve">(See the proposal and examples in </w:t>
      </w:r>
      <w:r w:rsidR="00125AB8">
        <w:rPr>
          <w:lang w:val="en-US"/>
        </w:rPr>
        <w:fldChar w:fldCharType="begin"/>
      </w:r>
      <w:r w:rsidR="007F3D86">
        <w:rPr>
          <w:lang w:val="en-US"/>
        </w:rPr>
        <w:instrText xml:space="preserve"> REF _Ref284187629 \w \h </w:instrText>
      </w:r>
      <w:r w:rsidR="00125AB8">
        <w:rPr>
          <w:lang w:val="en-US"/>
        </w:rPr>
      </w:r>
      <w:r w:rsidR="00125AB8">
        <w:rPr>
          <w:lang w:val="en-US"/>
        </w:rPr>
        <w:fldChar w:fldCharType="separate"/>
      </w:r>
      <w:r w:rsidR="00243C76">
        <w:rPr>
          <w:lang w:val="en-US"/>
        </w:rPr>
        <w:t>Appendix D.1</w:t>
      </w:r>
      <w:r w:rsidR="00125AB8">
        <w:rPr>
          <w:lang w:val="en-US"/>
        </w:rPr>
        <w:fldChar w:fldCharType="end"/>
      </w:r>
      <w:r w:rsidR="007F3D86">
        <w:rPr>
          <w:lang w:val="en-US"/>
        </w:rPr>
        <w:t xml:space="preserve"> </w:t>
      </w:r>
      <w:r w:rsidR="00125AB8">
        <w:rPr>
          <w:lang w:val="en-US"/>
        </w:rPr>
        <w:fldChar w:fldCharType="begin"/>
      </w:r>
      <w:r w:rsidR="007F3D86">
        <w:rPr>
          <w:lang w:val="en-US"/>
        </w:rPr>
        <w:instrText xml:space="preserve"> REF _Ref284187635 \h </w:instrText>
      </w:r>
      <w:r w:rsidR="00125AB8">
        <w:rPr>
          <w:lang w:val="en-US"/>
        </w:rPr>
      </w:r>
      <w:r w:rsidR="00125AB8">
        <w:rPr>
          <w:lang w:val="en-US"/>
        </w:rPr>
        <w:fldChar w:fldCharType="separate"/>
      </w:r>
      <w:r w:rsidR="00243C76">
        <w:rPr>
          <w:lang w:val="en-US"/>
        </w:rPr>
        <w:t>dynamic Indices</w:t>
      </w:r>
      <w:r w:rsidR="00125AB8">
        <w:rPr>
          <w:lang w:val="en-US"/>
        </w:rPr>
        <w:fldChar w:fldCharType="end"/>
      </w:r>
      <w:r>
        <w:rPr>
          <w:lang w:val="en-US"/>
        </w:rPr>
        <w:t>):</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isocat.PoS</w:t>
      </w:r>
    </w:p>
    <w:p w:rsidR="00C6740D" w:rsidRPr="001E34F7" w:rsidRDefault="00C6740D" w:rsidP="00C6740D">
      <w:pPr>
        <w:pStyle w:val="berschrift2"/>
        <w:rPr>
          <w:lang w:val="en-US"/>
        </w:rPr>
      </w:pPr>
      <w:bookmarkStart w:id="80" w:name="_Toc287824935"/>
      <w:r>
        <w:rPr>
          <w:lang w:val="en-US"/>
        </w:rPr>
        <w:t xml:space="preserve">Extension: </w:t>
      </w:r>
      <w:r w:rsidRPr="001E34F7">
        <w:rPr>
          <w:lang w:val="en-US"/>
        </w:rPr>
        <w:t>Sequential Tier S</w:t>
      </w:r>
      <w:r>
        <w:rPr>
          <w:lang w:val="en-US"/>
        </w:rPr>
        <w:t>earch</w:t>
      </w:r>
      <w:bookmarkEnd w:id="80"/>
      <w:r>
        <w:rPr>
          <w:lang w:val="en-US"/>
        </w:rPr>
        <w:t xml:space="preserve"> </w:t>
      </w:r>
    </w:p>
    <w:p w:rsidR="00C6740D" w:rsidRDefault="00E8341A" w:rsidP="00C6740D">
      <w:pPr>
        <w:rPr>
          <w:lang w:val="en-US"/>
        </w:rPr>
      </w:pPr>
      <w:r>
        <w:rPr>
          <w:lang w:val="en-US"/>
        </w:rPr>
        <w:t xml:space="preserve">The special data structure of multimodal resource implies special requirements on the search process, the </w:t>
      </w:r>
      <w:r w:rsidR="00C6740D">
        <w:rPr>
          <w:lang w:val="en-US"/>
        </w:rPr>
        <w:t xml:space="preserve">two </w:t>
      </w:r>
      <w:r>
        <w:rPr>
          <w:lang w:val="en-US"/>
        </w:rPr>
        <w:t xml:space="preserve">crucial </w:t>
      </w:r>
      <w:r w:rsidR="00C6740D">
        <w:rPr>
          <w:lang w:val="en-US"/>
        </w:rPr>
        <w:t xml:space="preserve">aspects </w:t>
      </w:r>
      <w:r>
        <w:rPr>
          <w:lang w:val="en-US"/>
        </w:rPr>
        <w:t>being</w:t>
      </w:r>
      <w:r w:rsidR="00C6740D">
        <w:rPr>
          <w:lang w:val="en-US"/>
        </w:rPr>
        <w:t xml:space="preserve"> </w:t>
      </w:r>
    </w:p>
    <w:p w:rsidR="00C6740D" w:rsidRDefault="00C6740D" w:rsidP="00C6740D">
      <w:pPr>
        <w:pStyle w:val="TermDef"/>
      </w:pPr>
      <w:r>
        <w:t>Tier</w:t>
      </w:r>
      <w:r w:rsidR="00E8341A">
        <w:t>s</w:t>
      </w:r>
    </w:p>
    <w:p w:rsidR="00C6740D" w:rsidRDefault="00C6740D" w:rsidP="00C6740D">
      <w:pPr>
        <w:pStyle w:val="TermExplain"/>
      </w:pPr>
      <w:r>
        <w:t xml:space="preserve">The </w:t>
      </w:r>
      <w:r w:rsidR="00E8341A">
        <w:t xml:space="preserve">original </w:t>
      </w:r>
      <w:r>
        <w:t>resources are associated</w:t>
      </w:r>
      <w:r w:rsidR="00E8341A">
        <w:t>/enriched</w:t>
      </w:r>
      <w:r>
        <w:t xml:space="preserve"> with multiple tiers or annotation layers</w:t>
      </w:r>
      <w:r w:rsidR="00E8341A">
        <w:t xml:space="preserve"> </w:t>
      </w:r>
      <w:r w:rsidR="003B77A3">
        <w:t xml:space="preserve">- carrying different types of data - </w:t>
      </w:r>
      <w:r w:rsidR="00E8341A">
        <w:t>that are aligned</w:t>
      </w:r>
      <w:r>
        <w:t xml:space="preserve"> </w:t>
      </w:r>
      <w:r w:rsidR="00E8341A">
        <w:t xml:space="preserve">among each other and </w:t>
      </w:r>
      <w:r w:rsidR="00C12B8D">
        <w:t>aligned with the</w:t>
      </w:r>
    </w:p>
    <w:p w:rsidR="00C6740D" w:rsidRDefault="002F7C87" w:rsidP="00C6740D">
      <w:pPr>
        <w:pStyle w:val="TermDef"/>
      </w:pPr>
      <w:r>
        <w:t>Sequen</w:t>
      </w:r>
      <w:r w:rsidR="00DA74A8">
        <w:t>ce</w:t>
      </w:r>
    </w:p>
    <w:p w:rsidR="00C6740D" w:rsidRDefault="004135FE" w:rsidP="003B77A3">
      <w:pPr>
        <w:pStyle w:val="TermExplain"/>
      </w:pPr>
      <w:r>
        <w:t xml:space="preserve">a fixed order </w:t>
      </w:r>
      <w:r w:rsidR="003B77A3">
        <w:t xml:space="preserve">constituted </w:t>
      </w:r>
      <w:r w:rsidR="00E8341A">
        <w:t>by the primary resource.</w:t>
      </w:r>
      <w:r w:rsidR="003B77A3">
        <w:t xml:space="preserve"> </w:t>
      </w:r>
      <w:r w:rsidR="00C6740D">
        <w:t xml:space="preserve">(Which is usually the </w:t>
      </w:r>
      <w:r w:rsidR="00C6740D" w:rsidRPr="007B72E4">
        <w:t>sound</w:t>
      </w:r>
      <w:r w:rsidR="00C6740D">
        <w:t>-wave or</w:t>
      </w:r>
      <w:r w:rsidR="00C6740D" w:rsidRPr="007B72E4">
        <w:t xml:space="preserve"> </w:t>
      </w:r>
      <w:r w:rsidR="00C6740D">
        <w:t xml:space="preserve">sequence of </w:t>
      </w:r>
      <w:r w:rsidR="00C6740D" w:rsidRPr="007B72E4">
        <w:t>tokens</w:t>
      </w:r>
      <w:r w:rsidR="00C6740D">
        <w:t>.)</w:t>
      </w:r>
    </w:p>
    <w:p w:rsidR="005D045A" w:rsidRPr="00E8341A" w:rsidRDefault="00E8341A" w:rsidP="00E8341A">
      <w:pPr>
        <w:rPr>
          <w:lang w:val="en-US"/>
        </w:rPr>
      </w:pPr>
      <w:r>
        <w:rPr>
          <w:lang w:val="en-US"/>
        </w:rPr>
        <w:t>In the following we try</w:t>
      </w:r>
      <w:r w:rsidR="00A2117E">
        <w:rPr>
          <w:lang w:val="en-US"/>
        </w:rPr>
        <w:t xml:space="preserve"> to</w:t>
      </w:r>
      <w:r>
        <w:rPr>
          <w:lang w:val="en-US"/>
        </w:rPr>
        <w:t xml:space="preserve"> work out the individual aspects and the possible </w:t>
      </w:r>
      <w:r w:rsidR="002D224A">
        <w:rPr>
          <w:lang w:val="en-US"/>
        </w:rPr>
        <w:t>binding to</w:t>
      </w:r>
      <w:r>
        <w:rPr>
          <w:lang w:val="en-US"/>
        </w:rPr>
        <w:t xml:space="preserve"> </w:t>
      </w:r>
      <w:r w:rsidRPr="00A2117E">
        <w:rPr>
          <w:rStyle w:val="NamedEntityZchn"/>
        </w:rPr>
        <w:t>SRU</w:t>
      </w:r>
      <w:r w:rsidR="00A2117E">
        <w:rPr>
          <w:lang w:val="en-US"/>
        </w:rPr>
        <w:t>:</w:t>
      </w:r>
    </w:p>
    <w:p w:rsidR="00351053" w:rsidRDefault="002469A6" w:rsidP="00351053">
      <w:pPr>
        <w:pStyle w:val="berschrift3"/>
        <w:rPr>
          <w:lang w:val="en-US"/>
        </w:rPr>
      </w:pPr>
      <w:bookmarkStart w:id="81" w:name="_Ref283989494"/>
      <w:bookmarkStart w:id="82" w:name="_Toc287824936"/>
      <w:r>
        <w:rPr>
          <w:lang w:val="en-US"/>
        </w:rPr>
        <w:t>Atomic S</w:t>
      </w:r>
      <w:r w:rsidR="00190AFF">
        <w:rPr>
          <w:lang w:val="en-US"/>
        </w:rPr>
        <w:t>ingle-</w:t>
      </w:r>
      <w:r>
        <w:rPr>
          <w:lang w:val="en-US"/>
        </w:rPr>
        <w:t>T</w:t>
      </w:r>
      <w:r w:rsidR="008B385D">
        <w:rPr>
          <w:lang w:val="en-US"/>
        </w:rPr>
        <w:t xml:space="preserve">ier </w:t>
      </w:r>
      <w:r>
        <w:rPr>
          <w:lang w:val="en-US"/>
        </w:rPr>
        <w:t>Q</w:t>
      </w:r>
      <w:r w:rsidR="008B385D">
        <w:rPr>
          <w:lang w:val="en-US"/>
        </w:rPr>
        <w:t>uery</w:t>
      </w:r>
      <w:bookmarkEnd w:id="81"/>
      <w:bookmarkEnd w:id="82"/>
    </w:p>
    <w:p w:rsidR="007C1410" w:rsidRDefault="00190AFF" w:rsidP="00E8341A">
      <w:pPr>
        <w:rPr>
          <w:lang w:val="en-US"/>
        </w:rPr>
      </w:pPr>
      <w:r w:rsidRPr="00190AFF">
        <w:rPr>
          <w:rStyle w:val="NamedEntityZchn"/>
        </w:rPr>
        <w:t>SRU</w:t>
      </w:r>
      <w:r>
        <w:rPr>
          <w:lang w:val="en-US"/>
        </w:rPr>
        <w:t xml:space="preserve"> defines the basic search clause (</w:t>
      </w:r>
      <w:r w:rsidRPr="00190AFF">
        <w:rPr>
          <w:rStyle w:val="ExampleCodeZchn"/>
        </w:rPr>
        <w:t>index relation term</w:t>
      </w:r>
      <w:r>
        <w:rPr>
          <w:lang w:val="en-US"/>
        </w:rPr>
        <w:t xml:space="preserve">) and expects </w:t>
      </w:r>
      <w:r w:rsidR="003B77A3">
        <w:rPr>
          <w:lang w:val="en-US"/>
        </w:rPr>
        <w:t xml:space="preserve">indices statically defined (in context sets) and announced in the explain-operation. </w:t>
      </w:r>
      <w:r>
        <w:rPr>
          <w:lang w:val="en-US"/>
        </w:rPr>
        <w:t xml:space="preserve">Here we refer to the discussion </w:t>
      </w:r>
      <w:r w:rsidR="007C1410">
        <w:rPr>
          <w:lang w:val="en-US"/>
        </w:rPr>
        <w:t>in previous chapter (</w:t>
      </w:r>
      <w:r w:rsidR="00125AB8">
        <w:rPr>
          <w:lang w:val="en-US"/>
        </w:rPr>
        <w:fldChar w:fldCharType="begin"/>
      </w:r>
      <w:r w:rsidR="007C1410">
        <w:rPr>
          <w:lang w:val="en-US"/>
        </w:rPr>
        <w:instrText xml:space="preserve"> REF _Ref283995867 \w \h </w:instrText>
      </w:r>
      <w:r w:rsidR="00125AB8">
        <w:rPr>
          <w:lang w:val="en-US"/>
        </w:rPr>
      </w:r>
      <w:r w:rsidR="00125AB8">
        <w:rPr>
          <w:lang w:val="en-US"/>
        </w:rPr>
        <w:fldChar w:fldCharType="separate"/>
      </w:r>
      <w:r w:rsidR="00243C76">
        <w:rPr>
          <w:lang w:val="en-US"/>
        </w:rPr>
        <w:t>4.2</w:t>
      </w:r>
      <w:r w:rsidR="00125AB8">
        <w:rPr>
          <w:lang w:val="en-US"/>
        </w:rPr>
        <w:fldChar w:fldCharType="end"/>
      </w:r>
      <w:r w:rsidR="007C1410">
        <w:rPr>
          <w:lang w:val="en-US"/>
        </w:rPr>
        <w:t xml:space="preserve"> </w:t>
      </w:r>
      <w:r w:rsidR="00125AB8">
        <w:rPr>
          <w:lang w:val="en-US"/>
        </w:rPr>
        <w:fldChar w:fldCharType="begin"/>
      </w:r>
      <w:r w:rsidR="007C1410">
        <w:rPr>
          <w:lang w:val="en-US"/>
        </w:rPr>
        <w:instrText xml:space="preserve"> REF _Ref283995872 \h </w:instrText>
      </w:r>
      <w:r w:rsidR="00125AB8">
        <w:rPr>
          <w:lang w:val="en-US"/>
        </w:rPr>
      </w:r>
      <w:r w:rsidR="00125AB8">
        <w:rPr>
          <w:lang w:val="en-US"/>
        </w:rPr>
        <w:fldChar w:fldCharType="separate"/>
      </w:r>
      <w:r w:rsidR="00243C76">
        <w:rPr>
          <w:lang w:val="en-US"/>
        </w:rPr>
        <w:t>Extension: dynamic Indices</w:t>
      </w:r>
      <w:r w:rsidR="00125AB8">
        <w:rPr>
          <w:lang w:val="en-US"/>
        </w:rPr>
        <w:fldChar w:fldCharType="end"/>
      </w:r>
      <w:r w:rsidR="007C1410">
        <w:rPr>
          <w:lang w:val="en-US"/>
        </w:rPr>
        <w:t>) about the issues wrt to defining indices specific to our application domain and assume here that the client was able to retrieve enough information about available indices.</w:t>
      </w:r>
    </w:p>
    <w:p w:rsidR="003B77A3" w:rsidRDefault="003B77A3" w:rsidP="00E8341A">
      <w:pPr>
        <w:rPr>
          <w:lang w:val="en-US"/>
        </w:rPr>
      </w:pPr>
      <w:r>
        <w:rPr>
          <w:lang w:val="en-US"/>
        </w:rPr>
        <w:t xml:space="preserve">Some examples of </w:t>
      </w:r>
      <w:r w:rsidRPr="00B5434F">
        <w:rPr>
          <w:rStyle w:val="IntensiveHervorhebung"/>
          <w:lang w:val="en-US"/>
        </w:rPr>
        <w:t>atomic queries</w:t>
      </w:r>
      <w:r>
        <w:rPr>
          <w:lang w:val="en-US"/>
        </w:rPr>
        <w:t xml:space="preserve"> we would like to express</w:t>
      </w:r>
      <w:r w:rsidR="00770277">
        <w:rPr>
          <w:lang w:val="en-US"/>
        </w:rPr>
        <w:t xml:space="preserve"> </w:t>
      </w:r>
      <w:r w:rsidR="00B5434F">
        <w:rPr>
          <w:lang w:val="en-US"/>
        </w:rPr>
        <w:t xml:space="preserve">and possible CQL encodings </w:t>
      </w:r>
      <w:r w:rsidR="00770277">
        <w:rPr>
          <w:lang w:val="en-US"/>
        </w:rPr>
        <w:t>(We will come to more complex queries in the following chapters)</w:t>
      </w:r>
      <w:r>
        <w:rPr>
          <w:lang w:val="en-US"/>
        </w:rPr>
        <w:t>:</w:t>
      </w:r>
    </w:p>
    <w:p w:rsidR="00B5434F" w:rsidRDefault="00D02A33" w:rsidP="00E8341A">
      <w:pPr>
        <w:rPr>
          <w:lang w:val="en-US"/>
        </w:rPr>
      </w:pPr>
      <w:r>
        <w:rPr>
          <w:lang w:val="en-US"/>
        </w:rPr>
        <w:t>search in all tiers of type:word for the se</w:t>
      </w:r>
      <w:r w:rsidR="00B5434F">
        <w:rPr>
          <w:lang w:val="en-US"/>
        </w:rPr>
        <w:t>quence “</w:t>
      </w:r>
      <w:r w:rsidR="00B5434F" w:rsidRPr="00B5434F">
        <w:rPr>
          <w:lang w:val="en-US"/>
        </w:rPr>
        <w:t>To be or not to be</w:t>
      </w:r>
      <w:r>
        <w:rPr>
          <w:lang w:val="en-US"/>
        </w:rPr>
        <w:t>”</w:t>
      </w:r>
    </w:p>
    <w:p w:rsidR="00B5434F" w:rsidRDefault="00B5434F" w:rsidP="00B5434F">
      <w:pPr>
        <w:pStyle w:val="ExampleCode"/>
      </w:pPr>
      <w:r w:rsidRPr="00770277">
        <w:t>word adj „To be o</w:t>
      </w:r>
      <w:r>
        <w:t>r not to be”</w:t>
      </w:r>
    </w:p>
    <w:p w:rsidR="00B5434F" w:rsidRDefault="00D02A33" w:rsidP="00E8341A">
      <w:pPr>
        <w:rPr>
          <w:lang w:val="en-US"/>
        </w:rPr>
      </w:pPr>
      <w:r>
        <w:rPr>
          <w:lang w:val="en-US"/>
        </w:rPr>
        <w:t xml:space="preserve">search in all tiers of which type is linked to </w:t>
      </w:r>
      <w:r w:rsidRPr="00D02A33">
        <w:rPr>
          <w:rStyle w:val="NamedEntityZchn"/>
        </w:rPr>
        <w:t>ISOcat</w:t>
      </w:r>
      <w:r>
        <w:rPr>
          <w:lang w:val="en-US"/>
        </w:rPr>
        <w:t xml:space="preserve">’s data category </w:t>
      </w:r>
      <w:r w:rsidRPr="00D02A33">
        <w:rPr>
          <w:rStyle w:val="ExampleCodeZchn"/>
        </w:rPr>
        <w:t xml:space="preserve">partOfSpeech </w:t>
      </w:r>
      <w:r>
        <w:rPr>
          <w:lang w:val="en-US"/>
        </w:rPr>
        <w:t xml:space="preserve">for the tags that are linked to </w:t>
      </w:r>
      <w:r w:rsidRPr="00D02A33">
        <w:rPr>
          <w:rStyle w:val="NamedEntityZchn"/>
        </w:rPr>
        <w:t>ISOcat</w:t>
      </w:r>
      <w:r>
        <w:rPr>
          <w:lang w:val="en-US"/>
        </w:rPr>
        <w:t xml:space="preserve">’s data category </w:t>
      </w:r>
      <w:r w:rsidRPr="00D02A33">
        <w:rPr>
          <w:rStyle w:val="ExampleCodeZchn"/>
        </w:rPr>
        <w:t>noun</w:t>
      </w:r>
      <w:r>
        <w:rPr>
          <w:lang w:val="en-US"/>
        </w:rPr>
        <w:t xml:space="preserve"> </w:t>
      </w:r>
    </w:p>
    <w:p w:rsidR="00B5434F" w:rsidRDefault="00B5434F" w:rsidP="00B5434F">
      <w:pPr>
        <w:pStyle w:val="ExampleCode"/>
      </w:pPr>
      <w:commentRangeStart w:id="83"/>
      <w:r w:rsidRPr="00B5434F">
        <w:t>isocat.</w:t>
      </w:r>
      <w:commentRangeStart w:id="84"/>
      <w:r w:rsidR="00D02A33">
        <w:t>partOfSpeech</w:t>
      </w:r>
      <w:r>
        <w:t xml:space="preserve"> </w:t>
      </w:r>
      <w:commentRangeEnd w:id="83"/>
      <w:r w:rsidR="00A920DA">
        <w:rPr>
          <w:rStyle w:val="Kommentarzeichen"/>
          <w:rFonts w:asciiTheme="minorHAnsi" w:hAnsiTheme="minorHAnsi" w:cstheme="minorBidi"/>
          <w:lang w:val="de-AT"/>
        </w:rPr>
        <w:commentReference w:id="83"/>
      </w:r>
      <w:commentRangeEnd w:id="84"/>
      <w:r w:rsidR="00A96673">
        <w:rPr>
          <w:rStyle w:val="Kommentarzeichen"/>
          <w:rFonts w:asciiTheme="minorHAnsi" w:hAnsiTheme="minorHAnsi" w:cstheme="minorBidi"/>
          <w:lang w:val="de-AT"/>
        </w:rPr>
        <w:commentReference w:id="84"/>
      </w:r>
      <w:r>
        <w:t>= isocat.noun</w:t>
      </w:r>
    </w:p>
    <w:p w:rsidR="007C1410" w:rsidRPr="007C1410" w:rsidRDefault="007C1410" w:rsidP="007C1410">
      <w:pPr>
        <w:rPr>
          <w:lang w:val="en-US"/>
        </w:rPr>
      </w:pPr>
      <w:r>
        <w:rPr>
          <w:lang w:val="en-US"/>
        </w:rPr>
        <w:t>A</w:t>
      </w:r>
      <w:r w:rsidRPr="007C1410">
        <w:rPr>
          <w:lang w:val="en-US"/>
        </w:rPr>
        <w:t xml:space="preserve">s </w:t>
      </w:r>
      <w:r>
        <w:rPr>
          <w:lang w:val="en-US"/>
        </w:rPr>
        <w:t>search terms are not expected to be bound to a namespace we would probably need to rewrite the above with the help of a (term-format) relation modifier.</w:t>
      </w:r>
    </w:p>
    <w:p w:rsidR="007C1410" w:rsidRPr="00B5434F" w:rsidRDefault="007C1410" w:rsidP="007C1410">
      <w:pPr>
        <w:pStyle w:val="ExampleCode"/>
      </w:pPr>
      <w:r w:rsidRPr="00B5434F">
        <w:t>isocat.</w:t>
      </w:r>
      <w:r>
        <w:t>partOfSpeech =/isocat noun</w:t>
      </w:r>
    </w:p>
    <w:p w:rsidR="00B5434F" w:rsidRDefault="00B5434F" w:rsidP="00E8341A">
      <w:pPr>
        <w:rPr>
          <w:lang w:val="en-US"/>
        </w:rPr>
      </w:pPr>
      <w:r>
        <w:rPr>
          <w:lang w:val="en-US"/>
        </w:rPr>
        <w:t>search in all tiers of type:</w:t>
      </w:r>
      <w:r w:rsidRPr="00D02A33">
        <w:rPr>
          <w:rStyle w:val="DefZchn"/>
        </w:rPr>
        <w:t>PoS</w:t>
      </w:r>
      <w:r>
        <w:rPr>
          <w:lang w:val="en-US"/>
        </w:rPr>
        <w:t xml:space="preserve"> for a tag starting with N</w:t>
      </w:r>
    </w:p>
    <w:p w:rsidR="00B5434F" w:rsidRPr="00B5434F" w:rsidRDefault="00B5434F" w:rsidP="00B5434F">
      <w:pPr>
        <w:pStyle w:val="ExampleCode"/>
      </w:pPr>
      <w:r w:rsidRPr="00B5434F">
        <w:t>TierType</w:t>
      </w:r>
      <w:r w:rsidR="007C1410">
        <w:t>.</w:t>
      </w:r>
      <w:r w:rsidRPr="00B5434F">
        <w:t xml:space="preserve">Pos regexp </w:t>
      </w:r>
      <w:commentRangeStart w:id="85"/>
      <w:commentRangeStart w:id="86"/>
      <w:r w:rsidRPr="00B5434F">
        <w:t>/N.*/</w:t>
      </w:r>
      <w:commentRangeEnd w:id="85"/>
      <w:r w:rsidR="00222959">
        <w:rPr>
          <w:rStyle w:val="Kommentarzeichen"/>
          <w:rFonts w:asciiTheme="minorHAnsi" w:hAnsiTheme="minorHAnsi" w:cstheme="minorBidi"/>
          <w:lang w:val="de-AT"/>
        </w:rPr>
        <w:commentReference w:id="85"/>
      </w:r>
      <w:commentRangeEnd w:id="86"/>
      <w:r w:rsidR="005961A6">
        <w:rPr>
          <w:rStyle w:val="Kommentarzeichen"/>
          <w:rFonts w:asciiTheme="minorHAnsi" w:hAnsiTheme="minorHAnsi" w:cstheme="minorBidi"/>
          <w:lang w:val="de-AT"/>
        </w:rPr>
        <w:commentReference w:id="86"/>
      </w:r>
    </w:p>
    <w:p w:rsidR="00B5434F" w:rsidRPr="00B5434F" w:rsidRDefault="00B5434F" w:rsidP="00E8341A">
      <w:pPr>
        <w:rPr>
          <w:lang w:val="en-US"/>
        </w:rPr>
      </w:pPr>
      <w:r>
        <w:rPr>
          <w:lang w:val="en-US"/>
        </w:rPr>
        <w:lastRenderedPageBreak/>
        <w:t xml:space="preserve">search in the tier </w:t>
      </w:r>
      <w:r w:rsidR="00D02A33">
        <w:rPr>
          <w:lang w:val="en-US"/>
        </w:rPr>
        <w:t xml:space="preserve">named </w:t>
      </w:r>
      <w:r>
        <w:rPr>
          <w:lang w:val="en-US"/>
        </w:rPr>
        <w:t>“</w:t>
      </w:r>
      <w:r w:rsidRPr="00B5434F">
        <w:rPr>
          <w:lang w:val="en-US"/>
        </w:rPr>
        <w:t>V40069-Lemma</w:t>
      </w:r>
      <w:r>
        <w:rPr>
          <w:lang w:val="en-US"/>
        </w:rPr>
        <w:t>” for any of the words “</w:t>
      </w:r>
      <w:r w:rsidRPr="00770277">
        <w:rPr>
          <w:lang w:val="en-US"/>
        </w:rPr>
        <w:t>symboliek</w:t>
      </w:r>
      <w:r>
        <w:rPr>
          <w:lang w:val="en-US"/>
        </w:rPr>
        <w:t>”,</w:t>
      </w:r>
      <w:r w:rsidRPr="00B5434F">
        <w:rPr>
          <w:lang w:val="en-US"/>
        </w:rPr>
        <w:t xml:space="preserve"> </w:t>
      </w:r>
      <w:r>
        <w:rPr>
          <w:lang w:val="en-US"/>
        </w:rPr>
        <w:t>“</w:t>
      </w:r>
      <w:r w:rsidRPr="00B5434F">
        <w:rPr>
          <w:lang w:val="en-US"/>
        </w:rPr>
        <w:t>godsdienst</w:t>
      </w:r>
      <w:r>
        <w:rPr>
          <w:lang w:val="en-US"/>
        </w:rPr>
        <w:t>”</w:t>
      </w:r>
      <w:r w:rsidRPr="00B5434F">
        <w:rPr>
          <w:lang w:val="en-US"/>
        </w:rPr>
        <w:t xml:space="preserve"> </w:t>
      </w:r>
      <w:r>
        <w:rPr>
          <w:lang w:val="en-US"/>
        </w:rPr>
        <w:t>or “</w:t>
      </w:r>
      <w:r w:rsidRPr="00B5434F">
        <w:rPr>
          <w:lang w:val="en-US"/>
        </w:rPr>
        <w:t>christen</w:t>
      </w:r>
      <w:r>
        <w:rPr>
          <w:lang w:val="en-US"/>
        </w:rPr>
        <w:t>”</w:t>
      </w:r>
    </w:p>
    <w:p w:rsidR="00770277" w:rsidRDefault="00770277" w:rsidP="00770277">
      <w:pPr>
        <w:pStyle w:val="ExampleCode"/>
      </w:pPr>
      <w:r w:rsidRPr="00770277">
        <w:t>TierName</w:t>
      </w:r>
      <w:r w:rsidR="007C1410">
        <w:t>.</w:t>
      </w:r>
      <w:r>
        <w:t>V40069-Lemma</w:t>
      </w:r>
      <w:r w:rsidRPr="00770277">
        <w:t xml:space="preserve"> any „symboliek</w:t>
      </w:r>
      <w:r>
        <w:t xml:space="preserve"> godsdienst christen”</w:t>
      </w:r>
    </w:p>
    <w:p w:rsidR="00770277" w:rsidRDefault="007C1410" w:rsidP="00E8341A">
      <w:pPr>
        <w:rPr>
          <w:lang w:val="en-US"/>
        </w:rPr>
      </w:pPr>
      <w:r>
        <w:rPr>
          <w:lang w:val="en-US"/>
        </w:rPr>
        <w:t>Wrt previous discussion about dynamic indices and “sub-indices” w</w:t>
      </w:r>
      <w:r w:rsidR="008F672B">
        <w:rPr>
          <w:lang w:val="en-US"/>
        </w:rPr>
        <w:t xml:space="preserve">e could think of </w:t>
      </w:r>
      <w:commentRangeStart w:id="87"/>
      <w:r w:rsidR="008F672B">
        <w:rPr>
          <w:lang w:val="en-US"/>
        </w:rPr>
        <w:t xml:space="preserve">alternative </w:t>
      </w:r>
      <w:r>
        <w:rPr>
          <w:lang w:val="en-US"/>
        </w:rPr>
        <w:t xml:space="preserve">ways </w:t>
      </w:r>
      <w:r w:rsidR="008F672B">
        <w:rPr>
          <w:lang w:val="en-US"/>
        </w:rPr>
        <w:t>of formulating the query.</w:t>
      </w:r>
      <w:commentRangeEnd w:id="87"/>
      <w:r w:rsidR="00883B98">
        <w:rPr>
          <w:rStyle w:val="Kommentarzeichen"/>
        </w:rPr>
        <w:commentReference w:id="87"/>
      </w:r>
    </w:p>
    <w:p w:rsidR="008F672B" w:rsidRDefault="008F672B" w:rsidP="008F672B">
      <w:pPr>
        <w:pStyle w:val="Listenabsatz"/>
        <w:numPr>
          <w:ilvl w:val="0"/>
          <w:numId w:val="14"/>
        </w:numPr>
        <w:rPr>
          <w:lang w:val="en-US"/>
        </w:rPr>
      </w:pPr>
      <w:r>
        <w:rPr>
          <w:lang w:val="en-US"/>
        </w:rPr>
        <w:t>sub-index as relation modifier</w:t>
      </w:r>
    </w:p>
    <w:p w:rsidR="00B5434F" w:rsidRPr="00B5434F" w:rsidRDefault="00B5434F" w:rsidP="00B5434F">
      <w:pPr>
        <w:pStyle w:val="ExampleCode"/>
        <w:ind w:left="720"/>
        <w:rPr>
          <w:lang w:val="de-AT"/>
        </w:rPr>
      </w:pPr>
      <w:r w:rsidRPr="00770277">
        <w:rPr>
          <w:lang w:val="de-AT"/>
        </w:rPr>
        <w:t>Tier</w:t>
      </w:r>
      <w:r>
        <w:rPr>
          <w:lang w:val="de-AT"/>
        </w:rPr>
        <w:t xml:space="preserve"> regexp/tier</w:t>
      </w:r>
      <w:r w:rsidRPr="00770277">
        <w:rPr>
          <w:lang w:val="de-AT"/>
        </w:rPr>
        <w:t>Type</w:t>
      </w:r>
      <w:r>
        <w:rPr>
          <w:lang w:val="de-AT"/>
        </w:rPr>
        <w:t>=</w:t>
      </w:r>
      <w:r w:rsidRPr="00770277">
        <w:rPr>
          <w:lang w:val="de-AT"/>
        </w:rPr>
        <w:t>Pos /N.*/</w:t>
      </w:r>
    </w:p>
    <w:p w:rsidR="008F672B" w:rsidRDefault="008F672B" w:rsidP="008F672B">
      <w:pPr>
        <w:pStyle w:val="ExampleCode"/>
        <w:ind w:left="720"/>
      </w:pPr>
      <w:r>
        <w:t>Tier any/tier</w:t>
      </w:r>
      <w:r w:rsidR="00B5434F">
        <w:t>N</w:t>
      </w:r>
      <w:r>
        <w:t>ame=”V40069-Lemma”</w:t>
      </w:r>
      <w:r w:rsidRPr="00770277">
        <w:t xml:space="preserve"> „symboliek</w:t>
      </w:r>
      <w:r>
        <w:t xml:space="preserve"> godsdienst christen”</w:t>
      </w:r>
    </w:p>
    <w:p w:rsidR="008F672B" w:rsidRDefault="008F672B" w:rsidP="008F672B">
      <w:pPr>
        <w:pStyle w:val="Listenabsatz"/>
        <w:numPr>
          <w:ilvl w:val="0"/>
          <w:numId w:val="14"/>
        </w:numPr>
        <w:rPr>
          <w:lang w:val="en-US"/>
        </w:rPr>
      </w:pPr>
      <w:r>
        <w:rPr>
          <w:lang w:val="en-US"/>
        </w:rPr>
        <w:t xml:space="preserve">sub-index as separate atomic </w:t>
      </w:r>
      <w:commentRangeStart w:id="88"/>
      <w:r>
        <w:rPr>
          <w:lang w:val="en-US"/>
        </w:rPr>
        <w:t>query</w:t>
      </w:r>
      <w:commentRangeEnd w:id="88"/>
      <w:r w:rsidR="00C1663E">
        <w:rPr>
          <w:rStyle w:val="Kommentarzeichen"/>
        </w:rPr>
        <w:commentReference w:id="88"/>
      </w:r>
    </w:p>
    <w:p w:rsidR="008F672B" w:rsidRDefault="008F672B" w:rsidP="008F672B">
      <w:pPr>
        <w:pStyle w:val="ExampleCode"/>
        <w:ind w:left="709"/>
      </w:pPr>
      <w:r w:rsidRPr="00770277">
        <w:t>TierName</w:t>
      </w:r>
      <w:r>
        <w:t xml:space="preserve"> = V40069-Lemma</w:t>
      </w:r>
      <w:r w:rsidRPr="00770277">
        <w:t xml:space="preserve"> </w:t>
      </w:r>
      <w:r>
        <w:t xml:space="preserve">AND </w:t>
      </w:r>
      <w:r w:rsidRPr="00770277">
        <w:t>„symboliek</w:t>
      </w:r>
      <w:r>
        <w:t xml:space="preserve"> godsdienst christen”</w:t>
      </w:r>
    </w:p>
    <w:p w:rsidR="008F672B" w:rsidRDefault="008F672B" w:rsidP="008F672B">
      <w:pPr>
        <w:pStyle w:val="Listenabsatz"/>
        <w:rPr>
          <w:lang w:val="en-US"/>
        </w:rPr>
      </w:pPr>
      <w:r>
        <w:rPr>
          <w:lang w:val="en-US"/>
        </w:rPr>
        <w:t xml:space="preserve">in this version we </w:t>
      </w:r>
      <w:r w:rsidR="00B5434F">
        <w:rPr>
          <w:lang w:val="en-US"/>
        </w:rPr>
        <w:t xml:space="preserve">would </w:t>
      </w:r>
      <w:r w:rsidR="00883B98">
        <w:rPr>
          <w:lang w:val="en-US"/>
        </w:rPr>
        <w:t xml:space="preserve">even </w:t>
      </w:r>
      <w:r w:rsidR="00B5434F">
        <w:rPr>
          <w:lang w:val="en-US"/>
        </w:rPr>
        <w:t>lose the ability to express the relation</w:t>
      </w:r>
    </w:p>
    <w:p w:rsidR="008B385D" w:rsidRDefault="00460A59" w:rsidP="00BB1ABD">
      <w:pPr>
        <w:pStyle w:val="berschrift3"/>
        <w:rPr>
          <w:lang w:val="en-US"/>
        </w:rPr>
      </w:pPr>
      <w:bookmarkStart w:id="89" w:name="_Toc287824937"/>
      <w:r>
        <w:rPr>
          <w:lang w:val="en-US"/>
        </w:rPr>
        <w:t xml:space="preserve">Proximity / </w:t>
      </w:r>
      <w:r w:rsidR="001867CB">
        <w:rPr>
          <w:lang w:val="en-US"/>
        </w:rPr>
        <w:t>Sequence</w:t>
      </w:r>
      <w:r>
        <w:rPr>
          <w:lang w:val="en-US"/>
        </w:rPr>
        <w:t xml:space="preserve"> /</w:t>
      </w:r>
      <w:r w:rsidR="00770BDD">
        <w:rPr>
          <w:lang w:val="en-US"/>
        </w:rPr>
        <w:t xml:space="preserve"> Window </w:t>
      </w:r>
      <w:r w:rsidR="00D514EC">
        <w:rPr>
          <w:lang w:val="en-US"/>
        </w:rPr>
        <w:t xml:space="preserve">/Element </w:t>
      </w:r>
      <w:r w:rsidR="002469A6">
        <w:rPr>
          <w:lang w:val="en-US"/>
        </w:rPr>
        <w:t>Q</w:t>
      </w:r>
      <w:r w:rsidR="008B385D">
        <w:rPr>
          <w:lang w:val="en-US"/>
        </w:rPr>
        <w:t>uery</w:t>
      </w:r>
      <w:bookmarkEnd w:id="89"/>
    </w:p>
    <w:p w:rsidR="00823CF9" w:rsidRDefault="00823CF9" w:rsidP="008B385D">
      <w:pPr>
        <w:rPr>
          <w:lang w:val="en-US"/>
        </w:rPr>
      </w:pPr>
      <w:r>
        <w:rPr>
          <w:lang w:val="en-US"/>
        </w:rPr>
        <w:t xml:space="preserve">The other important aspect is the ability to search along the defined sequence, especially find </w:t>
      </w:r>
      <w:r w:rsidR="00222959">
        <w:rPr>
          <w:lang w:val="en-US"/>
        </w:rPr>
        <w:t>co-occurrences</w:t>
      </w:r>
      <w:r>
        <w:rPr>
          <w:lang w:val="en-US"/>
        </w:rPr>
        <w:t xml:space="preserve"> of “events” within </w:t>
      </w:r>
      <w:r w:rsidR="000C7DEA">
        <w:rPr>
          <w:lang w:val="en-US"/>
        </w:rPr>
        <w:t xml:space="preserve">a given </w:t>
      </w:r>
      <w:r>
        <w:rPr>
          <w:lang w:val="en-US"/>
        </w:rPr>
        <w:t xml:space="preserve">relative distance. </w:t>
      </w:r>
      <w:r w:rsidR="000F57AC">
        <w:rPr>
          <w:lang w:val="en-US"/>
        </w:rPr>
        <w:t>Simple example:</w:t>
      </w:r>
    </w:p>
    <w:p w:rsidR="000C7DEA" w:rsidRDefault="000C7DEA" w:rsidP="000C7DEA">
      <w:pPr>
        <w:pStyle w:val="ExampleCode"/>
      </w:pPr>
      <w:r>
        <w:t>“Er” followed by “sie” within  10 words</w:t>
      </w:r>
    </w:p>
    <w:p w:rsidR="000F57AC" w:rsidRDefault="001867CB" w:rsidP="000C7DEA">
      <w:pPr>
        <w:pStyle w:val="ExampleCode"/>
      </w:pPr>
      <w:r>
        <w:t>“</w:t>
      </w:r>
      <w:r w:rsidR="00A24FF1">
        <w:t>Herz</w:t>
      </w:r>
      <w:r>
        <w:t xml:space="preserve">” </w:t>
      </w:r>
      <w:r w:rsidR="00A24FF1">
        <w:t xml:space="preserve">and </w:t>
      </w:r>
      <w:r>
        <w:t>“</w:t>
      </w:r>
      <w:r w:rsidR="00A24FF1">
        <w:t>zerreißen</w:t>
      </w:r>
      <w:r>
        <w:t>” within  one sentence</w:t>
      </w:r>
    </w:p>
    <w:p w:rsidR="00A24FF1" w:rsidRDefault="00A24FF1" w:rsidP="00A24FF1">
      <w:pPr>
        <w:rPr>
          <w:lang w:val="en-US"/>
        </w:rPr>
      </w:pPr>
      <w:r>
        <w:rPr>
          <w:lang w:val="en-US"/>
        </w:rPr>
        <w:t xml:space="preserve">For this type of query CQL already provides the boolean operator </w:t>
      </w:r>
      <w:r w:rsidRPr="00A24FF1">
        <w:rPr>
          <w:rStyle w:val="DefZchn"/>
        </w:rPr>
        <w:t>PROX</w:t>
      </w:r>
      <w:r>
        <w:rPr>
          <w:lang w:val="en-US"/>
        </w:rPr>
        <w:t xml:space="preserve"> .</w:t>
      </w:r>
    </w:p>
    <w:p w:rsidR="00226606" w:rsidRDefault="00226606" w:rsidP="00226606">
      <w:pPr>
        <w:pStyle w:val="Def"/>
      </w:pPr>
      <w:r>
        <w:t>PROX /unit = {unit}</w:t>
      </w:r>
      <w:r>
        <w:br/>
        <w:t xml:space="preserve">  /distance {comparison_operator} {number}</w:t>
      </w:r>
      <w:r>
        <w:br/>
        <w:t xml:space="preserve">  /ordered|unordered</w:t>
      </w:r>
    </w:p>
    <w:p w:rsidR="00226606" w:rsidRPr="00B77C83" w:rsidRDefault="00B77C83" w:rsidP="00226606">
      <w:pPr>
        <w:rPr>
          <w:lang w:val="en-US"/>
        </w:rPr>
      </w:pPr>
      <w:r w:rsidRPr="00B77C83">
        <w:rPr>
          <w:lang w:val="en-US"/>
        </w:rPr>
        <w:t>Yielding following CQL-query f</w:t>
      </w:r>
      <w:r>
        <w:rPr>
          <w:lang w:val="en-US"/>
        </w:rPr>
        <w:t>or the examples above:</w:t>
      </w:r>
    </w:p>
    <w:p w:rsidR="000C7DEA" w:rsidRDefault="000C7DEA" w:rsidP="000C7DEA">
      <w:pPr>
        <w:pStyle w:val="ExampleCode"/>
      </w:pPr>
      <w:r w:rsidRPr="00B77C83">
        <w:t xml:space="preserve">Er </w:t>
      </w:r>
      <w:r>
        <w:t>PROX</w:t>
      </w:r>
      <w:r w:rsidRPr="00B77C83">
        <w:t xml:space="preserve">/unit=word/distance&lt;=10/ordered </w:t>
      </w:r>
      <w:r>
        <w:t>sie</w:t>
      </w:r>
    </w:p>
    <w:p w:rsidR="00226606" w:rsidRPr="00A36333" w:rsidRDefault="00226606" w:rsidP="00226606">
      <w:pPr>
        <w:pStyle w:val="ExampleCode"/>
      </w:pPr>
      <w:r w:rsidRPr="00A36333">
        <w:t>Herz PROX/unit=sentence/distance=0 zerreißen</w:t>
      </w:r>
    </w:p>
    <w:p w:rsidR="00A24FF1" w:rsidRPr="00A24FF1" w:rsidRDefault="00A24FF1" w:rsidP="00A24FF1">
      <w:pPr>
        <w:rPr>
          <w:lang w:val="en-US"/>
        </w:rPr>
      </w:pPr>
      <w:r>
        <w:rPr>
          <w:lang w:val="en-US"/>
        </w:rPr>
        <w:t>P</w:t>
      </w:r>
      <w:r w:rsidRPr="00A24FF1">
        <w:rPr>
          <w:lang w:val="en-US"/>
        </w:rPr>
        <w:t>roximity queries take a few parameters bloating the combinatory space</w:t>
      </w:r>
      <w:r>
        <w:rPr>
          <w:lang w:val="en-US"/>
        </w:rPr>
        <w:t>:</w:t>
      </w:r>
    </w:p>
    <w:p w:rsidR="001836DF" w:rsidRDefault="00A24FF1" w:rsidP="00500318">
      <w:pPr>
        <w:numPr>
          <w:ilvl w:val="0"/>
          <w:numId w:val="16"/>
        </w:numPr>
        <w:spacing w:beforeLines="1" w:afterLines="1" w:line="240" w:lineRule="auto"/>
        <w:rPr>
          <w:lang w:val="en-US"/>
        </w:rPr>
      </w:pPr>
      <w:r w:rsidRPr="00A24FF1">
        <w:rPr>
          <w:lang w:val="en-US"/>
        </w:rPr>
        <w:t xml:space="preserve">number of regarded terms (usually two, but may be more) </w:t>
      </w:r>
    </w:p>
    <w:p w:rsidR="001836DF" w:rsidRDefault="00A24FF1" w:rsidP="00500318">
      <w:pPr>
        <w:numPr>
          <w:ilvl w:val="0"/>
          <w:numId w:val="16"/>
        </w:numPr>
        <w:spacing w:beforeLines="1" w:afterLines="1" w:line="240" w:lineRule="auto"/>
        <w:rPr>
          <w:lang w:val="en-US"/>
        </w:rPr>
      </w:pPr>
      <w:r w:rsidRPr="00A24FF1">
        <w:rPr>
          <w:lang w:val="en-US"/>
        </w:rPr>
        <w:t xml:space="preserve">unit of distance (word, sentence, paragraph, </w:t>
      </w:r>
      <w:r w:rsidR="00226606">
        <w:rPr>
          <w:lang w:val="en-US"/>
        </w:rPr>
        <w:t>seconds</w:t>
      </w:r>
      <w:r w:rsidRPr="00A24FF1">
        <w:rPr>
          <w:lang w:val="en-US"/>
        </w:rPr>
        <w:t xml:space="preserve">) </w:t>
      </w:r>
    </w:p>
    <w:p w:rsidR="001836DF" w:rsidRDefault="00A24FF1" w:rsidP="00500318">
      <w:pPr>
        <w:numPr>
          <w:ilvl w:val="0"/>
          <w:numId w:val="16"/>
        </w:numPr>
        <w:spacing w:beforeLines="1" w:afterLines="1" w:line="240" w:lineRule="auto"/>
        <w:rPr>
          <w:lang w:val="en-US"/>
        </w:rPr>
      </w:pPr>
      <w:r w:rsidRPr="00A24FF1">
        <w:rPr>
          <w:lang w:val="en-US"/>
        </w:rPr>
        <w:t xml:space="preserve">distance (0-n, zero meaning </w:t>
      </w:r>
      <w:r w:rsidRPr="00A24FF1">
        <w:rPr>
          <w:i/>
          <w:lang w:val="en-US"/>
        </w:rPr>
        <w:t>in the same unit</w:t>
      </w:r>
      <w:r w:rsidRPr="00A24FF1">
        <w:rPr>
          <w:lang w:val="en-US"/>
        </w:rPr>
        <w:t xml:space="preserve">) </w:t>
      </w:r>
    </w:p>
    <w:p w:rsidR="001836DF" w:rsidRDefault="00222959" w:rsidP="00500318">
      <w:pPr>
        <w:numPr>
          <w:ilvl w:val="0"/>
          <w:numId w:val="16"/>
        </w:numPr>
        <w:spacing w:beforeLines="1" w:afterLines="1" w:line="240" w:lineRule="auto"/>
        <w:rPr>
          <w:lang w:val="en-US"/>
        </w:rPr>
      </w:pPr>
      <w:r w:rsidRPr="00A24FF1">
        <w:rPr>
          <w:lang w:val="en-US"/>
        </w:rPr>
        <w:t>comparator</w:t>
      </w:r>
      <w:r w:rsidR="00A24FF1" w:rsidRPr="00A24FF1">
        <w:rPr>
          <w:lang w:val="en-US"/>
        </w:rPr>
        <w:t xml:space="preserve"> ('=' exactly, '&lt;' less than (no more than), '&gt;' more than (at least)) </w:t>
      </w:r>
    </w:p>
    <w:p w:rsidR="001836DF" w:rsidRDefault="00A24FF1" w:rsidP="00500318">
      <w:pPr>
        <w:numPr>
          <w:ilvl w:val="0"/>
          <w:numId w:val="16"/>
        </w:numPr>
        <w:spacing w:beforeLines="1" w:afterLines="1" w:line="240" w:lineRule="auto"/>
        <w:rPr>
          <w:lang w:val="en-US"/>
        </w:rPr>
      </w:pPr>
      <w:r w:rsidRPr="00A24FF1">
        <w:rPr>
          <w:lang w:val="en-US"/>
        </w:rPr>
        <w:t xml:space="preserve">in element, meaning the terms shall both occur in the same containing element. </w:t>
      </w:r>
    </w:p>
    <w:p w:rsidR="00A24FF1" w:rsidRPr="00460A59" w:rsidRDefault="00A24FF1" w:rsidP="00460A59">
      <w:pPr>
        <w:rPr>
          <w:lang w:val="en-US"/>
        </w:rPr>
      </w:pPr>
      <w:r w:rsidRPr="00A24FF1">
        <w:rPr>
          <w:lang w:val="en-US"/>
        </w:rPr>
        <w:t xml:space="preserve">Parameters 2. to 4. are well supported in CQL (and Z39.50). However there are two distinct problems wrt to </w:t>
      </w:r>
      <w:r w:rsidRPr="00A24FF1">
        <w:rPr>
          <w:rStyle w:val="Fett"/>
          <w:lang w:val="en-US"/>
        </w:rPr>
        <w:t>proximity</w:t>
      </w:r>
      <w:r w:rsidRPr="00A24FF1">
        <w:rPr>
          <w:lang w:val="en-US"/>
        </w:rPr>
        <w:t xml:space="preserve">: </w:t>
      </w:r>
      <w:r w:rsidRPr="00A24FF1">
        <w:rPr>
          <w:i/>
          <w:lang w:val="en-US"/>
        </w:rPr>
        <w:t>same element</w:t>
      </w:r>
      <w:r w:rsidRPr="00A24FF1">
        <w:rPr>
          <w:lang w:val="en-US"/>
        </w:rPr>
        <w:t xml:space="preserve"> and </w:t>
      </w:r>
      <w:r w:rsidRPr="00A24FF1">
        <w:rPr>
          <w:i/>
          <w:lang w:val="en-US"/>
        </w:rPr>
        <w:t>window</w:t>
      </w:r>
      <w:r w:rsidRPr="00A24FF1">
        <w:rPr>
          <w:lang w:val="en-US"/>
        </w:rPr>
        <w:t xml:space="preserve">, which are both </w:t>
      </w:r>
      <w:r w:rsidR="00222959" w:rsidRPr="00A24FF1">
        <w:rPr>
          <w:lang w:val="en-US"/>
        </w:rPr>
        <w:t>recognized</w:t>
      </w:r>
      <w:r w:rsidRPr="00A24FF1">
        <w:rPr>
          <w:lang w:val="en-US"/>
        </w:rPr>
        <w:t xml:space="preserve"> by the authors of CQL and a</w:t>
      </w:r>
      <w:r w:rsidR="00222959">
        <w:rPr>
          <w:lang w:val="en-US"/>
        </w:rPr>
        <w:t>d</w:t>
      </w:r>
      <w:r w:rsidRPr="00A24FF1">
        <w:rPr>
          <w:lang w:val="en-US"/>
        </w:rPr>
        <w:t>dressed in the version 2.0 of CQL.</w:t>
      </w:r>
      <w:r w:rsidR="003B411A">
        <w:rPr>
          <w:rStyle w:val="Funotenzeichen"/>
          <w:lang w:val="en-US"/>
        </w:rPr>
        <w:footnoteReference w:id="25"/>
      </w:r>
      <w:r w:rsidRPr="00A24FF1">
        <w:rPr>
          <w:lang w:val="en-US"/>
        </w:rPr>
        <w:t xml:space="preserve"> </w:t>
      </w:r>
      <w:r w:rsidR="00460A59">
        <w:rPr>
          <w:lang w:val="en-US"/>
        </w:rPr>
        <w:t xml:space="preserve">(Although </w:t>
      </w:r>
      <w:r w:rsidR="00460A59" w:rsidRPr="008B7ED8">
        <w:rPr>
          <w:rStyle w:val="Hervorhebung"/>
          <w:lang w:val="en-US"/>
        </w:rPr>
        <w:t xml:space="preserve">same element </w:t>
      </w:r>
      <w:r w:rsidR="00460A59">
        <w:rPr>
          <w:lang w:val="en-US"/>
        </w:rPr>
        <w:t xml:space="preserve">is not yet explicitly mentioned in the </w:t>
      </w:r>
      <w:r w:rsidR="00460A59" w:rsidRPr="00460A59">
        <w:rPr>
          <w:rStyle w:val="NamedEntityZchn"/>
        </w:rPr>
        <w:t>CQL-2.0</w:t>
      </w:r>
      <w:r w:rsidR="00460A59">
        <w:rPr>
          <w:lang w:val="en-US"/>
        </w:rPr>
        <w:t xml:space="preserve"> draft</w:t>
      </w:r>
      <w:r w:rsidR="00FA43C4">
        <w:rPr>
          <w:lang w:val="en-US"/>
        </w:rPr>
        <w:t>.</w:t>
      </w:r>
      <w:r w:rsidR="00460A59">
        <w:rPr>
          <w:lang w:val="en-US"/>
        </w:rPr>
        <w:t>)</w:t>
      </w:r>
    </w:p>
    <w:p w:rsidR="00770BDD" w:rsidRDefault="00770BDD" w:rsidP="00770BDD">
      <w:pPr>
        <w:pStyle w:val="TermDef"/>
      </w:pPr>
      <w:r>
        <w:t>window</w:t>
      </w:r>
    </w:p>
    <w:p w:rsidR="00770BDD" w:rsidRPr="00910458" w:rsidRDefault="00770BDD" w:rsidP="00770BDD">
      <w:pPr>
        <w:pStyle w:val="Def"/>
      </w:pPr>
      <w:r>
        <w:t>(a, b, c) IN window</w:t>
      </w:r>
      <w:r w:rsidR="005C6584">
        <w:t>(#)</w:t>
      </w:r>
    </w:p>
    <w:p w:rsidR="00770BDD" w:rsidRPr="008B7ED8" w:rsidRDefault="00770BDD" w:rsidP="000C7DEA">
      <w:pPr>
        <w:pStyle w:val="Anfhrungszeichen"/>
        <w:ind w:left="709"/>
        <w:rPr>
          <w:lang w:val="en-US"/>
        </w:rPr>
      </w:pPr>
      <w:r w:rsidRPr="008B7ED8">
        <w:rPr>
          <w:lang w:val="en-US"/>
        </w:rPr>
        <w:lastRenderedPageBreak/>
        <w:t xml:space="preserve">Find "cat", "hat", and "rat" within a 10-word window. </w:t>
      </w:r>
    </w:p>
    <w:p w:rsidR="00770BDD" w:rsidRDefault="00770BDD" w:rsidP="00770BDD">
      <w:pPr>
        <w:pStyle w:val="TermExplain"/>
      </w:pPr>
      <w:r>
        <w:t>Currently it is not possible to formulate these type</w:t>
      </w:r>
      <w:ins w:id="90" w:author="Daan Broeder" w:date="2011-02-16T15:53:00Z">
        <w:r w:rsidR="00222959">
          <w:t>s</w:t>
        </w:r>
      </w:ins>
      <w:r>
        <w:t xml:space="preserve"> of queries for more than two terms (or atomic queries in general). Of course one can concatenate multiple terms with </w:t>
      </w:r>
      <w:r w:rsidRPr="000F57AC">
        <w:rPr>
          <w:rStyle w:val="DefZchn"/>
        </w:rPr>
        <w:t>PROX</w:t>
      </w:r>
      <w:r>
        <w:t>-operator:</w:t>
      </w:r>
    </w:p>
    <w:p w:rsidR="00770BDD" w:rsidRDefault="00770BDD" w:rsidP="000C7DEA">
      <w:pPr>
        <w:pStyle w:val="ExampleCode"/>
        <w:ind w:left="851"/>
      </w:pPr>
      <w:r>
        <w:t>hat PROX/w/&lt;=10 cat PROX/w/&lt;=10 rat</w:t>
      </w:r>
    </w:p>
    <w:p w:rsidR="00770BDD" w:rsidRDefault="00770BDD" w:rsidP="000C7DEA">
      <w:pPr>
        <w:pStyle w:val="TermExplain"/>
      </w:pPr>
      <w:r>
        <w:t xml:space="preserve">but one cannot say “hat”, “cat” and “rat” within 10 words window. </w:t>
      </w:r>
    </w:p>
    <w:p w:rsidR="00770BDD" w:rsidRDefault="00770BDD" w:rsidP="000C7DEA">
      <w:pPr>
        <w:pStyle w:val="TermExplain"/>
      </w:pPr>
      <w:r>
        <w:t xml:space="preserve">To tackle this problem the new version of CQL proposes a new relation modifier </w:t>
      </w:r>
      <w:r w:rsidRPr="00770BDD">
        <w:rPr>
          <w:rStyle w:val="DefZchn"/>
        </w:rPr>
        <w:t>windowSize</w:t>
      </w:r>
      <w:r>
        <w:t xml:space="preserve"> to be used with the relation all:</w:t>
      </w:r>
    </w:p>
    <w:p w:rsidR="00770BDD" w:rsidRDefault="00770BDD" w:rsidP="000C7DEA">
      <w:pPr>
        <w:pStyle w:val="Def"/>
        <w:ind w:left="993"/>
      </w:pPr>
      <w:r>
        <w:t>all/windowSize={number}</w:t>
      </w:r>
    </w:p>
    <w:p w:rsidR="00770BDD" w:rsidRDefault="00770BDD" w:rsidP="000C7DEA">
      <w:pPr>
        <w:pStyle w:val="TermExplain"/>
      </w:pPr>
      <w:r>
        <w:t>allowing queries like:</w:t>
      </w:r>
    </w:p>
    <w:p w:rsidR="00770BDD" w:rsidRDefault="00770BDD" w:rsidP="000C7DEA">
      <w:pPr>
        <w:pStyle w:val="ExampleCode"/>
        <w:ind w:left="993"/>
      </w:pPr>
      <w:r>
        <w:t>word all/windowSize=10 “hat cat rat”</w:t>
      </w:r>
    </w:p>
    <w:p w:rsidR="000C7DEA" w:rsidRDefault="000C7DEA" w:rsidP="000C7DEA">
      <w:pPr>
        <w:pStyle w:val="TermExplain"/>
      </w:pPr>
      <w:r>
        <w:t>However this works only for simple terms, not for full search Clauses or even more complex subqueries. (See next chapter.)</w:t>
      </w:r>
    </w:p>
    <w:p w:rsidR="00A24FF1" w:rsidRDefault="00A24FF1" w:rsidP="00884869">
      <w:pPr>
        <w:pStyle w:val="TermDef"/>
      </w:pPr>
      <w:r>
        <w:t>same element</w:t>
      </w:r>
    </w:p>
    <w:p w:rsidR="00D514EC" w:rsidRPr="002F7C87" w:rsidRDefault="00D514EC" w:rsidP="00D514EC">
      <w:pPr>
        <w:rPr>
          <w:lang w:val="en-US"/>
        </w:rPr>
      </w:pPr>
      <w:r w:rsidRPr="000A5E5E">
        <w:rPr>
          <w:lang w:val="en-US"/>
        </w:rPr>
        <w:t>Similar to w</w:t>
      </w:r>
      <w:r>
        <w:rPr>
          <w:lang w:val="en-US"/>
        </w:rPr>
        <w:t>indow query, but the “window” is defined by a structural element.</w:t>
      </w:r>
    </w:p>
    <w:p w:rsidR="00910458" w:rsidRDefault="00910458" w:rsidP="00910458">
      <w:pPr>
        <w:pStyle w:val="Def"/>
      </w:pPr>
      <w:r>
        <w:t>(a, b,</w:t>
      </w:r>
      <w:r w:rsidR="00FE7639">
        <w:t xml:space="preserve"> </w:t>
      </w:r>
      <w:r>
        <w:t>c) in Elem</w:t>
      </w:r>
    </w:p>
    <w:p w:rsidR="00A005F0" w:rsidRPr="00884869" w:rsidRDefault="00A005F0" w:rsidP="00A005F0">
      <w:pPr>
        <w:pStyle w:val="TermExplain"/>
      </w:pPr>
      <w:r>
        <w:t>CQL proposal (bib-data biased):</w:t>
      </w:r>
    </w:p>
    <w:p w:rsidR="00884869" w:rsidRDefault="00884869" w:rsidP="00A005F0">
      <w:pPr>
        <w:pStyle w:val="TermExplain"/>
      </w:pPr>
      <w:r w:rsidRPr="00884869">
        <w:t>example: Find the name "adam smith" and date "1965" in the same author element.</w:t>
      </w:r>
    </w:p>
    <w:p w:rsidR="00884869" w:rsidRDefault="00884869" w:rsidP="00884869">
      <w:pPr>
        <w:pStyle w:val="ExampleCode"/>
        <w:ind w:left="1134"/>
      </w:pPr>
      <w:r>
        <w:t xml:space="preserve">bib.name ="adam smith" PROX/element=bib.author dc.date =1965  </w:t>
      </w:r>
    </w:p>
    <w:p w:rsidR="00A005F0" w:rsidRDefault="00A005F0" w:rsidP="00A005F0">
      <w:pPr>
        <w:pStyle w:val="TermExplain"/>
      </w:pPr>
      <w:r>
        <w:t xml:space="preserve">So CQL proposes the relation modifier </w:t>
      </w:r>
      <w:r w:rsidRPr="00A005F0">
        <w:rPr>
          <w:rStyle w:val="DefZchn"/>
        </w:rPr>
        <w:t>element</w:t>
      </w:r>
      <w:r>
        <w:t xml:space="preserve">, but why not use existing modifier </w:t>
      </w:r>
      <w:r w:rsidRPr="00A005F0">
        <w:rPr>
          <w:rStyle w:val="DefZchn"/>
        </w:rPr>
        <w:t>unit</w:t>
      </w:r>
      <w:r>
        <w:t>. There does not seem to be a principal difference between a word or sentence as an element and any other complex  element (i.e. element with internal structure)</w:t>
      </w:r>
    </w:p>
    <w:p w:rsidR="00884869" w:rsidRDefault="00832B1B" w:rsidP="00A005F0">
      <w:pPr>
        <w:pStyle w:val="ExampleCode"/>
        <w:ind w:left="1134"/>
      </w:pPr>
      <w:r>
        <w:t>bib.name ="adam smith" PROX/u</w:t>
      </w:r>
      <w:r w:rsidR="00A005F0">
        <w:t>nit=bib.author/0 dc.date =1965</w:t>
      </w:r>
    </w:p>
    <w:p w:rsidR="000C7DEA" w:rsidRDefault="000C7DEA" w:rsidP="000C7DEA">
      <w:pPr>
        <w:pStyle w:val="TermExplain"/>
      </w:pPr>
      <w:r>
        <w:t xml:space="preserve">If we apply this on a tier search we get similar as at the starting </w:t>
      </w:r>
      <w:commentRangeStart w:id="91"/>
      <w:r>
        <w:t>example</w:t>
      </w:r>
      <w:r w:rsidR="005D2D8A">
        <w:t xml:space="preserve"> (trying to exclude the multi-tier issue here yet)</w:t>
      </w:r>
      <w:r>
        <w:t>:</w:t>
      </w:r>
      <w:commentRangeEnd w:id="91"/>
      <w:r w:rsidR="005D2D8A">
        <w:rPr>
          <w:rStyle w:val="Kommentarzeichen"/>
          <w:lang w:val="de-AT"/>
        </w:rPr>
        <w:commentReference w:id="91"/>
      </w:r>
    </w:p>
    <w:p w:rsidR="000C7DEA" w:rsidRPr="00A36333" w:rsidRDefault="000C7DEA" w:rsidP="000C7DEA">
      <w:pPr>
        <w:pStyle w:val="ExampleCode"/>
        <w:ind w:left="1134"/>
      </w:pPr>
      <w:r w:rsidRPr="00A36333">
        <w:t>Herz PROX/</w:t>
      </w:r>
      <w:r>
        <w:t>unit=</w:t>
      </w:r>
      <w:r w:rsidRPr="00A36333">
        <w:t>sentence/distance=0 zerreißen</w:t>
      </w:r>
    </w:p>
    <w:p w:rsidR="000C7DEA" w:rsidRDefault="000C7DEA" w:rsidP="000C7DEA">
      <w:pPr>
        <w:pStyle w:val="TermExplain"/>
      </w:pPr>
      <w:r>
        <w:t xml:space="preserve">And as long as we are “willing to stay” really within one element, we could even extend this to multiple </w:t>
      </w:r>
      <w:r w:rsidR="00FE7639">
        <w:t>sub queries</w:t>
      </w:r>
    </w:p>
    <w:p w:rsidR="005D2D8A" w:rsidRPr="005D2D8A" w:rsidRDefault="005D2D8A" w:rsidP="005D2D8A">
      <w:pPr>
        <w:pStyle w:val="ExampleCode"/>
        <w:ind w:left="1134"/>
        <w:rPr>
          <w:lang w:val="de-AT"/>
        </w:rPr>
      </w:pPr>
      <w:r w:rsidRPr="005D2D8A">
        <w:rPr>
          <w:lang w:val="de-AT"/>
        </w:rPr>
        <w:t>Herz PROX/s/0 zerreißen PROX/s/0</w:t>
      </w:r>
      <w:r>
        <w:rPr>
          <w:lang w:val="de-AT"/>
        </w:rPr>
        <w:t xml:space="preserve"> (Leid or Liebe) </w:t>
      </w:r>
    </w:p>
    <w:p w:rsidR="000C7DEA" w:rsidRDefault="005D2D8A" w:rsidP="000C7DEA">
      <w:pPr>
        <w:pStyle w:val="TermExplain"/>
      </w:pPr>
      <w:r>
        <w:t>However if we wanted to go over the boundary of one element, we are faced with the same problem as in window.</w:t>
      </w:r>
    </w:p>
    <w:p w:rsidR="00884869" w:rsidRDefault="00884869" w:rsidP="00884869">
      <w:pPr>
        <w:pStyle w:val="TermDef"/>
      </w:pPr>
      <w:r>
        <w:t>other element</w:t>
      </w:r>
    </w:p>
    <w:p w:rsidR="00A005F0" w:rsidRPr="00910458" w:rsidRDefault="00A005F0" w:rsidP="00910458">
      <w:pPr>
        <w:pStyle w:val="TermExplain"/>
      </w:pPr>
      <w:r>
        <w:t>The CQL does not cover this issue at all. But starting from the proposals on same element, one possible (elegant?) encoding could be:</w:t>
      </w:r>
    </w:p>
    <w:p w:rsidR="00832B1B" w:rsidRDefault="00832B1B" w:rsidP="00A005F0">
      <w:pPr>
        <w:pStyle w:val="ExampleCode"/>
        <w:ind w:left="1134"/>
      </w:pPr>
      <w:r>
        <w:t xml:space="preserve">bib.name ="adam smith" PROX/unit=bib.author/&gt;0 dc.date =1965  </w:t>
      </w:r>
    </w:p>
    <w:p w:rsidR="00A005F0" w:rsidRDefault="00A005F0" w:rsidP="00A005F0">
      <w:pPr>
        <w:pStyle w:val="TermExplain"/>
      </w:pPr>
      <w:r>
        <w:t xml:space="preserve">meaning the element is </w:t>
      </w:r>
      <w:r w:rsidRPr="00A005F0">
        <w:rPr>
          <w:rStyle w:val="ExampleCodeZchn"/>
        </w:rPr>
        <w:t>bib.author</w:t>
      </w:r>
      <w:r>
        <w:t>, but the distance has to be more than zero, i. e. .it may not be the same element.</w:t>
      </w:r>
    </w:p>
    <w:p w:rsidR="00351053" w:rsidRDefault="008B385D" w:rsidP="00F11911">
      <w:pPr>
        <w:pStyle w:val="berschrift3"/>
        <w:rPr>
          <w:lang w:val="en-US"/>
        </w:rPr>
      </w:pPr>
      <w:bookmarkStart w:id="92" w:name="_Toc287824938"/>
      <w:r>
        <w:rPr>
          <w:lang w:val="en-US"/>
        </w:rPr>
        <w:lastRenderedPageBreak/>
        <w:t>Sequence multi-tier query</w:t>
      </w:r>
      <w:bookmarkEnd w:id="92"/>
    </w:p>
    <w:p w:rsidR="00915A8D" w:rsidRDefault="00813F3C" w:rsidP="00813F3C">
      <w:pPr>
        <w:rPr>
          <w:lang w:val="en-US"/>
        </w:rPr>
      </w:pPr>
      <w:r>
        <w:rPr>
          <w:lang w:val="en-US"/>
        </w:rPr>
        <w:t xml:space="preserve">As we showed in the previous section, the current CQL restricts the proximity queries to either only simple terms or only two subqueries. </w:t>
      </w:r>
    </w:p>
    <w:p w:rsidR="00915A8D" w:rsidRDefault="00915A8D" w:rsidP="00915A8D">
      <w:pPr>
        <w:pStyle w:val="Anfhrungszeichen"/>
        <w:rPr>
          <w:lang w:val="en-US"/>
        </w:rPr>
      </w:pPr>
      <w:r w:rsidRPr="00B77C83">
        <w:rPr>
          <w:lang w:val="en-US"/>
        </w:rPr>
        <w:t xml:space="preserve">Words starting with “N” </w:t>
      </w:r>
      <w:commentRangeStart w:id="93"/>
      <w:r w:rsidRPr="00B77C83">
        <w:rPr>
          <w:lang w:val="en-US"/>
        </w:rPr>
        <w:t xml:space="preserve">followed </w:t>
      </w:r>
      <w:commentRangeEnd w:id="93"/>
      <w:r w:rsidR="0013372B">
        <w:rPr>
          <w:rStyle w:val="Kommentarzeichen"/>
          <w:i w:val="0"/>
          <w:iCs w:val="0"/>
          <w:color w:val="auto"/>
        </w:rPr>
        <w:commentReference w:id="93"/>
      </w:r>
      <w:commentRangeStart w:id="94"/>
      <w:r w:rsidRPr="00B77C83">
        <w:rPr>
          <w:lang w:val="en-US"/>
        </w:rPr>
        <w:t>within</w:t>
      </w:r>
      <w:commentRangeEnd w:id="94"/>
      <w:r w:rsidR="008C6E4E">
        <w:rPr>
          <w:rStyle w:val="Kommentarzeichen"/>
          <w:i w:val="0"/>
          <w:iCs w:val="0"/>
          <w:color w:val="auto"/>
        </w:rPr>
        <w:commentReference w:id="94"/>
      </w:r>
      <w:r w:rsidRPr="00B77C83">
        <w:rPr>
          <w:lang w:val="en-US"/>
        </w:rPr>
        <w:t xml:space="preserve"> </w:t>
      </w:r>
      <w:r>
        <w:rPr>
          <w:lang w:val="en-US"/>
        </w:rPr>
        <w:t xml:space="preserve">one sentence </w:t>
      </w:r>
      <w:r w:rsidRPr="00B77C83">
        <w:rPr>
          <w:lang w:val="en-US"/>
        </w:rPr>
        <w:t>by a pos-tag starting with “V”</w:t>
      </w:r>
      <w:r>
        <w:rPr>
          <w:lang w:val="en-US"/>
        </w:rPr>
        <w:t>.</w:t>
      </w:r>
    </w:p>
    <w:p w:rsidR="00915A8D" w:rsidRDefault="00915A8D" w:rsidP="00915A8D">
      <w:pPr>
        <w:pStyle w:val="Anfhrungszeichen"/>
        <w:rPr>
          <w:lang w:val="en-US"/>
        </w:rPr>
      </w:pPr>
      <w:r>
        <w:rPr>
          <w:lang w:val="en-US"/>
        </w:rPr>
        <w:t>Word “Ja” followed by a gesture laugh within 3 seconds.</w:t>
      </w:r>
    </w:p>
    <w:p w:rsidR="00915A8D" w:rsidRDefault="00915A8D" w:rsidP="00915A8D">
      <w:pPr>
        <w:pStyle w:val="ExampleCode"/>
      </w:pPr>
      <w:r>
        <w:t>word=N* PROX/sentence/0 pos=V</w:t>
      </w:r>
    </w:p>
    <w:p w:rsidR="00915A8D" w:rsidRDefault="00915A8D" w:rsidP="00915A8D">
      <w:pPr>
        <w:pStyle w:val="ExampleCode"/>
      </w:pPr>
      <w:r>
        <w:t>word=Ja PROX/seconds/&lt;3 gesture=laugh</w:t>
      </w:r>
    </w:p>
    <w:p w:rsidR="00813F3C" w:rsidRDefault="00813F3C" w:rsidP="00813F3C">
      <w:pPr>
        <w:rPr>
          <w:lang w:val="en-US"/>
        </w:rPr>
      </w:pPr>
      <w:r>
        <w:rPr>
          <w:lang w:val="en-US"/>
        </w:rPr>
        <w:t>So to reach the goal of a general sequential tier search – allowi</w:t>
      </w:r>
      <w:r w:rsidR="004B5C4E">
        <w:rPr>
          <w:lang w:val="en-US"/>
        </w:rPr>
        <w:t>ng complex combinations of tier- and proximity-</w:t>
      </w:r>
      <w:r>
        <w:rPr>
          <w:lang w:val="en-US"/>
        </w:rPr>
        <w:t>conditio</w:t>
      </w:r>
      <w:r w:rsidR="004B5C4E">
        <w:rPr>
          <w:lang w:val="en-US"/>
        </w:rPr>
        <w:t>ns we propose another extension:</w:t>
      </w:r>
    </w:p>
    <w:p w:rsidR="00B77C83" w:rsidRDefault="00460A59" w:rsidP="00460A59">
      <w:pPr>
        <w:pStyle w:val="TermDef"/>
      </w:pPr>
      <w:r>
        <w:t xml:space="preserve">multi-tier window </w:t>
      </w:r>
    </w:p>
    <w:p w:rsidR="000A5E5E" w:rsidRDefault="00EC0C4C" w:rsidP="00460A59">
      <w:pPr>
        <w:pStyle w:val="TermExplain"/>
      </w:pPr>
      <w:r>
        <w:t>W</w:t>
      </w:r>
      <w:r w:rsidR="000A5E5E">
        <w:t xml:space="preserve">e want to be able to express a query </w:t>
      </w:r>
      <w:r w:rsidR="004B0CA6">
        <w:br/>
      </w:r>
      <w:r w:rsidR="000A5E5E" w:rsidRPr="000A5E5E">
        <w:rPr>
          <w:rStyle w:val="IntensiveHervorhebung"/>
        </w:rPr>
        <w:t xml:space="preserve">with n(&gt;2) sub queries cooccurring within a </w:t>
      </w:r>
      <w:r w:rsidR="00915A8D">
        <w:rPr>
          <w:rStyle w:val="IntensiveHervorhebung"/>
        </w:rPr>
        <w:t xml:space="preserve">given relative distance </w:t>
      </w:r>
      <w:r w:rsidR="00915A8D">
        <w:t>.</w:t>
      </w:r>
    </w:p>
    <w:p w:rsidR="00460A59" w:rsidRPr="00AD175C" w:rsidRDefault="00915A8D" w:rsidP="00460A59">
      <w:pPr>
        <w:pStyle w:val="TermExplain"/>
      </w:pPr>
      <w:r>
        <w:t xml:space="preserve">For this we propose </w:t>
      </w:r>
      <w:r w:rsidR="000A5E5E">
        <w:t>a</w:t>
      </w:r>
      <w:r>
        <w:t xml:space="preserve"> </w:t>
      </w:r>
      <w:r w:rsidR="00910458">
        <w:t>new boolean operator</w:t>
      </w:r>
      <w:r w:rsidR="000A5E5E">
        <w:t xml:space="preserve">: </w:t>
      </w:r>
      <w:r w:rsidR="000A5E5E" w:rsidRPr="000A5E5E">
        <w:rPr>
          <w:rStyle w:val="DefZchn"/>
        </w:rPr>
        <w:t>IN</w:t>
      </w:r>
      <w:r w:rsidR="00AD175C" w:rsidRPr="00AD175C">
        <w:t xml:space="preserve"> (or </w:t>
      </w:r>
      <w:r w:rsidR="00AD175C" w:rsidRPr="00AD175C">
        <w:rPr>
          <w:rStyle w:val="ExampleCodeZchn"/>
        </w:rPr>
        <w:t xml:space="preserve">HAS </w:t>
      </w:r>
      <w:r w:rsidR="00AD175C" w:rsidRPr="00AD175C">
        <w:t>as inverted syntactic suga</w:t>
      </w:r>
      <w:r w:rsidR="00AD175C">
        <w:t>r</w:t>
      </w:r>
      <w:r w:rsidR="00AD175C" w:rsidRPr="00AD175C">
        <w:t>)</w:t>
      </w:r>
    </w:p>
    <w:p w:rsidR="00910458" w:rsidRDefault="00910458" w:rsidP="00910458">
      <w:pPr>
        <w:pStyle w:val="Def"/>
      </w:pPr>
      <w:r>
        <w:t xml:space="preserve">(Q|A, B, C) IN </w:t>
      </w:r>
      <w:r w:rsidR="000A5E5E">
        <w:t>Window</w:t>
      </w:r>
      <w:r>
        <w:t>?</w:t>
      </w:r>
      <w:r w:rsidR="00857996">
        <w:br/>
        <w:t>or:</w:t>
      </w:r>
      <w:r w:rsidR="00857996">
        <w:br/>
        <w:t xml:space="preserve">Q has </w:t>
      </w:r>
      <w:r w:rsidR="00A57A12">
        <w:t>(</w:t>
      </w:r>
      <w:r w:rsidR="00857996">
        <w:t>Q</w:t>
      </w:r>
      <w:r w:rsidR="00A57A12">
        <w:t>)</w:t>
      </w:r>
    </w:p>
    <w:p w:rsidR="00857996" w:rsidRDefault="00AD175C" w:rsidP="00857996">
      <w:pPr>
        <w:rPr>
          <w:lang w:val="en-US"/>
        </w:rPr>
      </w:pPr>
      <w:r w:rsidRPr="004B0CA6">
        <w:rPr>
          <w:rStyle w:val="DefZchn"/>
        </w:rPr>
        <w:t xml:space="preserve">IN </w:t>
      </w:r>
      <w:r>
        <w:rPr>
          <w:lang w:val="en-US"/>
        </w:rPr>
        <w:t>being interpreted on the sequence.</w:t>
      </w:r>
    </w:p>
    <w:p w:rsidR="003836D2" w:rsidRDefault="003836D2" w:rsidP="003836D2">
      <w:pPr>
        <w:pStyle w:val="ExampleCode"/>
      </w:pPr>
      <w:r>
        <w:t xml:space="preserve">( Actor.X.w=Ja </w:t>
      </w:r>
      <w:commentRangeStart w:id="95"/>
      <w:r>
        <w:t xml:space="preserve">PROX/w/4 Actor.Y.emotion =laugh </w:t>
      </w:r>
      <w:r>
        <w:br/>
        <w:t>AND Actor.Z.gesture=”clap hands”</w:t>
      </w:r>
    </w:p>
    <w:p w:rsidR="003836D2" w:rsidRDefault="003836D2" w:rsidP="003836D2">
      <w:pPr>
        <w:pStyle w:val="ExampleCode"/>
      </w:pPr>
      <w:r>
        <w:t>AND Actor.w adj “wonderful feeling”</w:t>
      </w:r>
      <w:r w:rsidRPr="003836D2">
        <w:t xml:space="preserve"> </w:t>
      </w:r>
    </w:p>
    <w:commentRangeEnd w:id="95"/>
    <w:p w:rsidR="003836D2" w:rsidRDefault="0013372B" w:rsidP="003836D2">
      <w:pPr>
        <w:pStyle w:val="ExampleCode"/>
      </w:pPr>
      <w:r>
        <w:rPr>
          <w:rStyle w:val="Kommentarzeichen"/>
          <w:rFonts w:asciiTheme="minorHAnsi" w:hAnsiTheme="minorHAnsi" w:cstheme="minorBidi"/>
          <w:lang w:val="de-AT"/>
        </w:rPr>
        <w:commentReference w:id="95"/>
      </w:r>
      <w:r w:rsidR="003836D2">
        <w:t xml:space="preserve">) </w:t>
      </w:r>
      <w:commentRangeStart w:id="96"/>
      <w:r w:rsidR="003836D2">
        <w:t>IN</w:t>
      </w:r>
      <w:commentRangeEnd w:id="96"/>
      <w:r w:rsidR="008C6E4E">
        <w:rPr>
          <w:rStyle w:val="Kommentarzeichen"/>
          <w:rFonts w:asciiTheme="minorHAnsi" w:hAnsiTheme="minorHAnsi" w:cstheme="minorBidi"/>
          <w:lang w:val="de-AT"/>
        </w:rPr>
        <w:commentReference w:id="96"/>
      </w:r>
      <w:r w:rsidR="003836D2">
        <w:t xml:space="preserve"> Paragraph</w:t>
      </w:r>
    </w:p>
    <w:p w:rsidR="00AD175C" w:rsidRPr="004B0CA6" w:rsidRDefault="00AD175C" w:rsidP="00AD175C">
      <w:pPr>
        <w:pStyle w:val="ExampleCode"/>
      </w:pPr>
      <w:r w:rsidRPr="004B0CA6">
        <w:t xml:space="preserve">or: </w:t>
      </w:r>
    </w:p>
    <w:p w:rsidR="00AD175C" w:rsidRPr="004B0CA6" w:rsidRDefault="00AD175C" w:rsidP="00AD175C">
      <w:pPr>
        <w:pStyle w:val="ExampleCode"/>
      </w:pPr>
      <w:r w:rsidRPr="004B0CA6">
        <w:t>) IN PROX/min/2</w:t>
      </w:r>
    </w:p>
    <w:p w:rsidR="004B0CA6" w:rsidRPr="00AD175C" w:rsidRDefault="004B5C4E" w:rsidP="004B0CA6">
      <w:pPr>
        <w:rPr>
          <w:lang w:val="en-US"/>
        </w:rPr>
      </w:pPr>
      <w:r>
        <w:rPr>
          <w:lang w:val="en-US"/>
        </w:rPr>
        <w:t xml:space="preserve">Unfortunately </w:t>
      </w:r>
      <w:r w:rsidR="00AD175C" w:rsidRPr="00AD175C">
        <w:rPr>
          <w:lang w:val="en-US"/>
        </w:rPr>
        <w:t>this is not exactly CQL, because the second p</w:t>
      </w:r>
      <w:r w:rsidR="004B0CA6">
        <w:rPr>
          <w:lang w:val="en-US"/>
        </w:rPr>
        <w:t xml:space="preserve">art of the query is not a valid </w:t>
      </w:r>
      <w:r w:rsidR="004B0CA6" w:rsidRPr="004B5C4E">
        <w:rPr>
          <w:rStyle w:val="ExampleCodeZchn"/>
        </w:rPr>
        <w:t>searchClause</w:t>
      </w:r>
      <w:r>
        <w:rPr>
          <w:lang w:val="en-US"/>
        </w:rPr>
        <w:t>, neither a simple-term.</w:t>
      </w:r>
      <w:r w:rsidR="004B0CA6">
        <w:rPr>
          <w:lang w:val="en-US"/>
        </w:rPr>
        <w:t xml:space="preserve"> But we could </w:t>
      </w:r>
      <w:r w:rsidR="00330FAA">
        <w:rPr>
          <w:lang w:val="en-US"/>
        </w:rPr>
        <w:t>make it one</w:t>
      </w:r>
      <w:r w:rsidR="004B0CA6">
        <w:rPr>
          <w:lang w:val="en-US"/>
        </w:rPr>
        <w:t>:</w:t>
      </w:r>
    </w:p>
    <w:p w:rsidR="004B0CA6" w:rsidRPr="004B0CA6" w:rsidRDefault="004B0CA6" w:rsidP="004B0CA6">
      <w:pPr>
        <w:pStyle w:val="ExampleCode"/>
      </w:pPr>
      <w:r w:rsidRPr="004B0CA6">
        <w:t>Paragraph = *</w:t>
      </w:r>
    </w:p>
    <w:p w:rsidR="004B0CA6" w:rsidRPr="00AD175C" w:rsidRDefault="004B0CA6" w:rsidP="004B0CA6">
      <w:pPr>
        <w:pStyle w:val="ExampleCode"/>
      </w:pPr>
      <w:r>
        <w:t>Time PROX/min/2 *</w:t>
      </w:r>
    </w:p>
    <w:p w:rsidR="00CA2C42" w:rsidRDefault="00CA2C42" w:rsidP="00857996">
      <w:pPr>
        <w:rPr>
          <w:lang w:val="en-US"/>
        </w:rPr>
      </w:pPr>
      <w:r>
        <w:rPr>
          <w:lang w:val="en-US"/>
        </w:rPr>
        <w:t xml:space="preserve">Generalizing the latter part to a query would </w:t>
      </w:r>
      <w:r w:rsidR="00EC0C4C">
        <w:rPr>
          <w:lang w:val="en-US"/>
        </w:rPr>
        <w:t xml:space="preserve">deliver </w:t>
      </w:r>
      <w:r>
        <w:rPr>
          <w:lang w:val="en-US"/>
        </w:rPr>
        <w:t>a sort of a general filtering-mechanism</w:t>
      </w:r>
    </w:p>
    <w:p w:rsidR="004B5C4E" w:rsidRDefault="00CA2C42" w:rsidP="00857996">
      <w:pPr>
        <w:rPr>
          <w:lang w:val="en-US"/>
        </w:rPr>
      </w:pPr>
      <w:r>
        <w:rPr>
          <w:lang w:val="en-US"/>
        </w:rPr>
        <w:t xml:space="preserve">We could even </w:t>
      </w:r>
      <w:r w:rsidR="004B5C4E">
        <w:rPr>
          <w:lang w:val="en-US"/>
        </w:rPr>
        <w:t xml:space="preserve">think of </w:t>
      </w:r>
      <w:r>
        <w:rPr>
          <w:lang w:val="en-US"/>
        </w:rPr>
        <w:t>apply</w:t>
      </w:r>
      <w:r w:rsidR="004B5C4E">
        <w:rPr>
          <w:lang w:val="en-US"/>
        </w:rPr>
        <w:t xml:space="preserve">ing this recursively: </w:t>
      </w:r>
      <w:r w:rsidR="004B5C4E" w:rsidRPr="004B5C4E">
        <w:rPr>
          <w:rStyle w:val="DefZchn"/>
        </w:rPr>
        <w:t>Q IN Q IN Q …</w:t>
      </w:r>
      <w:r w:rsidR="004B5C4E">
        <w:rPr>
          <w:lang w:val="en-US"/>
        </w:rPr>
        <w:t xml:space="preserve">  </w:t>
      </w:r>
      <w:r w:rsidR="00637FB7">
        <w:rPr>
          <w:lang w:val="en-US"/>
        </w:rPr>
        <w:br/>
      </w:r>
      <w:r w:rsidR="004B5C4E">
        <w:rPr>
          <w:lang w:val="en-US"/>
        </w:rPr>
        <w:t xml:space="preserve">or </w:t>
      </w:r>
      <w:r>
        <w:rPr>
          <w:lang w:val="en-US"/>
        </w:rPr>
        <w:t>positive negative filters</w:t>
      </w:r>
      <w:r w:rsidR="004B5C4E">
        <w:rPr>
          <w:lang w:val="en-US"/>
        </w:rPr>
        <w:t xml:space="preserve"> </w:t>
      </w:r>
      <w:r w:rsidR="00637FB7" w:rsidRPr="004B5C4E">
        <w:rPr>
          <w:rStyle w:val="DefZchn"/>
        </w:rPr>
        <w:t xml:space="preserve">Q </w:t>
      </w:r>
      <w:r w:rsidR="00637FB7">
        <w:rPr>
          <w:rStyle w:val="DefZchn"/>
        </w:rPr>
        <w:t>Not</w:t>
      </w:r>
      <w:r w:rsidR="00637FB7" w:rsidRPr="004B5C4E">
        <w:rPr>
          <w:rStyle w:val="DefZchn"/>
        </w:rPr>
        <w:t>IN Q IN Q …</w:t>
      </w:r>
      <w:r w:rsidR="00637FB7">
        <w:rPr>
          <w:lang w:val="en-US"/>
        </w:rPr>
        <w:t xml:space="preserve">   </w:t>
      </w:r>
      <w:r w:rsidR="004B5C4E">
        <w:rPr>
          <w:lang w:val="en-US"/>
        </w:rPr>
        <w:t xml:space="preserve">but this is pure </w:t>
      </w:r>
      <w:commentRangeStart w:id="97"/>
      <w:r w:rsidR="004B5C4E">
        <w:rPr>
          <w:lang w:val="en-US"/>
        </w:rPr>
        <w:t>speculation</w:t>
      </w:r>
      <w:commentRangeEnd w:id="97"/>
      <w:r w:rsidR="00C1663E">
        <w:rPr>
          <w:rStyle w:val="Kommentarzeichen"/>
        </w:rPr>
        <w:commentReference w:id="97"/>
      </w:r>
      <w:r w:rsidR="004B5C4E">
        <w:rPr>
          <w:lang w:val="en-US"/>
        </w:rPr>
        <w:t>.</w:t>
      </w:r>
    </w:p>
    <w:p w:rsidR="003C2523" w:rsidRDefault="004B5C4E" w:rsidP="003C2523">
      <w:pPr>
        <w:rPr>
          <w:lang w:val="en-US"/>
        </w:rPr>
      </w:pPr>
      <w:r>
        <w:rPr>
          <w:lang w:val="en-US"/>
        </w:rPr>
        <w:t xml:space="preserve">The </w:t>
      </w:r>
      <w:r w:rsidRPr="00B66CDB">
        <w:rPr>
          <w:rStyle w:val="DefZchn"/>
        </w:rPr>
        <w:t>IN</w:t>
      </w:r>
      <w:r>
        <w:rPr>
          <w:lang w:val="en-US"/>
        </w:rPr>
        <w:t xml:space="preserve"> operator will need a modifier to further fine-tune the proximity relation. It could be called </w:t>
      </w:r>
      <w:r w:rsidRPr="00B66CDB">
        <w:rPr>
          <w:rStyle w:val="ExampleCodeZchn"/>
        </w:rPr>
        <w:t>overlap</w:t>
      </w:r>
      <w:r w:rsidR="006D59CE">
        <w:rPr>
          <w:lang w:val="en-US"/>
        </w:rPr>
        <w:t xml:space="preserve"> and take </w:t>
      </w:r>
      <w:r w:rsidR="00300B65">
        <w:rPr>
          <w:lang w:val="en-US"/>
        </w:rPr>
        <w:t xml:space="preserve">one of </w:t>
      </w:r>
      <w:r w:rsidR="006D59CE">
        <w:rPr>
          <w:lang w:val="en-US"/>
        </w:rPr>
        <w:t>a set of value</w:t>
      </w:r>
      <w:r w:rsidR="00B66CDB">
        <w:rPr>
          <w:lang w:val="en-US"/>
        </w:rPr>
        <w:t>s</w:t>
      </w:r>
      <w:r w:rsidR="006D59CE">
        <w:rPr>
          <w:lang w:val="en-US"/>
        </w:rPr>
        <w:t xml:space="preserve"> </w:t>
      </w:r>
      <w:r w:rsidR="00B66CDB">
        <w:rPr>
          <w:lang w:val="en-US"/>
        </w:rPr>
        <w:t xml:space="preserve">inspired by </w:t>
      </w:r>
      <w:r w:rsidR="006D59CE">
        <w:rPr>
          <w:lang w:val="en-US"/>
        </w:rPr>
        <w:t>these</w:t>
      </w:r>
      <w:r w:rsidR="00B66CDB">
        <w:rPr>
          <w:lang w:val="en-US"/>
        </w:rPr>
        <w:t>,</w:t>
      </w:r>
      <w:r w:rsidR="006D59CE">
        <w:rPr>
          <w:lang w:val="en-US"/>
        </w:rPr>
        <w:t xml:space="preserve"> used as distance modifiers in </w:t>
      </w:r>
      <w:r w:rsidR="003C2523">
        <w:rPr>
          <w:lang w:val="en-US"/>
        </w:rPr>
        <w:t>TROVA:</w:t>
      </w:r>
    </w:p>
    <w:p w:rsidR="003C2523" w:rsidRPr="00330FAA" w:rsidRDefault="003C2523" w:rsidP="003C2523">
      <w:pPr>
        <w:pStyle w:val="Listenabsatz"/>
        <w:numPr>
          <w:ilvl w:val="0"/>
          <w:numId w:val="18"/>
        </w:numPr>
        <w:rPr>
          <w:lang w:val="en-US"/>
        </w:rPr>
      </w:pPr>
      <w:r w:rsidRPr="00330FAA">
        <w:rPr>
          <w:lang w:val="en-US"/>
        </w:rPr>
        <w:t>Fully aligned</w:t>
      </w:r>
    </w:p>
    <w:p w:rsidR="003C2523" w:rsidRPr="00330FAA" w:rsidRDefault="003C2523" w:rsidP="003C2523">
      <w:pPr>
        <w:pStyle w:val="Listenabsatz"/>
        <w:numPr>
          <w:ilvl w:val="0"/>
          <w:numId w:val="18"/>
        </w:numPr>
        <w:rPr>
          <w:lang w:val="en-US"/>
        </w:rPr>
      </w:pPr>
      <w:r w:rsidRPr="00330FAA">
        <w:rPr>
          <w:lang w:val="en-US"/>
        </w:rPr>
        <w:t>Overlap</w:t>
      </w:r>
    </w:p>
    <w:p w:rsidR="003C2523" w:rsidRPr="00330FAA" w:rsidRDefault="003C2523" w:rsidP="003C2523">
      <w:pPr>
        <w:pStyle w:val="Listenabsatz"/>
        <w:numPr>
          <w:ilvl w:val="0"/>
          <w:numId w:val="18"/>
        </w:numPr>
        <w:rPr>
          <w:lang w:val="en-US"/>
        </w:rPr>
      </w:pPr>
      <w:r w:rsidRPr="00330FAA">
        <w:rPr>
          <w:lang w:val="en-US"/>
        </w:rPr>
        <w:t>Left Overlap</w:t>
      </w:r>
    </w:p>
    <w:p w:rsidR="003C2523" w:rsidRPr="00330FAA" w:rsidRDefault="003C2523" w:rsidP="003C2523">
      <w:pPr>
        <w:pStyle w:val="Listenabsatz"/>
        <w:numPr>
          <w:ilvl w:val="0"/>
          <w:numId w:val="18"/>
        </w:numPr>
        <w:rPr>
          <w:lang w:val="en-US"/>
        </w:rPr>
      </w:pPr>
      <w:r w:rsidRPr="00330FAA">
        <w:rPr>
          <w:lang w:val="en-US"/>
        </w:rPr>
        <w:t>Right Overlap</w:t>
      </w:r>
    </w:p>
    <w:p w:rsidR="003C2523" w:rsidRPr="00330FAA" w:rsidRDefault="007B2676" w:rsidP="003C2523">
      <w:pPr>
        <w:pStyle w:val="Listenabsatz"/>
        <w:numPr>
          <w:ilvl w:val="0"/>
          <w:numId w:val="18"/>
        </w:numPr>
        <w:rPr>
          <w:lang w:val="en-US"/>
        </w:rPr>
      </w:pPr>
      <w:r>
        <w:rPr>
          <w:lang w:val="en-US"/>
        </w:rPr>
        <w:t>Su</w:t>
      </w:r>
      <w:r w:rsidR="00591D1A">
        <w:rPr>
          <w:lang w:val="en-US"/>
        </w:rPr>
        <w:t>r</w:t>
      </w:r>
      <w:r w:rsidR="003C2523" w:rsidRPr="00330FAA">
        <w:rPr>
          <w:lang w:val="en-US"/>
        </w:rPr>
        <w:t>rounding</w:t>
      </w:r>
    </w:p>
    <w:p w:rsidR="003C2523" w:rsidRPr="00330FAA" w:rsidRDefault="003C2523" w:rsidP="003C2523">
      <w:pPr>
        <w:pStyle w:val="Listenabsatz"/>
        <w:numPr>
          <w:ilvl w:val="0"/>
          <w:numId w:val="18"/>
        </w:numPr>
        <w:rPr>
          <w:lang w:val="en-US"/>
        </w:rPr>
      </w:pPr>
      <w:r w:rsidRPr="00330FAA">
        <w:rPr>
          <w:lang w:val="en-US"/>
        </w:rPr>
        <w:t>Within</w:t>
      </w:r>
    </w:p>
    <w:p w:rsidR="003C2523" w:rsidRPr="00330FAA" w:rsidRDefault="003C2523" w:rsidP="003C2523">
      <w:pPr>
        <w:pStyle w:val="Listenabsatz"/>
        <w:numPr>
          <w:ilvl w:val="0"/>
          <w:numId w:val="18"/>
        </w:numPr>
        <w:rPr>
          <w:lang w:val="en-US"/>
        </w:rPr>
      </w:pPr>
      <w:r>
        <w:rPr>
          <w:lang w:val="en-US"/>
        </w:rPr>
        <w:t>All combinations of: begin/end time,</w:t>
      </w:r>
      <w:r w:rsidRPr="00330FAA">
        <w:rPr>
          <w:lang w:val="en-US"/>
        </w:rPr>
        <w:t xml:space="preserve"> begin/end time</w:t>
      </w:r>
      <w:r>
        <w:rPr>
          <w:lang w:val="en-US"/>
        </w:rPr>
        <w:t xml:space="preserve"> and</w:t>
      </w:r>
      <w:r w:rsidRPr="00330FAA">
        <w:rPr>
          <w:lang w:val="en-US"/>
        </w:rPr>
        <w:t xml:space="preserve"> =/&gt;/&lt;</w:t>
      </w:r>
    </w:p>
    <w:p w:rsidR="003C2523" w:rsidRPr="00330FAA" w:rsidRDefault="003C2523" w:rsidP="003C2523">
      <w:pPr>
        <w:pStyle w:val="Listenabsatz"/>
        <w:numPr>
          <w:ilvl w:val="0"/>
          <w:numId w:val="18"/>
        </w:numPr>
        <w:rPr>
          <w:lang w:val="en-US"/>
        </w:rPr>
      </w:pPr>
      <w:r w:rsidRPr="00330FAA">
        <w:rPr>
          <w:lang w:val="en-US"/>
        </w:rPr>
        <w:t>No Constraint</w:t>
      </w:r>
    </w:p>
    <w:p w:rsidR="003C2523" w:rsidRDefault="003C2523" w:rsidP="003C2523">
      <w:pPr>
        <w:pStyle w:val="Listenabsatz"/>
        <w:numPr>
          <w:ilvl w:val="0"/>
          <w:numId w:val="18"/>
        </w:numPr>
        <w:rPr>
          <w:lang w:val="en-US"/>
        </w:rPr>
      </w:pPr>
      <w:r w:rsidRPr="00330FAA">
        <w:rPr>
          <w:lang w:val="en-US"/>
        </w:rPr>
        <w:t>Clear</w:t>
      </w:r>
    </w:p>
    <w:p w:rsidR="00B66CDB" w:rsidRDefault="006D59CE" w:rsidP="006D59CE">
      <w:pPr>
        <w:rPr>
          <w:lang w:val="en-US"/>
        </w:rPr>
      </w:pPr>
      <w:r>
        <w:rPr>
          <w:lang w:val="en-US"/>
        </w:rPr>
        <w:t xml:space="preserve">Moreover TROVA provides special </w:t>
      </w:r>
      <w:r w:rsidR="003C2523" w:rsidRPr="0052283A">
        <w:rPr>
          <w:lang w:val="en-US"/>
        </w:rPr>
        <w:t xml:space="preserve">modifiers between </w:t>
      </w:r>
      <w:r>
        <w:rPr>
          <w:lang w:val="en-US"/>
        </w:rPr>
        <w:t>individual</w:t>
      </w:r>
      <w:r w:rsidR="00B66CDB">
        <w:rPr>
          <w:lang w:val="en-US"/>
        </w:rPr>
        <w:t xml:space="preserve"> </w:t>
      </w:r>
      <w:r>
        <w:rPr>
          <w:lang w:val="en-US"/>
        </w:rPr>
        <w:t xml:space="preserve">conditions </w:t>
      </w:r>
      <w:r w:rsidR="003C2523">
        <w:rPr>
          <w:lang w:val="en-US"/>
        </w:rPr>
        <w:t>on one tier:</w:t>
      </w:r>
      <w:r>
        <w:rPr>
          <w:lang w:val="en-US"/>
        </w:rPr>
        <w:t xml:space="preserve"> </w:t>
      </w:r>
    </w:p>
    <w:p w:rsidR="003C2523" w:rsidRPr="006D59CE" w:rsidRDefault="003C2523" w:rsidP="00B66CDB">
      <w:pPr>
        <w:pStyle w:val="Def"/>
      </w:pPr>
      <w:r w:rsidRPr="006D59CE">
        <w:rPr>
          <w:rStyle w:val="ExampleCodeZchn"/>
        </w:rPr>
        <w:lastRenderedPageBreak/>
        <w:t xml:space="preserve">{number} </w:t>
      </w:r>
      <w:r w:rsidR="00B66CDB">
        <w:rPr>
          <w:rStyle w:val="ExampleCodeZchn"/>
        </w:rPr>
        <w:t>(</w:t>
      </w:r>
      <w:r w:rsidRPr="006D59CE">
        <w:rPr>
          <w:rStyle w:val="ExampleCodeZchn"/>
        </w:rPr>
        <w:t>=</w:t>
      </w:r>
      <w:r w:rsidR="00B66CDB">
        <w:rPr>
          <w:rStyle w:val="ExampleCodeZchn"/>
        </w:rPr>
        <w:t>|</w:t>
      </w:r>
      <w:r w:rsidRPr="006D59CE">
        <w:rPr>
          <w:rStyle w:val="ExampleCodeZchn"/>
        </w:rPr>
        <w:t>&gt;</w:t>
      </w:r>
      <w:r w:rsidR="00B66CDB">
        <w:rPr>
          <w:rStyle w:val="ExampleCodeZchn"/>
        </w:rPr>
        <w:t>|</w:t>
      </w:r>
      <w:r w:rsidRPr="006D59CE">
        <w:rPr>
          <w:rStyle w:val="ExampleCodeZchn"/>
        </w:rPr>
        <w:t>&lt;</w:t>
      </w:r>
      <w:r w:rsidR="00B66CDB">
        <w:rPr>
          <w:rStyle w:val="ExampleCodeZchn"/>
        </w:rPr>
        <w:t>)</w:t>
      </w:r>
      <w:r w:rsidRPr="006D59CE">
        <w:rPr>
          <w:rStyle w:val="ExampleCodeZchn"/>
        </w:rPr>
        <w:t xml:space="preserve">  </w:t>
      </w:r>
      <w:r w:rsidR="00B66CDB">
        <w:rPr>
          <w:rStyle w:val="ExampleCodeZchn"/>
        </w:rPr>
        <w:t>(</w:t>
      </w:r>
      <w:r w:rsidRPr="006D59CE">
        <w:rPr>
          <w:rStyle w:val="ExampleCodeZchn"/>
        </w:rPr>
        <w:t>annotations</w:t>
      </w:r>
      <w:r w:rsidR="00B66CDB">
        <w:rPr>
          <w:rStyle w:val="ExampleCodeZchn"/>
        </w:rPr>
        <w:t>|</w:t>
      </w:r>
      <w:r w:rsidRPr="006D59CE">
        <w:rPr>
          <w:rStyle w:val="ExampleCodeZchn"/>
        </w:rPr>
        <w:t>miliseconds</w:t>
      </w:r>
      <w:r w:rsidR="00B66CDB">
        <w:rPr>
          <w:rStyle w:val="ExampleCodeZchn"/>
        </w:rPr>
        <w:t>)</w:t>
      </w:r>
    </w:p>
    <w:p w:rsidR="00CA2C42" w:rsidRDefault="000962D5" w:rsidP="000962D5">
      <w:pPr>
        <w:pStyle w:val="berschrift2"/>
        <w:rPr>
          <w:lang w:val="en-US"/>
        </w:rPr>
      </w:pPr>
      <w:bookmarkStart w:id="98" w:name="_Toc287824939"/>
      <w:r>
        <w:rPr>
          <w:lang w:val="en-US"/>
        </w:rPr>
        <w:t>Binding Indices</w:t>
      </w:r>
      <w:bookmarkEnd w:id="98"/>
    </w:p>
    <w:p w:rsidR="000962D5" w:rsidRPr="0060714C" w:rsidRDefault="000962D5" w:rsidP="000962D5">
      <w:pPr>
        <w:rPr>
          <w:lang w:val="en-US"/>
        </w:rPr>
      </w:pPr>
      <w:r w:rsidRPr="0060714C">
        <w:rPr>
          <w:lang w:val="en-US"/>
        </w:rPr>
        <w:t xml:space="preserve">We have to be aware that one index can </w:t>
      </w:r>
      <w:r w:rsidR="0060714C">
        <w:rPr>
          <w:lang w:val="en-US"/>
        </w:rPr>
        <w:t>describe/</w:t>
      </w:r>
      <w:r w:rsidR="0060714C" w:rsidRPr="0060714C">
        <w:rPr>
          <w:lang w:val="en-US"/>
        </w:rPr>
        <w:t>ma</w:t>
      </w:r>
      <w:r w:rsidR="0060714C">
        <w:rPr>
          <w:lang w:val="en-US"/>
        </w:rPr>
        <w:t xml:space="preserve">tch </w:t>
      </w:r>
      <w:r w:rsidRPr="0060714C">
        <w:rPr>
          <w:lang w:val="en-US"/>
        </w:rPr>
        <w:t xml:space="preserve">multiple tiers even in the same resource. </w:t>
      </w:r>
    </w:p>
    <w:p w:rsidR="000913ED" w:rsidRPr="008B7ED8" w:rsidRDefault="000962D5" w:rsidP="000962D5">
      <w:pPr>
        <w:rPr>
          <w:lang w:val="en-US"/>
        </w:rPr>
      </w:pPr>
      <w:r w:rsidRPr="008B7ED8">
        <w:rPr>
          <w:lang w:val="en-US"/>
        </w:rPr>
        <w:t xml:space="preserve">For example index </w:t>
      </w:r>
      <w:r w:rsidRPr="000962D5">
        <w:rPr>
          <w:rStyle w:val="ExampleCodeZchn"/>
        </w:rPr>
        <w:t>TierType.PoS</w:t>
      </w:r>
      <w:r w:rsidRPr="008B7ED8">
        <w:rPr>
          <w:lang w:val="en-US"/>
        </w:rPr>
        <w:t xml:space="preserve"> would match two tiers in the sample resource one for each actor. So we need special provisions to express, that two conditions apply to the same Tier:</w:t>
      </w:r>
    </w:p>
    <w:p w:rsidR="000913ED" w:rsidRDefault="000913ED" w:rsidP="000962D5">
      <w:pPr>
        <w:rPr>
          <w:lang w:val="en-US"/>
        </w:rPr>
      </w:pPr>
      <w:r w:rsidRPr="000913ED">
        <w:rPr>
          <w:lang w:val="en-US"/>
        </w:rPr>
        <w:t>Inspired b</w:t>
      </w:r>
      <w:r>
        <w:rPr>
          <w:lang w:val="en-US"/>
        </w:rPr>
        <w:t>y the solution in the advanced search IMDI browser, we propose a modifier var</w:t>
      </w:r>
    </w:p>
    <w:p w:rsidR="000913ED" w:rsidRPr="000913ED" w:rsidRDefault="000913ED" w:rsidP="000913ED">
      <w:pPr>
        <w:pStyle w:val="Def"/>
      </w:pPr>
      <w:r>
        <w:t>{rel}/var=(X|Y|Z,…)</w:t>
      </w:r>
    </w:p>
    <w:p w:rsidR="000913ED" w:rsidRPr="000913ED" w:rsidRDefault="000913ED" w:rsidP="000913ED">
      <w:pPr>
        <w:rPr>
          <w:lang w:val="en-US"/>
        </w:rPr>
      </w:pPr>
      <w:r w:rsidRPr="000913ED">
        <w:rPr>
          <w:lang w:val="en-US"/>
        </w:rPr>
        <w:t>This would allow q</w:t>
      </w:r>
      <w:r>
        <w:rPr>
          <w:lang w:val="en-US"/>
        </w:rPr>
        <w:t>ueries like:</w:t>
      </w:r>
    </w:p>
    <w:p w:rsidR="00857996" w:rsidRDefault="00AD175C" w:rsidP="00AD175C">
      <w:pPr>
        <w:pStyle w:val="ExampleCode"/>
      </w:pPr>
      <w:commentRangeStart w:id="99"/>
      <w:r w:rsidRPr="00AD175C">
        <w:t>TierType.PoS</w:t>
      </w:r>
      <w:r>
        <w:t xml:space="preserve"> </w:t>
      </w:r>
      <w:r w:rsidRPr="00AD175C">
        <w:t>=</w:t>
      </w:r>
      <w:r>
        <w:t xml:space="preserve">/var=X </w:t>
      </w:r>
      <w:r w:rsidR="000913ED">
        <w:t>noun</w:t>
      </w:r>
      <w:r w:rsidRPr="00AD175C">
        <w:t xml:space="preserve"> </w:t>
      </w:r>
      <w:r w:rsidR="000913ED">
        <w:t xml:space="preserve">PROX/s/0 </w:t>
      </w:r>
      <w:r w:rsidRPr="00AD175C">
        <w:t>TierType.PoS</w:t>
      </w:r>
      <w:r>
        <w:t xml:space="preserve"> </w:t>
      </w:r>
      <w:r w:rsidRPr="00AD175C">
        <w:t>=</w:t>
      </w:r>
      <w:r w:rsidR="000913ED">
        <w:t>/var=X verb</w:t>
      </w:r>
      <w:r>
        <w:t xml:space="preserve"> </w:t>
      </w:r>
      <w:commentRangeEnd w:id="99"/>
      <w:r w:rsidR="003659A4">
        <w:rPr>
          <w:rStyle w:val="Kommentarzeichen"/>
          <w:rFonts w:asciiTheme="minorHAnsi" w:hAnsiTheme="minorHAnsi" w:cstheme="minorBidi"/>
          <w:lang w:val="de-AT"/>
        </w:rPr>
        <w:commentReference w:id="99"/>
      </w:r>
    </w:p>
    <w:p w:rsidR="000913ED" w:rsidRPr="000913ED" w:rsidRDefault="000913ED" w:rsidP="000913ED">
      <w:pPr>
        <w:rPr>
          <w:lang w:val="en-US"/>
        </w:rPr>
      </w:pPr>
      <w:r w:rsidRPr="000913ED">
        <w:rPr>
          <w:lang w:val="en-US"/>
        </w:rPr>
        <w:t>But</w:t>
      </w:r>
      <w:r>
        <w:rPr>
          <w:lang w:val="en-US"/>
        </w:rPr>
        <w:t xml:space="preserve"> also query explicitly distinct tiers:</w:t>
      </w:r>
    </w:p>
    <w:p w:rsidR="000913ED" w:rsidRDefault="000913ED" w:rsidP="000913ED">
      <w:pPr>
        <w:pStyle w:val="ExampleCode"/>
      </w:pPr>
      <w:r w:rsidRPr="00AD175C">
        <w:t>TierType.PoS</w:t>
      </w:r>
      <w:r>
        <w:t xml:space="preserve"> </w:t>
      </w:r>
      <w:r w:rsidRPr="00AD175C">
        <w:t>=</w:t>
      </w:r>
      <w:r>
        <w:t>/var=</w:t>
      </w:r>
      <w:r w:rsidRPr="000913ED">
        <w:rPr>
          <w:color w:val="C00000"/>
        </w:rPr>
        <w:t>X</w:t>
      </w:r>
      <w:r>
        <w:t xml:space="preserve"> noun</w:t>
      </w:r>
      <w:r w:rsidRPr="00AD175C">
        <w:t xml:space="preserve"> </w:t>
      </w:r>
      <w:r>
        <w:t xml:space="preserve">PROX/s/0 </w:t>
      </w:r>
      <w:r w:rsidRPr="00AD175C">
        <w:t>TierType.PoS</w:t>
      </w:r>
      <w:r>
        <w:t xml:space="preserve"> </w:t>
      </w:r>
      <w:r w:rsidRPr="00AD175C">
        <w:t>=</w:t>
      </w:r>
      <w:r>
        <w:t>/var=</w:t>
      </w:r>
      <w:r w:rsidRPr="000913ED">
        <w:rPr>
          <w:color w:val="C00000"/>
        </w:rPr>
        <w:t>Y</w:t>
      </w:r>
      <w:r>
        <w:t xml:space="preserve"> verb </w:t>
      </w:r>
    </w:p>
    <w:p w:rsidR="000913ED" w:rsidRDefault="000913ED" w:rsidP="000913ED">
      <w:pPr>
        <w:rPr>
          <w:lang w:val="en-US"/>
        </w:rPr>
      </w:pPr>
      <w:r w:rsidRPr="000913ED">
        <w:rPr>
          <w:lang w:val="en-US"/>
        </w:rPr>
        <w:t>In the metadata search t</w:t>
      </w:r>
      <w:r>
        <w:rPr>
          <w:lang w:val="en-US"/>
        </w:rPr>
        <w:t>he queries could be:</w:t>
      </w:r>
    </w:p>
    <w:p w:rsidR="000913ED" w:rsidRDefault="009A788E" w:rsidP="000913ED">
      <w:pPr>
        <w:pStyle w:val="ExampleCode"/>
      </w:pPr>
      <w:r>
        <w:t xml:space="preserve">    </w:t>
      </w:r>
      <w:r w:rsidR="000913ED">
        <w:t xml:space="preserve">Actor.Role =/var=X Annotator AND Actor.Age &gt;/var=X 40 </w:t>
      </w:r>
    </w:p>
    <w:p w:rsidR="000913ED" w:rsidRPr="000913ED" w:rsidRDefault="000913ED" w:rsidP="000913ED">
      <w:pPr>
        <w:pStyle w:val="ExampleCode"/>
      </w:pPr>
      <w:r>
        <w:t>AND Actor.</w:t>
      </w:r>
      <w:r w:rsidR="009A788E">
        <w:t xml:space="preserve">Role =/var=Y Speaker   AND </w:t>
      </w:r>
      <w:r>
        <w:t>Actor.Sex =/var=Y Female</w:t>
      </w:r>
    </w:p>
    <w:p w:rsidR="000913ED" w:rsidRDefault="000913ED" w:rsidP="000913ED">
      <w:pPr>
        <w:rPr>
          <w:lang w:val="en-US"/>
        </w:rPr>
      </w:pPr>
      <w:r>
        <w:rPr>
          <w:lang w:val="en-US"/>
        </w:rPr>
        <w:t>As we mess around with the index part of the search clause anyhow, we could also think of a shorthand notation:</w:t>
      </w:r>
    </w:p>
    <w:p w:rsidR="000913ED" w:rsidRDefault="000913ED" w:rsidP="000913ED">
      <w:pPr>
        <w:pStyle w:val="Def"/>
      </w:pPr>
      <w:r>
        <w:t>Actor.</w:t>
      </w:r>
      <w:r w:rsidR="00A85090">
        <w:t>(</w:t>
      </w:r>
      <w:r>
        <w:t>X</w:t>
      </w:r>
      <w:r w:rsidR="00A85090">
        <w:t>)</w:t>
      </w:r>
      <w:r>
        <w:t>.Role</w:t>
      </w:r>
    </w:p>
    <w:p w:rsidR="00797C7B" w:rsidRDefault="000913ED" w:rsidP="000913ED">
      <w:pPr>
        <w:rPr>
          <w:lang w:val="en-US"/>
        </w:rPr>
      </w:pPr>
      <w:r>
        <w:rPr>
          <w:lang w:val="en-US"/>
        </w:rPr>
        <w:t>which would have the advantage of not being ambiguous wrt which element shall be bound.</w:t>
      </w:r>
      <w:r w:rsidR="008C6E4E">
        <w:rPr>
          <w:lang w:val="en-US"/>
        </w:rPr>
        <w:t xml:space="preserve"> The brackets are necessary to distinguish between  X as variable and X as possible component of Actor.</w:t>
      </w:r>
      <w:r w:rsidR="00A85090">
        <w:rPr>
          <w:lang w:val="en-US"/>
        </w:rPr>
        <w:t xml:space="preserve"> </w:t>
      </w:r>
      <w:r w:rsidR="00797C7B">
        <w:rPr>
          <w:lang w:val="en-US"/>
        </w:rPr>
        <w:t>Another more complex example:</w:t>
      </w:r>
    </w:p>
    <w:p w:rsidR="000962D5" w:rsidRPr="00A57A12" w:rsidRDefault="000962D5" w:rsidP="000962D5">
      <w:pPr>
        <w:pStyle w:val="Anfhrungszeichen"/>
        <w:rPr>
          <w:lang w:val="en-US"/>
        </w:rPr>
      </w:pPr>
      <w:r>
        <w:rPr>
          <w:lang w:val="en-US"/>
        </w:rPr>
        <w:t xml:space="preserve">One Actor said “Ja” and an other Actor reacted with laugh within 4 words, or yet another Actor clapped the hands within 3 seconds and this </w:t>
      </w:r>
      <w:r w:rsidR="00A85090">
        <w:rPr>
          <w:lang w:val="en-US"/>
        </w:rPr>
        <w:t xml:space="preserve">all should have happened </w:t>
      </w:r>
      <w:r>
        <w:rPr>
          <w:lang w:val="en-US"/>
        </w:rPr>
        <w:t>within 2 minutes  with any Actor stating: “wonderful feeling”</w:t>
      </w:r>
    </w:p>
    <w:p w:rsidR="00797C7B" w:rsidRDefault="00A85090" w:rsidP="00797C7B">
      <w:pPr>
        <w:pStyle w:val="ExampleCode"/>
      </w:pPr>
      <w:r>
        <w:t>(</w:t>
      </w:r>
      <w:r w:rsidR="000962D5">
        <w:t>Actor.</w:t>
      </w:r>
      <w:r>
        <w:t>(</w:t>
      </w:r>
      <w:r w:rsidR="000962D5">
        <w:t>X</w:t>
      </w:r>
      <w:r>
        <w:t>)</w:t>
      </w:r>
      <w:r w:rsidR="000962D5">
        <w:t>.</w:t>
      </w:r>
      <w:r w:rsidR="000913ED">
        <w:t xml:space="preserve">w=Ja PROX/w/4 </w:t>
      </w:r>
      <w:r w:rsidR="000962D5">
        <w:t>Actor.</w:t>
      </w:r>
      <w:r>
        <w:t>(</w:t>
      </w:r>
      <w:r w:rsidR="000962D5">
        <w:t>Y</w:t>
      </w:r>
      <w:r>
        <w:t>).emotion =laugh)</w:t>
      </w:r>
    </w:p>
    <w:p w:rsidR="000962D5" w:rsidRDefault="00A85090" w:rsidP="00797C7B">
      <w:pPr>
        <w:pStyle w:val="ExampleCode"/>
      </w:pPr>
      <w:r>
        <w:t xml:space="preserve">OR (Actor.(X).w=Ja </w:t>
      </w:r>
      <w:r w:rsidR="000962D5">
        <w:t>PROX/sec/3 Actor.</w:t>
      </w:r>
      <w:r>
        <w:t>(</w:t>
      </w:r>
      <w:r w:rsidR="000962D5">
        <w:t>Z</w:t>
      </w:r>
      <w:r>
        <w:t>)</w:t>
      </w:r>
      <w:r w:rsidR="000962D5">
        <w:t>.gesture=”clap hands”</w:t>
      </w:r>
      <w:r>
        <w:t>)</w:t>
      </w:r>
    </w:p>
    <w:p w:rsidR="000962D5" w:rsidRDefault="00A85090" w:rsidP="003C2523">
      <w:pPr>
        <w:pStyle w:val="ExampleCode"/>
      </w:pPr>
      <w:r>
        <w:t xml:space="preserve">PROX/sec/120 </w:t>
      </w:r>
      <w:r w:rsidR="000962D5">
        <w:t>Actor.w adj “wonderful feeling.”</w:t>
      </w:r>
    </w:p>
    <w:p w:rsidR="00CF71B5" w:rsidRPr="0099497C" w:rsidRDefault="00CF71B5" w:rsidP="00CF71B5">
      <w:pPr>
        <w:pStyle w:val="Beschriftung"/>
        <w:keepNext/>
        <w:rPr>
          <w:lang w:val="en-US"/>
        </w:rPr>
      </w:pPr>
      <w:r w:rsidRPr="0099497C">
        <w:rPr>
          <w:lang w:val="en-US"/>
        </w:rPr>
        <w:t xml:space="preserve">Figure </w:t>
      </w:r>
      <w:r w:rsidR="00125AB8">
        <w:fldChar w:fldCharType="begin"/>
      </w:r>
      <w:r w:rsidR="00AE3FB9" w:rsidRPr="0099497C">
        <w:rPr>
          <w:lang w:val="en-US"/>
        </w:rPr>
        <w:instrText xml:space="preserve"> SEQ Figure \* ARABIC </w:instrText>
      </w:r>
      <w:r w:rsidR="00125AB8">
        <w:fldChar w:fldCharType="separate"/>
      </w:r>
      <w:r w:rsidR="00243C76">
        <w:rPr>
          <w:noProof/>
          <w:lang w:val="en-US"/>
        </w:rPr>
        <w:t>5</w:t>
      </w:r>
      <w:r w:rsidR="00125AB8">
        <w:fldChar w:fldCharType="end"/>
      </w:r>
      <w:r w:rsidRPr="0099497C">
        <w:rPr>
          <w:lang w:val="en-US"/>
        </w:rPr>
        <w:t xml:space="preserve"> IMDI</w:t>
      </w:r>
      <w:r w:rsidRPr="0099497C">
        <w:rPr>
          <w:noProof/>
          <w:lang w:val="en-US"/>
        </w:rPr>
        <w:t>-Browser Advanced Search distinguishing the indices with variables  (X, Y)</w:t>
      </w:r>
    </w:p>
    <w:p w:rsidR="00CF71B5" w:rsidRPr="00460A59" w:rsidRDefault="00CF71B5" w:rsidP="00CF71B5">
      <w:r>
        <w:rPr>
          <w:noProof/>
          <w:lang w:eastAsia="de-AT"/>
        </w:rPr>
        <w:drawing>
          <wp:inline distT="0" distB="0" distL="0" distR="0">
            <wp:extent cx="5717540" cy="1697990"/>
            <wp:effectExtent l="19050" t="0" r="0" b="0"/>
            <wp:docPr id="1" name="Bild 1" descr="C:\Users\m\3lingua\clarin\FCS\resources\imdi_browse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3lingua\clarin\FCS\resources\imdi_browser_search.png"/>
                    <pic:cNvPicPr>
                      <a:picLocks noChangeAspect="1" noChangeArrowheads="1"/>
                    </pic:cNvPicPr>
                  </pic:nvPicPr>
                  <pic:blipFill>
                    <a:blip r:embed="rId17" cstate="print"/>
                    <a:srcRect/>
                    <a:stretch>
                      <a:fillRect/>
                    </a:stretch>
                  </pic:blipFill>
                  <pic:spPr bwMode="auto">
                    <a:xfrm>
                      <a:off x="0" y="0"/>
                      <a:ext cx="5717540" cy="1697990"/>
                    </a:xfrm>
                    <a:prstGeom prst="rect">
                      <a:avLst/>
                    </a:prstGeom>
                    <a:noFill/>
                    <a:ln w="9525">
                      <a:noFill/>
                      <a:miter lim="800000"/>
                      <a:headEnd/>
                      <a:tailEnd/>
                    </a:ln>
                  </pic:spPr>
                </pic:pic>
              </a:graphicData>
            </a:graphic>
          </wp:inline>
        </w:drawing>
      </w:r>
    </w:p>
    <w:p w:rsidR="005D0659" w:rsidRDefault="005D0659" w:rsidP="00351053">
      <w:pPr>
        <w:pStyle w:val="berschrift2"/>
        <w:rPr>
          <w:lang w:val="en-US"/>
        </w:rPr>
      </w:pPr>
      <w:bookmarkStart w:id="100" w:name="_Toc287824940"/>
      <w:bookmarkStart w:id="101" w:name="_Ref287825519"/>
      <w:bookmarkStart w:id="102" w:name="_Ref287825523"/>
      <w:bookmarkStart w:id="103" w:name="_Ref287960864"/>
      <w:r>
        <w:rPr>
          <w:lang w:val="en-US"/>
        </w:rPr>
        <w:lastRenderedPageBreak/>
        <w:t>Restrict</w:t>
      </w:r>
      <w:r w:rsidR="008B7A3F">
        <w:rPr>
          <w:lang w:val="en-US"/>
        </w:rPr>
        <w:t>ing</w:t>
      </w:r>
      <w:r>
        <w:rPr>
          <w:lang w:val="en-US"/>
        </w:rPr>
        <w:t xml:space="preserve"> </w:t>
      </w:r>
      <w:r w:rsidR="00326BED">
        <w:rPr>
          <w:lang w:val="en-US"/>
        </w:rPr>
        <w:t xml:space="preserve">Search </w:t>
      </w:r>
      <w:r>
        <w:rPr>
          <w:lang w:val="en-US"/>
        </w:rPr>
        <w:t xml:space="preserve">by </w:t>
      </w:r>
      <w:r w:rsidR="00D313B9">
        <w:rPr>
          <w:lang w:val="en-US"/>
        </w:rPr>
        <w:t>Repositories/</w:t>
      </w:r>
      <w:r>
        <w:rPr>
          <w:lang w:val="en-US"/>
        </w:rPr>
        <w:t>Corp</w:t>
      </w:r>
      <w:r w:rsidR="008B7A3F">
        <w:rPr>
          <w:lang w:val="en-US"/>
        </w:rPr>
        <w:t>ora</w:t>
      </w:r>
      <w:r w:rsidR="00D313B9">
        <w:rPr>
          <w:lang w:val="en-US"/>
        </w:rPr>
        <w:t>/Collections</w:t>
      </w:r>
      <w:bookmarkEnd w:id="100"/>
      <w:bookmarkEnd w:id="101"/>
      <w:bookmarkEnd w:id="102"/>
      <w:bookmarkEnd w:id="103"/>
    </w:p>
    <w:p w:rsidR="005D0659" w:rsidRDefault="005D0659" w:rsidP="005D0659">
      <w:pPr>
        <w:rPr>
          <w:lang w:val="en-US"/>
        </w:rPr>
      </w:pPr>
      <w:r>
        <w:rPr>
          <w:lang w:val="en-US"/>
        </w:rPr>
        <w:t xml:space="preserve">Until now we only “searched” on the content (xor in metadata). But obviously – especially if we think of a federated search with many repositories linked in – the client will seldom want to search over all the content available (Apart from the question if it is a good idea performance-wise.). </w:t>
      </w:r>
    </w:p>
    <w:p w:rsidR="005D0659" w:rsidRDefault="005D0659" w:rsidP="005D0659">
      <w:pPr>
        <w:rPr>
          <w:lang w:val="en-US"/>
        </w:rPr>
      </w:pPr>
      <w:r>
        <w:rPr>
          <w:lang w:val="en-US"/>
        </w:rPr>
        <w:t xml:space="preserve">So we need means to </w:t>
      </w:r>
      <w:r w:rsidRPr="00CD34FA">
        <w:rPr>
          <w:rStyle w:val="IntensiveHervorhebung"/>
          <w:lang w:val="en-US"/>
        </w:rPr>
        <w:t>restrict the dataset to search in</w:t>
      </w:r>
      <w:r>
        <w:rPr>
          <w:lang w:val="en-US"/>
        </w:rPr>
        <w:t>.</w:t>
      </w:r>
      <w:r w:rsidR="00247A0A">
        <w:rPr>
          <w:lang w:val="en-US"/>
        </w:rPr>
        <w:t xml:space="preserve"> The simplest way </w:t>
      </w:r>
      <w:r>
        <w:rPr>
          <w:lang w:val="en-US"/>
        </w:rPr>
        <w:t xml:space="preserve">is to select </w:t>
      </w:r>
      <w:r w:rsidR="00247A0A">
        <w:rPr>
          <w:lang w:val="en-US"/>
        </w:rPr>
        <w:t>one repository/c</w:t>
      </w:r>
      <w:r w:rsidR="00023A94">
        <w:rPr>
          <w:lang w:val="en-US"/>
        </w:rPr>
        <w:t>ollection/dataset out of a list</w:t>
      </w:r>
      <w:r w:rsidR="00247A0A">
        <w:rPr>
          <w:lang w:val="en-US"/>
        </w:rPr>
        <w:t xml:space="preserve"> the search service provides. </w:t>
      </w:r>
      <w:r>
        <w:rPr>
          <w:lang w:val="en-US"/>
        </w:rPr>
        <w:t xml:space="preserve">The corresponding feature in </w:t>
      </w:r>
      <w:r w:rsidRPr="00651E65">
        <w:rPr>
          <w:rStyle w:val="NamedEntityZchn"/>
        </w:rPr>
        <w:t>Trova</w:t>
      </w:r>
      <w:r>
        <w:rPr>
          <w:lang w:val="en-US"/>
        </w:rPr>
        <w:t xml:space="preserve"> search</w:t>
      </w:r>
      <w:r w:rsidR="00D313B9">
        <w:rPr>
          <w:lang w:val="en-US"/>
        </w:rPr>
        <w:t xml:space="preserve"> </w:t>
      </w:r>
      <w:commentRangeStart w:id="104"/>
      <w:r w:rsidR="00023A94">
        <w:rPr>
          <w:lang w:val="en-US"/>
        </w:rPr>
        <w:t xml:space="preserve">is the </w:t>
      </w:r>
      <w:r w:rsidR="00023A94" w:rsidRPr="005B74D1">
        <w:rPr>
          <w:rStyle w:val="DefZchn"/>
        </w:rPr>
        <w:t>Domain</w:t>
      </w:r>
      <w:r w:rsidR="00023A94">
        <w:rPr>
          <w:lang w:val="en-US"/>
        </w:rPr>
        <w:t>-parameter. This is a required parameter that allows to select the r</w:t>
      </w:r>
      <w:r w:rsidR="00D313B9">
        <w:rPr>
          <w:lang w:val="en-US"/>
        </w:rPr>
        <w:t>esource (or corpus)</w:t>
      </w:r>
      <w:commentRangeEnd w:id="104"/>
      <w:r w:rsidR="00D313B9">
        <w:rPr>
          <w:rStyle w:val="Kommentarzeichen"/>
        </w:rPr>
        <w:commentReference w:id="104"/>
      </w:r>
      <w:r>
        <w:rPr>
          <w:lang w:val="en-US"/>
        </w:rPr>
        <w:t xml:space="preserve"> to perform content search in. </w:t>
      </w:r>
    </w:p>
    <w:p w:rsidR="00247A0A" w:rsidRDefault="00247A0A" w:rsidP="00247A0A">
      <w:pPr>
        <w:rPr>
          <w:lang w:val="en-US"/>
        </w:rPr>
      </w:pPr>
      <w:r>
        <w:rPr>
          <w:lang w:val="en-US"/>
        </w:rPr>
        <w:t xml:space="preserve">If we generalize this a bit, we should of course accept a </w:t>
      </w:r>
      <w:r w:rsidRPr="00A006B7">
        <w:rPr>
          <w:rStyle w:val="IntensiveHervorhebung"/>
          <w:lang w:val="en-US"/>
        </w:rPr>
        <w:t xml:space="preserve">multi-selection </w:t>
      </w:r>
      <w:r>
        <w:rPr>
          <w:lang w:val="en-US"/>
        </w:rPr>
        <w:t>as well</w:t>
      </w:r>
      <w:r w:rsidR="00A006B7">
        <w:rPr>
          <w:lang w:val="en-US"/>
        </w:rPr>
        <w:t>. (A</w:t>
      </w:r>
      <w:r>
        <w:rPr>
          <w:lang w:val="en-US"/>
        </w:rPr>
        <w:t>nd it may be necessary to allow to search even in individual resources in some cases</w:t>
      </w:r>
      <w:r w:rsidR="00A006B7">
        <w:rPr>
          <w:lang w:val="en-US"/>
        </w:rPr>
        <w:t xml:space="preserve"> – see  </w:t>
      </w:r>
      <w:r w:rsidR="00125AB8">
        <w:rPr>
          <w:lang w:val="en-US"/>
        </w:rPr>
        <w:fldChar w:fldCharType="begin"/>
      </w:r>
      <w:r w:rsidR="00A006B7">
        <w:rPr>
          <w:lang w:val="en-US"/>
        </w:rPr>
        <w:instrText xml:space="preserve"> REF _Ref287822508 \w \h </w:instrText>
      </w:r>
      <w:r w:rsidR="00125AB8">
        <w:rPr>
          <w:lang w:val="en-US"/>
        </w:rPr>
      </w:r>
      <w:r w:rsidR="00125AB8">
        <w:rPr>
          <w:lang w:val="en-US"/>
        </w:rPr>
        <w:fldChar w:fldCharType="separate"/>
      </w:r>
      <w:r w:rsidR="00243C76">
        <w:rPr>
          <w:lang w:val="en-US"/>
        </w:rPr>
        <w:t>4.5.2</w:t>
      </w:r>
      <w:r w:rsidR="00125AB8">
        <w:rPr>
          <w:lang w:val="en-US"/>
        </w:rPr>
        <w:fldChar w:fldCharType="end"/>
      </w:r>
      <w:r w:rsidR="006C330F">
        <w:rPr>
          <w:lang w:val="en-US"/>
        </w:rPr>
        <w:t>)</w:t>
      </w:r>
      <w:r>
        <w:rPr>
          <w:lang w:val="en-US"/>
        </w:rPr>
        <w:t>.</w:t>
      </w:r>
    </w:p>
    <w:p w:rsidR="00417B48" w:rsidRDefault="00DB4B6F" w:rsidP="005D0659">
      <w:pPr>
        <w:rPr>
          <w:lang w:val="en-US"/>
        </w:rPr>
      </w:pPr>
      <w:r>
        <w:rPr>
          <w:lang w:val="en-US"/>
        </w:rPr>
        <w:t xml:space="preserve">And although </w:t>
      </w:r>
      <w:r w:rsidR="001E27E5">
        <w:rPr>
          <w:lang w:val="en-US"/>
        </w:rPr>
        <w:t xml:space="preserve">following are </w:t>
      </w:r>
      <w:r w:rsidR="00732437">
        <w:rPr>
          <w:lang w:val="en-US"/>
        </w:rPr>
        <w:t xml:space="preserve">tightly </w:t>
      </w:r>
      <w:r>
        <w:rPr>
          <w:lang w:val="en-US"/>
        </w:rPr>
        <w:t xml:space="preserve">related we </w:t>
      </w:r>
      <w:r w:rsidR="001E27E5">
        <w:rPr>
          <w:lang w:val="en-US"/>
        </w:rPr>
        <w:t xml:space="preserve">still have to </w:t>
      </w:r>
      <w:r>
        <w:rPr>
          <w:lang w:val="en-US"/>
        </w:rPr>
        <w:t xml:space="preserve">distinguish between </w:t>
      </w:r>
    </w:p>
    <w:p w:rsidR="00417B48" w:rsidRDefault="00DB4B6F" w:rsidP="001E27E5">
      <w:pPr>
        <w:pStyle w:val="Listenabsatz"/>
        <w:numPr>
          <w:ilvl w:val="0"/>
          <w:numId w:val="29"/>
        </w:numPr>
        <w:rPr>
          <w:lang w:val="en-US"/>
        </w:rPr>
      </w:pPr>
      <w:r w:rsidRPr="00417B48">
        <w:rPr>
          <w:lang w:val="en-US"/>
        </w:rPr>
        <w:t xml:space="preserve">restricting the federated search </w:t>
      </w:r>
      <w:r w:rsidRPr="00417B48">
        <w:rPr>
          <w:rStyle w:val="IntensiveHervorhebung"/>
          <w:lang w:val="en-US"/>
        </w:rPr>
        <w:t>by repositories</w:t>
      </w:r>
      <w:r w:rsidRPr="00417B48">
        <w:rPr>
          <w:lang w:val="en-US"/>
        </w:rPr>
        <w:t xml:space="preserve">, </w:t>
      </w:r>
    </w:p>
    <w:p w:rsidR="00417B48" w:rsidRDefault="00DB4B6F" w:rsidP="001E27E5">
      <w:pPr>
        <w:pStyle w:val="Listenabsatz"/>
        <w:numPr>
          <w:ilvl w:val="0"/>
          <w:numId w:val="29"/>
        </w:numPr>
        <w:rPr>
          <w:lang w:val="en-US"/>
        </w:rPr>
      </w:pPr>
      <w:r w:rsidRPr="00417B48">
        <w:rPr>
          <w:lang w:val="en-US"/>
        </w:rPr>
        <w:t xml:space="preserve">restricting the search (even a non-federated search in one repository) to a list of </w:t>
      </w:r>
      <w:r w:rsidRPr="00417B48">
        <w:rPr>
          <w:rStyle w:val="IntensiveHervorhebung"/>
          <w:lang w:val="en-US"/>
        </w:rPr>
        <w:t>collections</w:t>
      </w:r>
      <w:r w:rsidR="00417B48" w:rsidRPr="00417B48">
        <w:rPr>
          <w:lang w:val="en-US"/>
        </w:rPr>
        <w:t xml:space="preserve"> </w:t>
      </w:r>
    </w:p>
    <w:p w:rsidR="00D313B9" w:rsidRPr="00417B48" w:rsidRDefault="00DB4B6F" w:rsidP="001E27E5">
      <w:pPr>
        <w:pStyle w:val="Listenabsatz"/>
        <w:numPr>
          <w:ilvl w:val="0"/>
          <w:numId w:val="29"/>
        </w:numPr>
        <w:rPr>
          <w:lang w:val="en-US"/>
        </w:rPr>
      </w:pPr>
      <w:r w:rsidRPr="00417B48">
        <w:rPr>
          <w:rStyle w:val="IntensiveHervorhebung"/>
          <w:lang w:val="en-US"/>
        </w:rPr>
        <w:t>a federated search in selected collections (in multiple repositories)</w:t>
      </w:r>
      <w:r w:rsidR="00417B48">
        <w:rPr>
          <w:lang w:val="en-US"/>
        </w:rPr>
        <w:t>,</w:t>
      </w:r>
      <w:r w:rsidRPr="00417B48">
        <w:rPr>
          <w:lang w:val="en-US"/>
        </w:rPr>
        <w:t xml:space="preserve"> </w:t>
      </w:r>
      <w:r w:rsidR="00417B48" w:rsidRPr="00417B48">
        <w:rPr>
          <w:lang w:val="en-US"/>
        </w:rPr>
        <w:t xml:space="preserve">where </w:t>
      </w:r>
      <w:r w:rsidRPr="00417B48">
        <w:rPr>
          <w:lang w:val="en-US"/>
        </w:rPr>
        <w:t xml:space="preserve">either </w:t>
      </w:r>
    </w:p>
    <w:p w:rsidR="00D313B9" w:rsidRPr="00D313B9" w:rsidRDefault="00DB4B6F" w:rsidP="00417B48">
      <w:pPr>
        <w:pStyle w:val="Listenabsatz"/>
        <w:numPr>
          <w:ilvl w:val="0"/>
          <w:numId w:val="28"/>
        </w:numPr>
        <w:rPr>
          <w:lang w:val="en-US"/>
        </w:rPr>
      </w:pPr>
      <w:r w:rsidRPr="00D313B9">
        <w:rPr>
          <w:lang w:val="en-US"/>
        </w:rPr>
        <w:t>the federated search is able to backtrack the right</w:t>
      </w:r>
      <w:r w:rsidR="00D313B9">
        <w:rPr>
          <w:lang w:val="en-US"/>
        </w:rPr>
        <w:t xml:space="preserve"> repository for given resource or</w:t>
      </w:r>
    </w:p>
    <w:p w:rsidR="00D313B9" w:rsidRPr="00D313B9" w:rsidRDefault="00DB4B6F" w:rsidP="00417B48">
      <w:pPr>
        <w:pStyle w:val="Listenabsatz"/>
        <w:numPr>
          <w:ilvl w:val="0"/>
          <w:numId w:val="28"/>
        </w:numPr>
        <w:rPr>
          <w:lang w:val="en-US"/>
        </w:rPr>
      </w:pPr>
      <w:r w:rsidRPr="00D313B9">
        <w:rPr>
          <w:lang w:val="en-US"/>
        </w:rPr>
        <w:t xml:space="preserve">the user would have to provide both repository and collection parameter, or </w:t>
      </w:r>
    </w:p>
    <w:p w:rsidR="00754D5D" w:rsidRDefault="00DB4B6F" w:rsidP="005D0659">
      <w:pPr>
        <w:pStyle w:val="Listenabsatz"/>
        <w:numPr>
          <w:ilvl w:val="0"/>
          <w:numId w:val="28"/>
        </w:numPr>
        <w:rPr>
          <w:lang w:val="en-US"/>
        </w:rPr>
      </w:pPr>
      <w:r w:rsidRPr="00754D5D">
        <w:rPr>
          <w:lang w:val="en-US"/>
        </w:rPr>
        <w:t xml:space="preserve">all repositories would have to be queried. </w:t>
      </w:r>
    </w:p>
    <w:p w:rsidR="00B86A5C" w:rsidRDefault="00DB4B6F" w:rsidP="00B86A5C">
      <w:pPr>
        <w:pStyle w:val="Listenabsatz"/>
        <w:rPr>
          <w:lang w:val="en-US"/>
        </w:rPr>
      </w:pPr>
      <w:r w:rsidRPr="00754D5D">
        <w:rPr>
          <w:lang w:val="en-US"/>
        </w:rPr>
        <w:t xml:space="preserve">The first option seems </w:t>
      </w:r>
      <w:r w:rsidR="00932B81" w:rsidRPr="00754D5D">
        <w:rPr>
          <w:lang w:val="en-US"/>
        </w:rPr>
        <w:t xml:space="preserve">the </w:t>
      </w:r>
      <w:r w:rsidRPr="00754D5D">
        <w:rPr>
          <w:lang w:val="en-US"/>
        </w:rPr>
        <w:t>most “right” one</w:t>
      </w:r>
      <w:r w:rsidR="00932B81" w:rsidRPr="00754D5D">
        <w:rPr>
          <w:lang w:val="en-US"/>
        </w:rPr>
        <w:t xml:space="preserve">, but </w:t>
      </w:r>
      <w:r w:rsidR="007A3BD7" w:rsidRPr="00754D5D">
        <w:rPr>
          <w:lang w:val="en-US"/>
        </w:rPr>
        <w:t>depends on the way the information about existing collections will be communicated between the components (see</w:t>
      </w:r>
      <w:r w:rsidR="00D313B9" w:rsidRPr="00754D5D">
        <w:rPr>
          <w:lang w:val="en-US"/>
        </w:rPr>
        <w:t xml:space="preserve"> </w:t>
      </w:r>
      <w:r w:rsidR="007A3BD7" w:rsidRPr="00754D5D">
        <w:rPr>
          <w:lang w:val="en-US"/>
        </w:rPr>
        <w:t xml:space="preserve"> </w:t>
      </w:r>
      <w:r w:rsidR="00125AB8" w:rsidRPr="00754D5D">
        <w:rPr>
          <w:lang w:val="en-US"/>
        </w:rPr>
        <w:fldChar w:fldCharType="begin"/>
      </w:r>
      <w:r w:rsidR="007A3BD7" w:rsidRPr="00754D5D">
        <w:rPr>
          <w:lang w:val="en-US"/>
        </w:rPr>
        <w:instrText xml:space="preserve"> REF _Ref287707700 \w \h </w:instrText>
      </w:r>
      <w:r w:rsidR="00125AB8" w:rsidRPr="00754D5D">
        <w:rPr>
          <w:lang w:val="en-US"/>
        </w:rPr>
      </w:r>
      <w:r w:rsidR="00125AB8" w:rsidRPr="00754D5D">
        <w:rPr>
          <w:lang w:val="en-US"/>
        </w:rPr>
        <w:fldChar w:fldCharType="separate"/>
      </w:r>
      <w:r w:rsidR="00243C76">
        <w:rPr>
          <w:lang w:val="en-US"/>
        </w:rPr>
        <w:t>4.5.1</w:t>
      </w:r>
      <w:r w:rsidR="00125AB8" w:rsidRPr="00754D5D">
        <w:rPr>
          <w:lang w:val="en-US"/>
        </w:rPr>
        <w:fldChar w:fldCharType="end"/>
      </w:r>
      <w:r w:rsidR="007A3BD7" w:rsidRPr="00754D5D">
        <w:rPr>
          <w:lang w:val="en-US"/>
        </w:rPr>
        <w:t xml:space="preserve"> </w:t>
      </w:r>
      <w:r w:rsidR="00125AB8" w:rsidRPr="00754D5D">
        <w:rPr>
          <w:lang w:val="en-US"/>
        </w:rPr>
        <w:fldChar w:fldCharType="begin"/>
      </w:r>
      <w:r w:rsidR="007A3BD7" w:rsidRPr="00754D5D">
        <w:rPr>
          <w:lang w:val="en-US"/>
        </w:rPr>
        <w:instrText xml:space="preserve"> REF _Ref287707700 \h </w:instrText>
      </w:r>
      <w:r w:rsidR="00125AB8" w:rsidRPr="00754D5D">
        <w:rPr>
          <w:lang w:val="en-US"/>
        </w:rPr>
      </w:r>
      <w:r w:rsidR="00125AB8" w:rsidRPr="00754D5D">
        <w:rPr>
          <w:lang w:val="en-US"/>
        </w:rPr>
        <w:fldChar w:fldCharType="separate"/>
      </w:r>
      <w:r w:rsidR="00243C76" w:rsidRPr="00754D5D">
        <w:rPr>
          <w:lang w:val="en-US"/>
        </w:rPr>
        <w:t xml:space="preserve">Announcing </w:t>
      </w:r>
      <w:r w:rsidR="00243C76">
        <w:rPr>
          <w:lang w:val="en-US"/>
        </w:rPr>
        <w:t>Repositories / C</w:t>
      </w:r>
      <w:r w:rsidR="00243C76" w:rsidRPr="00754D5D">
        <w:rPr>
          <w:lang w:val="en-US"/>
        </w:rPr>
        <w:t>ollections</w:t>
      </w:r>
      <w:r w:rsidR="00125AB8" w:rsidRPr="00754D5D">
        <w:rPr>
          <w:lang w:val="en-US"/>
        </w:rPr>
        <w:fldChar w:fldCharType="end"/>
      </w:r>
      <w:r w:rsidR="007A3BD7" w:rsidRPr="00754D5D">
        <w:rPr>
          <w:lang w:val="en-US"/>
        </w:rPr>
        <w:t>) .</w:t>
      </w:r>
    </w:p>
    <w:p w:rsidR="00DB4B6F" w:rsidRPr="00754D5D" w:rsidRDefault="00DB4B6F" w:rsidP="00754D5D">
      <w:pPr>
        <w:pStyle w:val="berschrift3"/>
        <w:rPr>
          <w:lang w:val="en-US"/>
        </w:rPr>
      </w:pPr>
      <w:bookmarkStart w:id="105" w:name="_Ref287707700"/>
      <w:bookmarkStart w:id="106" w:name="_Toc287824941"/>
      <w:r w:rsidRPr="00754D5D">
        <w:rPr>
          <w:lang w:val="en-US"/>
        </w:rPr>
        <w:t xml:space="preserve">Announcing </w:t>
      </w:r>
      <w:r w:rsidR="00046AFA">
        <w:rPr>
          <w:lang w:val="en-US"/>
        </w:rPr>
        <w:t>R</w:t>
      </w:r>
      <w:r w:rsidR="00754D5D">
        <w:rPr>
          <w:lang w:val="en-US"/>
        </w:rPr>
        <w:t xml:space="preserve">epositories / </w:t>
      </w:r>
      <w:r w:rsidR="00046AFA">
        <w:rPr>
          <w:lang w:val="en-US"/>
        </w:rPr>
        <w:t>C</w:t>
      </w:r>
      <w:r w:rsidRPr="00754D5D">
        <w:rPr>
          <w:lang w:val="en-US"/>
        </w:rPr>
        <w:t>ollections</w:t>
      </w:r>
      <w:bookmarkEnd w:id="105"/>
      <w:bookmarkEnd w:id="106"/>
    </w:p>
    <w:p w:rsidR="00B86A5C" w:rsidRDefault="00B86A5C" w:rsidP="00B86A5C">
      <w:pPr>
        <w:rPr>
          <w:lang w:val="en-US"/>
        </w:rPr>
      </w:pPr>
      <w:r>
        <w:rPr>
          <w:lang w:val="en-US"/>
        </w:rPr>
        <w:t xml:space="preserve">Theoretically we could start with just a simple list of URLs in a config-file of the composite service, but such solution would most probably not suffice even in the simplest setup. Even in the first EDC prototype we already need at least two levels: </w:t>
      </w:r>
    </w:p>
    <w:p w:rsidR="00B86A5C" w:rsidRDefault="00046AFA" w:rsidP="00B86A5C">
      <w:pPr>
        <w:pStyle w:val="TermDef"/>
      </w:pPr>
      <w:r>
        <w:t>R</w:t>
      </w:r>
      <w:r w:rsidR="00B86A5C">
        <w:t xml:space="preserve">epository list </w:t>
      </w:r>
    </w:p>
    <w:p w:rsidR="00B86A5C" w:rsidRPr="00932B81" w:rsidRDefault="00B86A5C" w:rsidP="00B86A5C">
      <w:pPr>
        <w:pStyle w:val="TermExplain"/>
      </w:pPr>
      <w:r>
        <w:t>the root-list that l</w:t>
      </w:r>
      <w:r w:rsidR="001E27E5">
        <w:t>ists all available entry points</w:t>
      </w:r>
    </w:p>
    <w:p w:rsidR="00B86A5C" w:rsidRDefault="00046AFA" w:rsidP="00B86A5C">
      <w:pPr>
        <w:pStyle w:val="TermDef"/>
      </w:pPr>
      <w:r>
        <w:t>C</w:t>
      </w:r>
      <w:r w:rsidR="00B86A5C">
        <w:t>ollections/</w:t>
      </w:r>
      <w:r>
        <w:t>C</w:t>
      </w:r>
      <w:r w:rsidR="00B86A5C">
        <w:t xml:space="preserve">orpora list </w:t>
      </w:r>
    </w:p>
    <w:p w:rsidR="00B86A5C" w:rsidRDefault="00B86A5C" w:rsidP="00B86A5C">
      <w:pPr>
        <w:pStyle w:val="TermExplain"/>
      </w:pPr>
      <w:r>
        <w:t>the list offered by individu</w:t>
      </w:r>
      <w:r w:rsidR="00732437">
        <w:t>al repositories announcing the their searchable</w:t>
      </w:r>
      <w:r>
        <w:t xml:space="preserve"> collections. </w:t>
      </w:r>
    </w:p>
    <w:p w:rsidR="00B86A5C" w:rsidRDefault="00B86A5C" w:rsidP="00B86A5C">
      <w:pPr>
        <w:pStyle w:val="TermExplain"/>
      </w:pPr>
      <w:r>
        <w:t xml:space="preserve">Even if there may be repositories, that can be only searched in whole, already in the first phase we have repositories offering </w:t>
      </w:r>
      <w:r w:rsidR="006C330F">
        <w:t xml:space="preserve">individually searchable </w:t>
      </w:r>
      <w:r>
        <w:t>collections (</w:t>
      </w:r>
      <w:r w:rsidRPr="00707D5B">
        <w:rPr>
          <w:rStyle w:val="NamedEntityZchn"/>
        </w:rPr>
        <w:t>TROVA, C4</w:t>
      </w:r>
      <w:r>
        <w:t xml:space="preserve">). </w:t>
      </w:r>
    </w:p>
    <w:p w:rsidR="006C330F" w:rsidRDefault="00B86A5C" w:rsidP="006C330F">
      <w:pPr>
        <w:pStyle w:val="TermExplain"/>
      </w:pPr>
      <w:r>
        <w:t>It is only natural to think this list nested (yielding a collection tree).</w:t>
      </w:r>
    </w:p>
    <w:p w:rsidR="00B86A5C" w:rsidRDefault="006C330F" w:rsidP="00DB4B6F">
      <w:pPr>
        <w:rPr>
          <w:lang w:val="en-US"/>
        </w:rPr>
      </w:pPr>
      <w:r>
        <w:rPr>
          <w:lang w:val="en-US"/>
        </w:rPr>
        <w:t xml:space="preserve">One task of the composite service should be to provide an aggregated collection-list, e.g. </w:t>
      </w:r>
      <w:r w:rsidR="006A711D">
        <w:rPr>
          <w:lang w:val="en-US"/>
        </w:rPr>
        <w:t xml:space="preserve">as </w:t>
      </w:r>
      <w:r w:rsidR="00B86A5C" w:rsidRPr="008245FE">
        <w:rPr>
          <w:rStyle w:val="IntensiveHervorhebung"/>
          <w:lang w:val="en-US"/>
        </w:rPr>
        <w:t>one tree</w:t>
      </w:r>
      <w:r w:rsidR="00B86A5C">
        <w:rPr>
          <w:lang w:val="en-US"/>
        </w:rPr>
        <w:t xml:space="preserve"> with all the repositories listed in the first level, continuing with the collections </w:t>
      </w:r>
      <w:r w:rsidR="006A711D">
        <w:rPr>
          <w:lang w:val="en-US"/>
        </w:rPr>
        <w:t>as children</w:t>
      </w:r>
      <w:r>
        <w:rPr>
          <w:lang w:val="en-US"/>
        </w:rPr>
        <w:t xml:space="preserve">. However this is just </w:t>
      </w:r>
      <w:r w:rsidR="006A711D">
        <w:rPr>
          <w:lang w:val="en-US"/>
        </w:rPr>
        <w:t xml:space="preserve">one possible data </w:t>
      </w:r>
      <w:r>
        <w:rPr>
          <w:lang w:val="en-US"/>
        </w:rPr>
        <w:t>structure. In the concrete realization, this tree may be inverted, listing</w:t>
      </w:r>
      <w:r w:rsidR="006A711D">
        <w:rPr>
          <w:lang w:val="en-US"/>
        </w:rPr>
        <w:t xml:space="preserve"> all collections in a flat-list, </w:t>
      </w:r>
      <w:r>
        <w:rPr>
          <w:lang w:val="en-US"/>
        </w:rPr>
        <w:t>linking to their respective repositories.</w:t>
      </w:r>
    </w:p>
    <w:p w:rsidR="00591FF9" w:rsidRDefault="00591FF9" w:rsidP="00DB4B6F">
      <w:pPr>
        <w:rPr>
          <w:lang w:val="en-US"/>
        </w:rPr>
      </w:pPr>
      <w:r>
        <w:rPr>
          <w:lang w:val="en-US"/>
        </w:rPr>
        <w:t>We could think of handling repositories and collections (resources) uniformly, ie within the same data structure (tree). However the available SRU features suggest a separate handling:</w:t>
      </w:r>
    </w:p>
    <w:p w:rsidR="00CD1493" w:rsidRDefault="00CD1493" w:rsidP="00DB4B6F">
      <w:pPr>
        <w:rPr>
          <w:lang w:val="en-US"/>
        </w:rPr>
      </w:pPr>
      <w:r>
        <w:rPr>
          <w:lang w:val="en-US"/>
        </w:rPr>
        <w:t xml:space="preserve">There is a special provision in </w:t>
      </w:r>
      <w:r w:rsidR="00591FF9">
        <w:rPr>
          <w:lang w:val="en-US"/>
        </w:rPr>
        <w:t xml:space="preserve">the </w:t>
      </w:r>
      <w:r w:rsidRPr="006A711D">
        <w:rPr>
          <w:rStyle w:val="DefZchn"/>
        </w:rPr>
        <w:t>explain</w:t>
      </w:r>
      <w:r>
        <w:rPr>
          <w:lang w:val="en-US"/>
        </w:rPr>
        <w:t>-</w:t>
      </w:r>
      <w:r w:rsidR="00591FF9">
        <w:rPr>
          <w:lang w:val="en-US"/>
        </w:rPr>
        <w:t xml:space="preserve">record – the default mechanism for announcing capabilities – </w:t>
      </w:r>
      <w:r>
        <w:rPr>
          <w:lang w:val="en-US"/>
        </w:rPr>
        <w:t xml:space="preserve">for describing not only the originating server, but also other servers, so called </w:t>
      </w:r>
      <w:r w:rsidRPr="006A711D">
        <w:rPr>
          <w:rStyle w:val="NamedEntityZchn"/>
        </w:rPr>
        <w:t>Friends and Neighbours</w:t>
      </w:r>
      <w:r>
        <w:rPr>
          <w:rStyle w:val="Funotenzeichen"/>
          <w:lang w:val="en-US"/>
        </w:rPr>
        <w:footnoteReference w:id="26"/>
      </w:r>
      <w:r>
        <w:rPr>
          <w:lang w:val="en-US"/>
        </w:rPr>
        <w:t xml:space="preserve">. (The corresponsing element </w:t>
      </w:r>
      <w:r w:rsidRPr="00CD1493">
        <w:rPr>
          <w:rStyle w:val="DefZchn"/>
        </w:rPr>
        <w:t xml:space="preserve">serverInfo </w:t>
      </w:r>
      <w:r>
        <w:rPr>
          <w:lang w:val="en-US"/>
        </w:rPr>
        <w:t xml:space="preserve">is described in </w:t>
      </w:r>
      <w:r w:rsidR="00125AB8">
        <w:rPr>
          <w:lang w:val="en-US"/>
        </w:rPr>
        <w:fldChar w:fldCharType="begin"/>
      </w:r>
      <w:r w:rsidR="006A711D">
        <w:rPr>
          <w:lang w:val="en-US"/>
        </w:rPr>
        <w:instrText xml:space="preserve"> REF _Ref287819874 \w \h </w:instrText>
      </w:r>
      <w:r w:rsidR="00125AB8">
        <w:rPr>
          <w:lang w:val="en-US"/>
        </w:rPr>
      </w:r>
      <w:r w:rsidR="00125AB8">
        <w:rPr>
          <w:lang w:val="en-US"/>
        </w:rPr>
        <w:fldChar w:fldCharType="separate"/>
      </w:r>
      <w:r w:rsidR="00243C76">
        <w:rPr>
          <w:lang w:val="en-US"/>
        </w:rPr>
        <w:t>Appendix A.1</w:t>
      </w:r>
      <w:r w:rsidR="00125AB8">
        <w:rPr>
          <w:lang w:val="en-US"/>
        </w:rPr>
        <w:fldChar w:fldCharType="end"/>
      </w:r>
      <w:r w:rsidR="006A711D">
        <w:rPr>
          <w:lang w:val="en-US"/>
        </w:rPr>
        <w:t xml:space="preserve"> </w:t>
      </w:r>
      <w:r w:rsidR="00125AB8">
        <w:rPr>
          <w:lang w:val="en-US"/>
        </w:rPr>
        <w:fldChar w:fldCharType="begin"/>
      </w:r>
      <w:r w:rsidR="006A711D">
        <w:rPr>
          <w:lang w:val="en-US"/>
        </w:rPr>
        <w:instrText xml:space="preserve"> REF _Ref287819874 \h </w:instrText>
      </w:r>
      <w:r w:rsidR="00125AB8">
        <w:rPr>
          <w:lang w:val="en-US"/>
        </w:rPr>
      </w:r>
      <w:r w:rsidR="00125AB8">
        <w:rPr>
          <w:lang w:val="en-US"/>
        </w:rPr>
        <w:fldChar w:fldCharType="separate"/>
      </w:r>
      <w:r w:rsidR="00243C76" w:rsidRPr="003E0CC8">
        <w:rPr>
          <w:lang w:val="en-US"/>
        </w:rPr>
        <w:t>ZeeRex format</w:t>
      </w:r>
      <w:r w:rsidR="00125AB8">
        <w:rPr>
          <w:lang w:val="en-US"/>
        </w:rPr>
        <w:fldChar w:fldCharType="end"/>
      </w:r>
      <w:r w:rsidR="006A711D">
        <w:rPr>
          <w:lang w:val="en-US"/>
        </w:rPr>
        <w:t xml:space="preserve">). </w:t>
      </w:r>
      <w:r w:rsidR="00591FF9">
        <w:rPr>
          <w:lang w:val="en-US"/>
        </w:rPr>
        <w:t>That seems a clear candidate for the</w:t>
      </w:r>
      <w:r w:rsidR="006A711D">
        <w:rPr>
          <w:lang w:val="en-US"/>
        </w:rPr>
        <w:t xml:space="preserve"> </w:t>
      </w:r>
      <w:r w:rsidR="006A711D" w:rsidRPr="00591FF9">
        <w:rPr>
          <w:rStyle w:val="IntensiveHervorhebung"/>
          <w:lang w:val="en-US"/>
        </w:rPr>
        <w:t>repository list</w:t>
      </w:r>
      <w:r w:rsidR="006A711D">
        <w:rPr>
          <w:lang w:val="en-US"/>
        </w:rPr>
        <w:t>.</w:t>
      </w:r>
    </w:p>
    <w:p w:rsidR="006A711D" w:rsidRDefault="00591FF9" w:rsidP="00DB4B6F">
      <w:pPr>
        <w:rPr>
          <w:lang w:val="en-US"/>
        </w:rPr>
      </w:pPr>
      <w:r>
        <w:rPr>
          <w:lang w:val="en-US"/>
        </w:rPr>
        <w:lastRenderedPageBreak/>
        <w:t xml:space="preserve">Regarding the </w:t>
      </w:r>
      <w:r w:rsidRPr="00D57E7C">
        <w:rPr>
          <w:rStyle w:val="IntensiveHervorhebung"/>
          <w:lang w:val="en-US"/>
        </w:rPr>
        <w:t>collections</w:t>
      </w:r>
      <w:r>
        <w:rPr>
          <w:lang w:val="en-US"/>
        </w:rPr>
        <w:t xml:space="preserve"> the adaptation of the protocol is not so clear: T</w:t>
      </w:r>
      <w:r w:rsidR="006A711D">
        <w:rPr>
          <w:lang w:val="en-US"/>
        </w:rPr>
        <w:t xml:space="preserve">he </w:t>
      </w:r>
      <w:r w:rsidR="006A711D" w:rsidRPr="007A3BD7">
        <w:rPr>
          <w:rStyle w:val="DefZchn"/>
        </w:rPr>
        <w:t>explain</w:t>
      </w:r>
      <w:r w:rsidR="006A711D">
        <w:rPr>
          <w:lang w:val="en-US"/>
        </w:rPr>
        <w:t xml:space="preserve"> operation </w:t>
      </w:r>
      <w:r>
        <w:rPr>
          <w:lang w:val="en-US"/>
        </w:rPr>
        <w:t xml:space="preserve">allows </w:t>
      </w:r>
      <w:r w:rsidR="006A711D">
        <w:rPr>
          <w:lang w:val="en-US"/>
        </w:rPr>
        <w:t xml:space="preserve"> among others to list the available indices – followed by the </w:t>
      </w:r>
      <w:r w:rsidR="006A711D" w:rsidRPr="007A3BD7">
        <w:rPr>
          <w:rStyle w:val="DefZchn"/>
        </w:rPr>
        <w:t>scan</w:t>
      </w:r>
      <w:r w:rsidR="006A711D">
        <w:rPr>
          <w:lang w:val="en-US"/>
        </w:rPr>
        <w:t xml:space="preserve">-operation to list the values of those indices. </w:t>
      </w:r>
    </w:p>
    <w:p w:rsidR="00DB4B6F" w:rsidRDefault="00DB4B6F" w:rsidP="00DB4B6F">
      <w:pPr>
        <w:rPr>
          <w:lang w:val="en-US"/>
        </w:rPr>
      </w:pPr>
      <w:r>
        <w:rPr>
          <w:lang w:val="en-US"/>
        </w:rPr>
        <w:t xml:space="preserve">However although it </w:t>
      </w:r>
      <w:r w:rsidR="00591FF9">
        <w:rPr>
          <w:lang w:val="en-US"/>
        </w:rPr>
        <w:t xml:space="preserve">would be </w:t>
      </w:r>
      <w:r>
        <w:rPr>
          <w:lang w:val="en-US"/>
        </w:rPr>
        <w:t xml:space="preserve">straight-forward to introduce an index </w:t>
      </w:r>
      <w:r w:rsidRPr="007A3BD7">
        <w:rPr>
          <w:rStyle w:val="DefZchn"/>
        </w:rPr>
        <w:t>collections</w:t>
      </w:r>
      <w:r>
        <w:rPr>
          <w:lang w:val="en-US"/>
        </w:rPr>
        <w:t xml:space="preserve"> and in a simple (non-hierarchical) case this should work without any problem,  it is questionable if the hierarchical nature of the collections can be expressed within the </w:t>
      </w:r>
      <w:r w:rsidRPr="00B53430">
        <w:rPr>
          <w:rStyle w:val="DefZchn"/>
        </w:rPr>
        <w:t>scan</w:t>
      </w:r>
      <w:r>
        <w:rPr>
          <w:lang w:val="en-US"/>
        </w:rPr>
        <w:t>-response.</w:t>
      </w:r>
    </w:p>
    <w:p w:rsidR="00DB4B6F" w:rsidRDefault="00DB4B6F" w:rsidP="00DB4B6F">
      <w:pPr>
        <w:rPr>
          <w:lang w:val="en-US"/>
        </w:rPr>
      </w:pPr>
      <w:r>
        <w:rPr>
          <w:lang w:val="en-US"/>
        </w:rPr>
        <w:t>This pro</w:t>
      </w:r>
      <w:r w:rsidR="007A3BD7">
        <w:rPr>
          <w:lang w:val="en-US"/>
        </w:rPr>
        <w:t>blems seems similar to that of A</w:t>
      </w:r>
      <w:r>
        <w:rPr>
          <w:lang w:val="en-US"/>
        </w:rPr>
        <w:t xml:space="preserve">nnouncing the Tiers (chapter </w:t>
      </w:r>
      <w:r w:rsidR="00125AB8">
        <w:rPr>
          <w:lang w:val="en-US"/>
        </w:rPr>
        <w:fldChar w:fldCharType="begin"/>
      </w:r>
      <w:r w:rsidR="007A3BD7">
        <w:rPr>
          <w:lang w:val="en-US"/>
        </w:rPr>
        <w:instrText xml:space="preserve"> REF _Ref283996952 \w \h </w:instrText>
      </w:r>
      <w:r w:rsidR="00125AB8">
        <w:rPr>
          <w:lang w:val="en-US"/>
        </w:rPr>
      </w:r>
      <w:r w:rsidR="00125AB8">
        <w:rPr>
          <w:lang w:val="en-US"/>
        </w:rPr>
        <w:fldChar w:fldCharType="separate"/>
      </w:r>
      <w:r w:rsidR="00243C76">
        <w:rPr>
          <w:lang w:val="en-US"/>
        </w:rPr>
        <w:t>4.2.5</w:t>
      </w:r>
      <w:r w:rsidR="00125AB8">
        <w:rPr>
          <w:lang w:val="en-US"/>
        </w:rPr>
        <w:fldChar w:fldCharType="end"/>
      </w:r>
      <w:r>
        <w:rPr>
          <w:lang w:val="en-US"/>
        </w:rPr>
        <w:t>), although there we had to deal only with two levels.</w:t>
      </w:r>
    </w:p>
    <w:p w:rsidR="00DB4B6F" w:rsidRDefault="001E27E5" w:rsidP="00DB4B6F">
      <w:pPr>
        <w:rPr>
          <w:lang w:val="en-US"/>
        </w:rPr>
      </w:pPr>
      <w:r>
        <w:rPr>
          <w:lang w:val="en-US"/>
        </w:rPr>
        <w:t xml:space="preserve">Proposed solution for </w:t>
      </w:r>
      <w:r w:rsidRPr="00D57E7C">
        <w:rPr>
          <w:rStyle w:val="IntensiveHervorhebung"/>
          <w:lang w:val="en-US"/>
        </w:rPr>
        <w:t>request</w:t>
      </w:r>
      <w:r>
        <w:rPr>
          <w:lang w:val="en-US"/>
        </w:rPr>
        <w:t xml:space="preserve">: </w:t>
      </w:r>
      <w:r w:rsidR="00DB4B6F">
        <w:rPr>
          <w:lang w:val="en-US"/>
        </w:rPr>
        <w:t xml:space="preserve">The </w:t>
      </w:r>
      <w:r w:rsidR="00DB4B6F" w:rsidRPr="007A3BD7">
        <w:rPr>
          <w:rStyle w:val="DefZchn"/>
        </w:rPr>
        <w:t>scan</w:t>
      </w:r>
      <w:r w:rsidR="00CD34FA">
        <w:rPr>
          <w:lang w:val="en-US"/>
        </w:rPr>
        <w:t xml:space="preserve"> o</w:t>
      </w:r>
      <w:r w:rsidR="00DB4B6F">
        <w:rPr>
          <w:lang w:val="en-US"/>
        </w:rPr>
        <w:t>peration</w:t>
      </w:r>
      <w:r w:rsidR="007A3BD7">
        <w:rPr>
          <w:lang w:val="en-US"/>
        </w:rPr>
        <w:t xml:space="preserve"> (see </w:t>
      </w:r>
      <w:r w:rsidR="00125AB8">
        <w:rPr>
          <w:lang w:val="en-US"/>
        </w:rPr>
        <w:fldChar w:fldCharType="begin"/>
      </w:r>
      <w:r w:rsidR="007A3BD7">
        <w:rPr>
          <w:lang w:val="en-US"/>
        </w:rPr>
        <w:instrText xml:space="preserve"> REF _Ref287708053 \w \h </w:instrText>
      </w:r>
      <w:r w:rsidR="00125AB8">
        <w:rPr>
          <w:lang w:val="en-US"/>
        </w:rPr>
      </w:r>
      <w:r w:rsidR="00125AB8">
        <w:rPr>
          <w:lang w:val="en-US"/>
        </w:rPr>
        <w:fldChar w:fldCharType="separate"/>
      </w:r>
      <w:r w:rsidR="00243C76">
        <w:rPr>
          <w:lang w:val="en-US"/>
        </w:rPr>
        <w:t>3.3</w:t>
      </w:r>
      <w:r w:rsidR="00125AB8">
        <w:rPr>
          <w:lang w:val="en-US"/>
        </w:rPr>
        <w:fldChar w:fldCharType="end"/>
      </w:r>
      <w:r w:rsidR="00CD34FA">
        <w:rPr>
          <w:lang w:val="en-US"/>
        </w:rPr>
        <w:t>)</w:t>
      </w:r>
      <w:r w:rsidR="00DB4B6F">
        <w:rPr>
          <w:lang w:val="en-US"/>
        </w:rPr>
        <w:t xml:space="preserve"> allow</w:t>
      </w:r>
      <w:r w:rsidR="00CD34FA">
        <w:rPr>
          <w:lang w:val="en-US"/>
        </w:rPr>
        <w:t>s</w:t>
      </w:r>
      <w:r w:rsidR="00DB4B6F">
        <w:rPr>
          <w:lang w:val="en-US"/>
        </w:rPr>
        <w:t xml:space="preserve"> to specify a starting point within the index, by passing a simple </w:t>
      </w:r>
      <w:r w:rsidR="00DB4B6F" w:rsidRPr="007A3BD7">
        <w:rPr>
          <w:rStyle w:val="DefZchn"/>
        </w:rPr>
        <w:t>searchClause</w:t>
      </w:r>
      <w:r w:rsidR="007A3BD7">
        <w:rPr>
          <w:lang w:val="en-US"/>
        </w:rPr>
        <w:t xml:space="preserve"> on the </w:t>
      </w:r>
      <w:r w:rsidR="007A3BD7" w:rsidRPr="007A3BD7">
        <w:rPr>
          <w:rStyle w:val="DefZchn"/>
        </w:rPr>
        <w:t xml:space="preserve">scanClause </w:t>
      </w:r>
      <w:r w:rsidR="007A3BD7">
        <w:rPr>
          <w:lang w:val="en-US"/>
        </w:rPr>
        <w:t>parameter.</w:t>
      </w:r>
      <w:r w:rsidR="00DB4B6F">
        <w:rPr>
          <w:lang w:val="en-US"/>
        </w:rPr>
        <w:t xml:space="preserve"> So it would be perfectly valid to request:</w:t>
      </w:r>
    </w:p>
    <w:p w:rsidR="00DB4B6F" w:rsidRDefault="007A3BD7" w:rsidP="00775FFB">
      <w:pPr>
        <w:pStyle w:val="Def"/>
      </w:pPr>
      <w:r>
        <w:t>?operation=scan&amp;</w:t>
      </w:r>
      <w:r w:rsidR="00DB4B6F">
        <w:t>scanClause=</w:t>
      </w:r>
      <w:r>
        <w:t>collection {</w:t>
      </w:r>
      <w:r w:rsidR="00DB4B6F">
        <w:t>=</w:t>
      </w:r>
      <w:r>
        <w:t>}</w:t>
      </w:r>
      <w:r w:rsidR="00DB4B6F">
        <w:t xml:space="preserve"> {</w:t>
      </w:r>
      <w:r w:rsidR="00BD5326">
        <w:t>collection</w:t>
      </w:r>
      <w:r w:rsidR="00DB4B6F">
        <w:t>-handle}</w:t>
      </w:r>
    </w:p>
    <w:p w:rsidR="00DB4B6F" w:rsidRDefault="001E27E5" w:rsidP="00DB4B6F">
      <w:pPr>
        <w:rPr>
          <w:lang w:val="en-US"/>
        </w:rPr>
      </w:pPr>
      <w:r>
        <w:rPr>
          <w:lang w:val="en-US"/>
        </w:rPr>
        <w:t xml:space="preserve">The logic would be left to the server, </w:t>
      </w:r>
      <w:r w:rsidR="00DB4B6F">
        <w:rPr>
          <w:lang w:val="en-US"/>
        </w:rPr>
        <w:t xml:space="preserve">of not </w:t>
      </w:r>
      <w:r>
        <w:rPr>
          <w:lang w:val="en-US"/>
        </w:rPr>
        <w:t>trying to scan</w:t>
      </w:r>
      <w:r w:rsidR="00DB4B6F">
        <w:rPr>
          <w:lang w:val="en-US"/>
        </w:rPr>
        <w:t xml:space="preserve"> a flat index, but interpreting it as the root-node of a sub-tree</w:t>
      </w:r>
      <w:r>
        <w:rPr>
          <w:lang w:val="en-US"/>
        </w:rPr>
        <w:t xml:space="preserve"> in the collections-hierarchy</w:t>
      </w:r>
      <w:r w:rsidR="00DB4B6F">
        <w:rPr>
          <w:lang w:val="en-US"/>
        </w:rPr>
        <w:t xml:space="preserve">. </w:t>
      </w:r>
    </w:p>
    <w:p w:rsidR="0069141B" w:rsidRDefault="0069141B" w:rsidP="00DB4B6F">
      <w:pPr>
        <w:rPr>
          <w:lang w:val="en-US"/>
        </w:rPr>
      </w:pPr>
      <w:r>
        <w:rPr>
          <w:lang w:val="en-US"/>
        </w:rPr>
        <w:t xml:space="preserve">In an simple/flat one-step </w:t>
      </w:r>
      <w:r w:rsidRPr="001E27E5">
        <w:rPr>
          <w:rStyle w:val="IntensiveHervorhebung"/>
          <w:lang w:val="en-US"/>
        </w:rPr>
        <w:t>response</w:t>
      </w:r>
      <w:r>
        <w:rPr>
          <w:lang w:val="en-US"/>
        </w:rPr>
        <w:t xml:space="preserve"> (only the children are liste</w:t>
      </w:r>
      <w:r w:rsidR="00591FF9">
        <w:rPr>
          <w:lang w:val="en-US"/>
        </w:rPr>
        <w:t>d</w:t>
      </w:r>
      <w:r>
        <w:rPr>
          <w:lang w:val="en-US"/>
        </w:rPr>
        <w:t xml:space="preserve">), we could do fine with the </w:t>
      </w:r>
      <w:r w:rsidR="001E27E5">
        <w:rPr>
          <w:lang w:val="en-US"/>
        </w:rPr>
        <w:t>present structure:</w:t>
      </w:r>
    </w:p>
    <w:p w:rsidR="0069141B" w:rsidRPr="00BD51EC" w:rsidRDefault="0069141B" w:rsidP="0069141B">
      <w:pPr>
        <w:pStyle w:val="ExampleCode"/>
      </w:pPr>
      <w:r w:rsidRPr="00BD51EC">
        <w:t>&lt;sru:scanResponse xmlns:srw=</w:t>
      </w:r>
      <w:hyperlink r:id="rId18"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w:t>
      </w:r>
      <w:r>
        <w:t>{child-collection-handle}</w:t>
      </w:r>
      <w:r w:rsidRPr="00BD51EC">
        <w:t>&lt;/sru:value&gt;</w:t>
      </w:r>
      <w:r>
        <w:br/>
      </w:r>
      <w:r w:rsidRPr="00BD51EC">
        <w:t xml:space="preserve">      &lt;sru:numberOfRec</w:t>
      </w:r>
      <w:r>
        <w:t xml:space="preserve">ords&gt;{resource count in collection} </w:t>
      </w:r>
      <w:r>
        <w:br/>
      </w:r>
      <w:r w:rsidRPr="00BD51EC">
        <w:t xml:space="preserve">      </w:t>
      </w:r>
      <w:r>
        <w:t>&lt;/sru:numberOfRecords&gt;</w:t>
      </w:r>
      <w:r>
        <w:br/>
      </w:r>
      <w:r w:rsidRPr="00BD51EC">
        <w:t xml:space="preserve">      &lt;sru:displayTerm&gt;</w:t>
      </w:r>
      <w:r>
        <w:t>{collection label/name}</w:t>
      </w:r>
      <w:r w:rsidRPr="00BD51EC">
        <w:t>&lt;/sru:displayTerm&gt;</w:t>
      </w:r>
      <w:r>
        <w:br/>
      </w:r>
      <w:r w:rsidRPr="00BD51EC">
        <w:t xml:space="preserve">    &lt;/sru:term&gt;</w:t>
      </w:r>
      <w:r>
        <w:br/>
        <w:t xml:space="preserve">    </w:t>
      </w:r>
      <w:r w:rsidRPr="00BD51EC">
        <w:t>&lt;sru:term&gt;</w:t>
      </w:r>
      <w:r w:rsidRPr="00BD51EC">
        <w:br/>
      </w:r>
      <w:r>
        <w:t xml:space="preserve">      ...</w:t>
      </w:r>
    </w:p>
    <w:p w:rsidR="00DB4B6F" w:rsidRDefault="001E27E5" w:rsidP="0069141B">
      <w:pPr>
        <w:rPr>
          <w:lang w:val="en-US"/>
        </w:rPr>
      </w:pPr>
      <w:r>
        <w:rPr>
          <w:lang w:val="en-US"/>
        </w:rPr>
        <w:t>However w</w:t>
      </w:r>
      <w:r w:rsidR="0069141B">
        <w:rPr>
          <w:lang w:val="en-US"/>
        </w:rPr>
        <w:t xml:space="preserve">e would have to extend both the request and response, if </w:t>
      </w:r>
      <w:r w:rsidR="003C08ED">
        <w:rPr>
          <w:lang w:val="en-US"/>
        </w:rPr>
        <w:t xml:space="preserve">we </w:t>
      </w:r>
      <w:r w:rsidR="0069141B">
        <w:rPr>
          <w:lang w:val="en-US"/>
        </w:rPr>
        <w:t xml:space="preserve">would like to be able to retrieve </w:t>
      </w:r>
      <w:r w:rsidR="003C08ED">
        <w:rPr>
          <w:lang w:val="en-US"/>
        </w:rPr>
        <w:t>a</w:t>
      </w:r>
      <w:r w:rsidR="00DB4B6F" w:rsidRPr="0069141B">
        <w:rPr>
          <w:lang w:val="en-US"/>
        </w:rPr>
        <w:t xml:space="preserve"> </w:t>
      </w:r>
      <w:r w:rsidR="007A3BD7" w:rsidRPr="0069141B">
        <w:rPr>
          <w:lang w:val="en-US"/>
        </w:rPr>
        <w:t xml:space="preserve">resulting </w:t>
      </w:r>
      <w:r w:rsidR="00DB4B6F" w:rsidRPr="000052AD">
        <w:rPr>
          <w:rStyle w:val="IntensiveHervorhebung"/>
          <w:lang w:val="en-US"/>
        </w:rPr>
        <w:t>tree</w:t>
      </w:r>
      <w:r w:rsidR="0069141B" w:rsidRPr="000052AD">
        <w:rPr>
          <w:rStyle w:val="IntensiveHervorhebung"/>
          <w:lang w:val="en-US"/>
        </w:rPr>
        <w:t xml:space="preserve"> of arbitrary depth</w:t>
      </w:r>
      <w:r w:rsidR="0069141B">
        <w:rPr>
          <w:lang w:val="en-US"/>
        </w:rPr>
        <w:t>.</w:t>
      </w:r>
    </w:p>
    <w:p w:rsidR="008E758A" w:rsidRDefault="008E758A" w:rsidP="00DB4B6F">
      <w:pPr>
        <w:pStyle w:val="berschrift3"/>
        <w:rPr>
          <w:lang w:val="en-US"/>
        </w:rPr>
      </w:pPr>
      <w:bookmarkStart w:id="107" w:name="_Ref287822508"/>
      <w:bookmarkStart w:id="108" w:name="_Toc287824942"/>
      <w:bookmarkStart w:id="109" w:name="_Ref287820006"/>
      <w:bookmarkStart w:id="110" w:name="_Ref287820010"/>
      <w:r>
        <w:rPr>
          <w:lang w:val="en-US"/>
        </w:rPr>
        <w:t>Announcing Resources?</w:t>
      </w:r>
      <w:bookmarkEnd w:id="107"/>
      <w:bookmarkEnd w:id="108"/>
    </w:p>
    <w:p w:rsidR="008E758A" w:rsidRPr="008E758A" w:rsidRDefault="00A006B7" w:rsidP="008E758A">
      <w:pPr>
        <w:rPr>
          <w:lang w:val="en-US"/>
        </w:rPr>
      </w:pPr>
      <w:r>
        <w:rPr>
          <w:lang w:val="en-US"/>
        </w:rPr>
        <w:t xml:space="preserve">Although this is probably not a high-priority feature, </w:t>
      </w:r>
      <w:r w:rsidR="008E758A">
        <w:rPr>
          <w:lang w:val="en-US"/>
        </w:rPr>
        <w:t xml:space="preserve">the user may even be interested in restricting the search to only specific Resources, </w:t>
      </w:r>
      <w:r>
        <w:rPr>
          <w:lang w:val="en-US"/>
        </w:rPr>
        <w:t>so we also may need to consider</w:t>
      </w:r>
      <w:r w:rsidR="008E758A">
        <w:rPr>
          <w:lang w:val="en-US"/>
        </w:rPr>
        <w:t xml:space="preserve"> the traversing of the collections-structure down to the leaves, i</w:t>
      </w:r>
      <w:r>
        <w:rPr>
          <w:lang w:val="en-US"/>
        </w:rPr>
        <w:t>.</w:t>
      </w:r>
      <w:r w:rsidR="008E758A">
        <w:rPr>
          <w:lang w:val="en-US"/>
        </w:rPr>
        <w:t>e</w:t>
      </w:r>
      <w:r>
        <w:rPr>
          <w:lang w:val="en-US"/>
        </w:rPr>
        <w:t>.</w:t>
      </w:r>
      <w:r w:rsidR="008E758A">
        <w:rPr>
          <w:lang w:val="en-US"/>
        </w:rPr>
        <w:t xml:space="preserve"> the </w:t>
      </w:r>
      <w:r w:rsidR="008E758A" w:rsidRPr="000052AD">
        <w:rPr>
          <w:rStyle w:val="IntensiveHervorhebung"/>
          <w:lang w:val="en-US"/>
        </w:rPr>
        <w:t>individual resources</w:t>
      </w:r>
      <w:r w:rsidR="008E758A">
        <w:rPr>
          <w:lang w:val="en-US"/>
        </w:rPr>
        <w:t xml:space="preserve">. It does not seem to be a problem to fit this information in the above data structure, as Collections and Resources can be seen as equivalent (they are both Resources identified by a PID), but it </w:t>
      </w:r>
      <w:r>
        <w:rPr>
          <w:lang w:val="en-US"/>
        </w:rPr>
        <w:t xml:space="preserve">does not feel like a task for </w:t>
      </w:r>
      <w:r w:rsidR="008E758A">
        <w:rPr>
          <w:lang w:val="en-US"/>
        </w:rPr>
        <w:t>the federated-search component and rather an issue to be handled only in the Metadata-Content Search (</w:t>
      </w:r>
      <w:r w:rsidR="00125AB8">
        <w:rPr>
          <w:lang w:val="en-US"/>
        </w:rPr>
        <w:fldChar w:fldCharType="begin"/>
      </w:r>
      <w:r w:rsidR="008E758A">
        <w:rPr>
          <w:lang w:val="en-US"/>
        </w:rPr>
        <w:instrText xml:space="preserve"> REF _Ref287708912 \w \h </w:instrText>
      </w:r>
      <w:r w:rsidR="00125AB8">
        <w:rPr>
          <w:lang w:val="en-US"/>
        </w:rPr>
      </w:r>
      <w:r w:rsidR="00125AB8">
        <w:rPr>
          <w:lang w:val="en-US"/>
        </w:rPr>
        <w:fldChar w:fldCharType="separate"/>
      </w:r>
      <w:r w:rsidR="00243C76">
        <w:rPr>
          <w:lang w:val="en-US"/>
        </w:rPr>
        <w:t>4.6</w:t>
      </w:r>
      <w:r w:rsidR="00125AB8">
        <w:rPr>
          <w:lang w:val="en-US"/>
        </w:rPr>
        <w:fldChar w:fldCharType="end"/>
      </w:r>
      <w:r w:rsidR="008E758A">
        <w:rPr>
          <w:lang w:val="en-US"/>
        </w:rPr>
        <w:t xml:space="preserve">) as the </w:t>
      </w:r>
      <w:r w:rsidR="008E758A" w:rsidRPr="00932B81">
        <w:rPr>
          <w:rStyle w:val="NamedEntityZchn"/>
        </w:rPr>
        <w:t>MDService</w:t>
      </w:r>
      <w:r w:rsidR="008E758A">
        <w:rPr>
          <w:lang w:val="en-US"/>
        </w:rPr>
        <w:t xml:space="preserve"> is concerned extensively exactly with the issue of Resource Collections (</w:t>
      </w:r>
      <w:r w:rsidR="00125AB8">
        <w:rPr>
          <w:lang w:val="en-US"/>
        </w:rPr>
        <w:fldChar w:fldCharType="begin"/>
      </w:r>
      <w:r>
        <w:rPr>
          <w:lang w:val="en-US"/>
        </w:rPr>
        <w:instrText xml:space="preserve"> REF _Ref287822667 \w \h </w:instrText>
      </w:r>
      <w:r w:rsidR="00125AB8">
        <w:rPr>
          <w:lang w:val="en-US"/>
        </w:rPr>
      </w:r>
      <w:r w:rsidR="00125AB8">
        <w:rPr>
          <w:lang w:val="en-US"/>
        </w:rPr>
        <w:fldChar w:fldCharType="separate"/>
      </w:r>
      <w:r w:rsidR="00243C76">
        <w:rPr>
          <w:lang w:val="en-US"/>
        </w:rPr>
        <w:t>4.5.5</w:t>
      </w:r>
      <w:r w:rsidR="00125AB8">
        <w:rPr>
          <w:lang w:val="en-US"/>
        </w:rPr>
        <w:fldChar w:fldCharType="end"/>
      </w:r>
      <w:r w:rsidR="008E758A">
        <w:rPr>
          <w:lang w:val="en-US"/>
        </w:rPr>
        <w:t xml:space="preserve">). In this context also the </w:t>
      </w:r>
      <w:r w:rsidR="008E758A" w:rsidRPr="00932B81">
        <w:rPr>
          <w:rStyle w:val="NamedEntityZchn"/>
        </w:rPr>
        <w:t>Virtual Collection Registry</w:t>
      </w:r>
      <w:r w:rsidR="008E758A">
        <w:rPr>
          <w:lang w:val="en-US"/>
        </w:rPr>
        <w:t xml:space="preserve"> has to be mentioned, which would fit in perfectly, exactly for the very likely requirement/task of defining a (reusable) selection o</w:t>
      </w:r>
      <w:r>
        <w:rPr>
          <w:lang w:val="en-US"/>
        </w:rPr>
        <w:t xml:space="preserve">f resources to be searched in. </w:t>
      </w:r>
    </w:p>
    <w:p w:rsidR="00DB4B6F" w:rsidRDefault="00DB4B6F" w:rsidP="00DB4B6F">
      <w:pPr>
        <w:pStyle w:val="berschrift3"/>
        <w:rPr>
          <w:lang w:val="en-US"/>
        </w:rPr>
      </w:pPr>
      <w:bookmarkStart w:id="111" w:name="_Toc287824943"/>
      <w:r>
        <w:rPr>
          <w:lang w:val="en-US"/>
        </w:rPr>
        <w:t xml:space="preserve">Specifying </w:t>
      </w:r>
      <w:r w:rsidR="008E758A">
        <w:rPr>
          <w:lang w:val="en-US"/>
        </w:rPr>
        <w:t>C</w:t>
      </w:r>
      <w:r>
        <w:rPr>
          <w:lang w:val="en-US"/>
        </w:rPr>
        <w:t>ollections in the request</w:t>
      </w:r>
      <w:bookmarkEnd w:id="109"/>
      <w:bookmarkEnd w:id="110"/>
      <w:bookmarkEnd w:id="111"/>
    </w:p>
    <w:p w:rsidR="00DB4B6F" w:rsidRPr="00F343C9" w:rsidRDefault="00DB4B6F" w:rsidP="00DB4B6F">
      <w:pPr>
        <w:rPr>
          <w:lang w:val="en-US"/>
        </w:rPr>
      </w:pPr>
      <w:r>
        <w:rPr>
          <w:lang w:val="en-US"/>
        </w:rPr>
        <w:t xml:space="preserve">There seem to be basically two ways of </w:t>
      </w:r>
      <w:r w:rsidRPr="00F343C9">
        <w:rPr>
          <w:lang w:val="en-US"/>
        </w:rPr>
        <w:t>identifying the collections in the query-request</w:t>
      </w:r>
      <w:r>
        <w:rPr>
          <w:lang w:val="en-US"/>
        </w:rPr>
        <w:t>:</w:t>
      </w:r>
    </w:p>
    <w:p w:rsidR="00DB4B6F" w:rsidRDefault="00DB4B6F" w:rsidP="00DB4B6F">
      <w:pPr>
        <w:pStyle w:val="TermDef"/>
      </w:pPr>
      <w:r>
        <w:t>in the query</w:t>
      </w:r>
    </w:p>
    <w:p w:rsidR="00DB4B6F" w:rsidRDefault="00DB4B6F" w:rsidP="00DB4B6F">
      <w:pPr>
        <w:pStyle w:val="TermExplain"/>
      </w:pPr>
      <w:r w:rsidRPr="00F343C9">
        <w:t>integrating them in the CQL-query itself, introducing a separate index</w:t>
      </w:r>
      <w:r>
        <w:t xml:space="preserve"> </w:t>
      </w:r>
      <w:r w:rsidRPr="00F343C9">
        <w:t>"collections" or so, where allowed va</w:t>
      </w:r>
      <w:r>
        <w:t xml:space="preserve">lues would be a list of handles, </w:t>
      </w:r>
      <w:r w:rsidRPr="00F343C9">
        <w:t>so that the queries look like:</w:t>
      </w:r>
    </w:p>
    <w:p w:rsidR="00DB4B6F" w:rsidRPr="00F343C9" w:rsidRDefault="008E758A" w:rsidP="00DB4B6F">
      <w:pPr>
        <w:pStyle w:val="Def"/>
      </w:pPr>
      <w:r>
        <w:lastRenderedPageBreak/>
        <w:t>{search-term} AND collections</w:t>
      </w:r>
      <w:r w:rsidR="00DB4B6F" w:rsidRPr="00F343C9">
        <w:t>= {</w:t>
      </w:r>
      <w:r w:rsidR="00DB4B6F">
        <w:t>collection</w:t>
      </w:r>
      <w:r w:rsidR="00DB4B6F" w:rsidRPr="00F343C9">
        <w:t>-handle}</w:t>
      </w:r>
    </w:p>
    <w:p w:rsidR="00DB4B6F" w:rsidRPr="00F343C9" w:rsidRDefault="00DB4B6F" w:rsidP="00DB4B6F">
      <w:pPr>
        <w:pStyle w:val="TermDef"/>
      </w:pPr>
      <w:r>
        <w:t>extra parameter</w:t>
      </w:r>
    </w:p>
    <w:p w:rsidR="00DB4B6F" w:rsidRDefault="00DB4B6F" w:rsidP="00DB4B6F">
      <w:pPr>
        <w:pStyle w:val="TermExplain"/>
      </w:pPr>
      <w:r w:rsidRPr="00F343C9">
        <w:t>SRU foresees extraRequestData within its extension mechanism:</w:t>
      </w:r>
      <w:r>
        <w:br/>
      </w:r>
      <w:hyperlink r:id="rId19" w:anchor="extraData" w:history="1">
        <w:r w:rsidRPr="00F8410F">
          <w:rPr>
            <w:rStyle w:val="Hyperlink"/>
          </w:rPr>
          <w:t>http://www.loc.gov/standards/sru/specs/common.html#extraData</w:t>
        </w:r>
      </w:hyperlink>
    </w:p>
    <w:p w:rsidR="00DB4B6F" w:rsidRPr="00F343C9" w:rsidRDefault="00DB4B6F" w:rsidP="00DB4B6F">
      <w:pPr>
        <w:pStyle w:val="TermExplain"/>
      </w:pPr>
      <w:r w:rsidRPr="00F343C9">
        <w:t xml:space="preserve">where additional parameters can be introduced, </w:t>
      </w:r>
      <w:r>
        <w:t xml:space="preserve">they </w:t>
      </w:r>
      <w:r w:rsidRPr="00F343C9">
        <w:t>just have to start with "x-"</w:t>
      </w:r>
      <w:r>
        <w:t xml:space="preserve"> </w:t>
      </w:r>
      <w:r w:rsidRPr="00F343C9">
        <w:t>(and should continue with some short namespace identifier)</w:t>
      </w:r>
      <w:r>
        <w:t xml:space="preserve"> </w:t>
      </w:r>
      <w:r w:rsidRPr="00F343C9">
        <w:t>so in our case the parameter could be:</w:t>
      </w:r>
    </w:p>
    <w:p w:rsidR="00DB4B6F" w:rsidRDefault="00DB4B6F" w:rsidP="00DB4B6F">
      <w:pPr>
        <w:pStyle w:val="Def"/>
      </w:pPr>
      <w:r>
        <w:t>?x-cmd-collections={collection-handle}</w:t>
      </w:r>
    </w:p>
    <w:p w:rsidR="001E27E5" w:rsidRDefault="008E758A" w:rsidP="00DB4B6F">
      <w:pPr>
        <w:pStyle w:val="berschrift3"/>
        <w:rPr>
          <w:lang w:val="en-US"/>
        </w:rPr>
      </w:pPr>
      <w:bookmarkStart w:id="112" w:name="_Toc287824944"/>
      <w:bookmarkStart w:id="113" w:name="_Ref287709195"/>
      <w:r>
        <w:rPr>
          <w:lang w:val="en-US"/>
        </w:rPr>
        <w:t xml:space="preserve">Restricting the search by Repositories / </w:t>
      </w:r>
      <w:r w:rsidR="001E27E5">
        <w:rPr>
          <w:lang w:val="en-US"/>
        </w:rPr>
        <w:t>Resources</w:t>
      </w:r>
      <w:bookmarkEnd w:id="112"/>
    </w:p>
    <w:p w:rsidR="008E758A" w:rsidRDefault="008E758A" w:rsidP="001E27E5">
      <w:pPr>
        <w:rPr>
          <w:lang w:val="en-US"/>
        </w:rPr>
      </w:pPr>
      <w:r>
        <w:rPr>
          <w:lang w:val="en-US"/>
        </w:rPr>
        <w:t>Next to accomodating the collections in the query-request, it has to be decided yet how to handle repositories on one hand and individual resources on the other.</w:t>
      </w:r>
    </w:p>
    <w:p w:rsidR="008E758A" w:rsidRDefault="00D57E7C" w:rsidP="001E27E5">
      <w:pPr>
        <w:rPr>
          <w:lang w:val="en-US"/>
        </w:rPr>
      </w:pPr>
      <w:r>
        <w:rPr>
          <w:lang w:val="en-US"/>
        </w:rPr>
        <w:t>W</w:t>
      </w:r>
      <w:r w:rsidR="00A006B7">
        <w:rPr>
          <w:lang w:val="en-US"/>
        </w:rPr>
        <w:t xml:space="preserve">hatever solution we </w:t>
      </w:r>
      <w:r>
        <w:rPr>
          <w:lang w:val="en-US"/>
        </w:rPr>
        <w:t xml:space="preserve">choose </w:t>
      </w:r>
      <w:r w:rsidR="00A006B7">
        <w:rPr>
          <w:lang w:val="en-US"/>
        </w:rPr>
        <w:t>for the collections (</w:t>
      </w:r>
      <w:r>
        <w:rPr>
          <w:lang w:val="en-US"/>
        </w:rPr>
        <w:t xml:space="preserve">parameter or index - </w:t>
      </w:r>
      <w:r w:rsidR="00A006B7">
        <w:rPr>
          <w:lang w:val="en-US"/>
        </w:rPr>
        <w:t xml:space="preserve">see previous chapter), </w:t>
      </w:r>
      <w:r>
        <w:rPr>
          <w:lang w:val="en-US"/>
        </w:rPr>
        <w:t xml:space="preserve">we are left with </w:t>
      </w:r>
      <w:r w:rsidR="008E758A">
        <w:rPr>
          <w:lang w:val="en-US"/>
        </w:rPr>
        <w:t xml:space="preserve">two basic options for </w:t>
      </w:r>
      <w:r>
        <w:rPr>
          <w:lang w:val="en-US"/>
        </w:rPr>
        <w:t>repositories and resources (in relation to the collections)</w:t>
      </w:r>
      <w:r w:rsidR="008E758A">
        <w:rPr>
          <w:lang w:val="en-US"/>
        </w:rPr>
        <w:t>:</w:t>
      </w:r>
    </w:p>
    <w:p w:rsidR="00D57E7C" w:rsidRDefault="00D57E7C" w:rsidP="00D57E7C">
      <w:pPr>
        <w:pStyle w:val="TermDef"/>
      </w:pPr>
      <w:r>
        <w:t>separate handling</w:t>
      </w:r>
    </w:p>
    <w:p w:rsidR="00D57E7C" w:rsidRDefault="00D57E7C" w:rsidP="00D57E7C">
      <w:pPr>
        <w:pStyle w:val="TermExplain"/>
      </w:pPr>
      <w:r>
        <w:t xml:space="preserve">there would be a separate parameter (or index) for each: repository, collection and resource. </w:t>
      </w:r>
    </w:p>
    <w:p w:rsidR="00D57E7C" w:rsidRDefault="00D57E7C" w:rsidP="00D57E7C">
      <w:pPr>
        <w:pStyle w:val="TermExplain"/>
      </w:pPr>
      <w:r>
        <w:t>This may make it easier for the processing service to decide what to do with the parameter/index.</w:t>
      </w:r>
    </w:p>
    <w:p w:rsidR="008E758A" w:rsidRDefault="008E758A" w:rsidP="008E758A">
      <w:pPr>
        <w:pStyle w:val="TermDef"/>
      </w:pPr>
      <w:r>
        <w:t>uniform handling</w:t>
      </w:r>
    </w:p>
    <w:p w:rsidR="008E758A" w:rsidRDefault="008E758A" w:rsidP="008E758A">
      <w:pPr>
        <w:pStyle w:val="TermExplain"/>
      </w:pPr>
      <w:r>
        <w:t>that would mean, that the same way as the query can be restricted by specifying one o</w:t>
      </w:r>
      <w:r w:rsidR="00A006B7">
        <w:t>r more collections, one could equally</w:t>
      </w:r>
      <w:r>
        <w:t xml:space="preserve"> well </w:t>
      </w:r>
      <w:r w:rsidR="00A006B7">
        <w:t xml:space="preserve">constraint it by </w:t>
      </w:r>
      <w:r>
        <w:t>a resource (by its PID) or a repository (by its endpoint?).</w:t>
      </w:r>
    </w:p>
    <w:p w:rsidR="00A006B7" w:rsidRDefault="00A006B7" w:rsidP="008E758A">
      <w:pPr>
        <w:pStyle w:val="TermExplain"/>
      </w:pPr>
      <w:r>
        <w:t>This would require a renaming of the parameter</w:t>
      </w:r>
      <w:r w:rsidR="00177334">
        <w:t>/</w:t>
      </w:r>
      <w:r>
        <w:t>index</w:t>
      </w:r>
      <w:r w:rsidR="00177334">
        <w:t>. One proposal being</w:t>
      </w:r>
      <w:r w:rsidR="00D57E7C">
        <w:t xml:space="preserve"> </w:t>
      </w:r>
      <w:r w:rsidR="00D57E7C" w:rsidRPr="00D57E7C">
        <w:rPr>
          <w:rStyle w:val="DefZchn"/>
        </w:rPr>
        <w:t>context</w:t>
      </w:r>
      <w:r>
        <w:t>:</w:t>
      </w:r>
    </w:p>
    <w:p w:rsidR="00D57E7C" w:rsidRDefault="00D57E7C" w:rsidP="00177334">
      <w:pPr>
        <w:pStyle w:val="Def"/>
        <w:ind w:left="720"/>
      </w:pPr>
      <w:r>
        <w:t>ccs.context or cmd.</w:t>
      </w:r>
      <w:r w:rsidR="00A006B7">
        <w:t>context</w:t>
      </w:r>
      <w:r>
        <w:t xml:space="preserve"> /* as index*/</w:t>
      </w:r>
    </w:p>
    <w:p w:rsidR="00A006B7" w:rsidRDefault="00D57E7C" w:rsidP="00177334">
      <w:pPr>
        <w:pStyle w:val="Def"/>
        <w:ind w:left="720"/>
      </w:pPr>
      <w:r>
        <w:t>x-ccs-context or x-cmd-context /* as parameter */</w:t>
      </w:r>
    </w:p>
    <w:p w:rsidR="00A006B7" w:rsidRDefault="00D57E7C" w:rsidP="00A006B7">
      <w:pPr>
        <w:pStyle w:val="TermExplain"/>
      </w:pPr>
      <w:r>
        <w:t xml:space="preserve">And oit would also put an additional load on the processing logic of the composite service. Especially the mapping between the colleciton/resource and the appropriate endpoint may be an resource-intensive task and should be externalised (as proposed in </w:t>
      </w:r>
      <w:r w:rsidR="00125AB8">
        <w:fldChar w:fldCharType="begin"/>
      </w:r>
      <w:r>
        <w:instrText xml:space="preserve"> REF _Ref287822508 \w \h </w:instrText>
      </w:r>
      <w:r w:rsidR="00125AB8">
        <w:fldChar w:fldCharType="separate"/>
      </w:r>
      <w:r w:rsidR="00243C76">
        <w:t>4.5.2</w:t>
      </w:r>
      <w:r w:rsidR="00125AB8">
        <w:fldChar w:fldCharType="end"/>
      </w:r>
      <w:r>
        <w:t>).</w:t>
      </w:r>
    </w:p>
    <w:p w:rsidR="00A006B7" w:rsidRPr="00D57E7C" w:rsidRDefault="00A006B7" w:rsidP="001C2F8A">
      <w:pPr>
        <w:rPr>
          <w:lang w:val="en-US"/>
        </w:rPr>
      </w:pPr>
      <w:r w:rsidRPr="00A006B7">
        <w:rPr>
          <w:lang w:val="en-US"/>
        </w:rPr>
        <w:t>In</w:t>
      </w:r>
      <w:r>
        <w:rPr>
          <w:lang w:val="en-US"/>
        </w:rPr>
        <w:t xml:space="preserve"> the light of </w:t>
      </w:r>
      <w:r w:rsidR="001C2F8A">
        <w:rPr>
          <w:lang w:val="en-US"/>
        </w:rPr>
        <w:t xml:space="preserve">the proposed uniform handling </w:t>
      </w:r>
      <w:r w:rsidRPr="00A006B7">
        <w:rPr>
          <w:lang w:val="en-US"/>
        </w:rPr>
        <w:t xml:space="preserve">we should consider to </w:t>
      </w:r>
      <w:r w:rsidR="001C2F8A">
        <w:rPr>
          <w:lang w:val="en-US"/>
        </w:rPr>
        <w:t xml:space="preserve">also </w:t>
      </w:r>
      <w:r w:rsidRPr="00A006B7">
        <w:rPr>
          <w:lang w:val="en-US"/>
        </w:rPr>
        <w:t xml:space="preserve">generate a </w:t>
      </w:r>
      <w:r w:rsidRPr="00A006B7">
        <w:rPr>
          <w:rStyle w:val="IntensiveHervorhebung"/>
          <w:lang w:val="en-US"/>
        </w:rPr>
        <w:t>MDRecord</w:t>
      </w:r>
      <w:r w:rsidRPr="00A006B7">
        <w:rPr>
          <w:lang w:val="en-US"/>
        </w:rPr>
        <w:t xml:space="preserve"> for the repositorie</w:t>
      </w:r>
      <w:r w:rsidR="001C2F8A">
        <w:rPr>
          <w:lang w:val="en-US"/>
        </w:rPr>
        <w:t>s</w:t>
      </w:r>
      <w:r w:rsidRPr="00A006B7">
        <w:rPr>
          <w:lang w:val="en-US"/>
        </w:rPr>
        <w:t xml:space="preserve">. </w:t>
      </w:r>
      <w:r w:rsidRPr="00D57E7C">
        <w:rPr>
          <w:lang w:val="en-US"/>
        </w:rPr>
        <w:t xml:space="preserve">The MDRecord would minimally carry the end-point url and some human-readable name, but could be used also for all sorts of descriptions, especially also containing the </w:t>
      </w:r>
      <w:r w:rsidRPr="00D57E7C">
        <w:rPr>
          <w:rStyle w:val="IntensiveHervorhebung"/>
          <w:lang w:val="en-US"/>
        </w:rPr>
        <w:t>Technical Metadata Component</w:t>
      </w:r>
      <w:r w:rsidRPr="00D57E7C">
        <w:rPr>
          <w:lang w:val="en-US"/>
        </w:rPr>
        <w:t>, formally describing the interface (the available Tiers, and ResultFormats and their encoding as the Input/Output parameters).</w:t>
      </w:r>
    </w:p>
    <w:p w:rsidR="00DB4B6F" w:rsidRDefault="00DB4B6F" w:rsidP="00DB4B6F">
      <w:pPr>
        <w:pStyle w:val="berschrift3"/>
        <w:rPr>
          <w:lang w:val="en-US"/>
        </w:rPr>
      </w:pPr>
      <w:bookmarkStart w:id="114" w:name="_Ref287822667"/>
      <w:bookmarkStart w:id="115" w:name="_Toc287824945"/>
      <w:r>
        <w:rPr>
          <w:lang w:val="en-US"/>
        </w:rPr>
        <w:t>Handling in MDService</w:t>
      </w:r>
      <w:bookmarkEnd w:id="113"/>
      <w:bookmarkEnd w:id="114"/>
      <w:bookmarkEnd w:id="115"/>
    </w:p>
    <w:p w:rsidR="007175CC" w:rsidRDefault="00DB4B6F" w:rsidP="00DB4B6F">
      <w:pPr>
        <w:rPr>
          <w:lang w:val="en-US"/>
        </w:rPr>
      </w:pPr>
      <w:r w:rsidRPr="001E6289">
        <w:rPr>
          <w:lang w:val="en-US"/>
        </w:rPr>
        <w:t xml:space="preserve">In </w:t>
      </w:r>
      <w:r w:rsidRPr="003C08ED">
        <w:rPr>
          <w:rStyle w:val="NamedEntityZchn"/>
        </w:rPr>
        <w:t xml:space="preserve">MDService/Repository </w:t>
      </w:r>
      <w:r w:rsidRPr="001E6289">
        <w:rPr>
          <w:lang w:val="en-US"/>
        </w:rPr>
        <w:t xml:space="preserve"> we talk of collections (as the "natural" hierarchy of the datasets)</w:t>
      </w:r>
      <w:r w:rsidR="007175CC">
        <w:rPr>
          <w:lang w:val="en-US"/>
        </w:rPr>
        <w:t xml:space="preserve">. </w:t>
      </w:r>
    </w:p>
    <w:p w:rsidR="007175CC" w:rsidRDefault="007175CC" w:rsidP="007175CC">
      <w:pPr>
        <w:rPr>
          <w:lang w:val="en-US"/>
        </w:rPr>
      </w:pPr>
      <w:r>
        <w:rPr>
          <w:lang w:val="en-US"/>
        </w:rPr>
        <w:t>Wrt to announcing of the collections and specifying them in the request we adopted the latter approach</w:t>
      </w:r>
      <w:r w:rsidR="001C2F8A">
        <w:rPr>
          <w:lang w:val="en-US"/>
        </w:rPr>
        <w:t xml:space="preserve"> (extra parameter)</w:t>
      </w:r>
      <w:r>
        <w:rPr>
          <w:lang w:val="en-US"/>
        </w:rPr>
        <w:t>:</w:t>
      </w:r>
    </w:p>
    <w:p w:rsidR="00DB4B6F" w:rsidRDefault="00AE1A93" w:rsidP="007175CC">
      <w:pPr>
        <w:rPr>
          <w:lang w:val="en-US"/>
        </w:rPr>
      </w:pPr>
      <w:r w:rsidRPr="003C08ED">
        <w:rPr>
          <w:rStyle w:val="NamedEntityZchn"/>
        </w:rPr>
        <w:t>MDRepository</w:t>
      </w:r>
      <w:r>
        <w:rPr>
          <w:lang w:val="en-US"/>
        </w:rPr>
        <w:t xml:space="preserve">  and </w:t>
      </w:r>
      <w:r w:rsidRPr="003C08ED">
        <w:rPr>
          <w:rStyle w:val="NamedEntityZchn"/>
        </w:rPr>
        <w:t xml:space="preserve">MDService </w:t>
      </w:r>
      <w:r w:rsidR="00282061">
        <w:rPr>
          <w:lang w:val="en-US"/>
        </w:rPr>
        <w:t xml:space="preserve">provide </w:t>
      </w:r>
      <w:r w:rsidR="007175CC">
        <w:rPr>
          <w:lang w:val="en-US"/>
        </w:rPr>
        <w:t>separate operation</w:t>
      </w:r>
      <w:r w:rsidR="00282061">
        <w:rPr>
          <w:lang w:val="en-US"/>
        </w:rPr>
        <w:t>s</w:t>
      </w:r>
      <w:r w:rsidR="007175CC">
        <w:rPr>
          <w:lang w:val="en-US"/>
        </w:rPr>
        <w:t xml:space="preserve"> to retrieve the tree of collections</w:t>
      </w:r>
    </w:p>
    <w:p w:rsidR="00DB4B6F" w:rsidRDefault="00DB4B6F" w:rsidP="00DB4B6F">
      <w:pPr>
        <w:pStyle w:val="Def"/>
      </w:pPr>
      <w:r>
        <w:t>getCollections()</w:t>
      </w:r>
      <w:r w:rsidR="00282061">
        <w:t xml:space="preserve"> /* MDRepository</w:t>
      </w:r>
      <w:r w:rsidR="00AE1A93">
        <w:rPr>
          <w:rStyle w:val="Funotenzeichen"/>
        </w:rPr>
        <w:footnoteReference w:id="27"/>
      </w:r>
      <w:r w:rsidR="00282061">
        <w:t xml:space="preserve"> */</w:t>
      </w:r>
    </w:p>
    <w:p w:rsidR="00282061" w:rsidRDefault="00282061" w:rsidP="00DB4B6F">
      <w:pPr>
        <w:pStyle w:val="Def"/>
      </w:pPr>
      <w:r>
        <w:lastRenderedPageBreak/>
        <w:t>collections /* MDService</w:t>
      </w:r>
      <w:r w:rsidR="00AE1A93">
        <w:rPr>
          <w:rStyle w:val="Funotenzeichen"/>
        </w:rPr>
        <w:footnoteReference w:id="28"/>
      </w:r>
      <w:r>
        <w:t xml:space="preserve"> */</w:t>
      </w:r>
    </w:p>
    <w:p w:rsidR="00DB4B6F" w:rsidRDefault="007175CC" w:rsidP="00DB4B6F">
      <w:pPr>
        <w:rPr>
          <w:lang w:val="en-US"/>
        </w:rPr>
      </w:pPr>
      <w:r>
        <w:rPr>
          <w:lang w:val="en-US"/>
        </w:rPr>
        <w:t xml:space="preserve">and </w:t>
      </w:r>
      <w:r w:rsidR="00AE1A93">
        <w:rPr>
          <w:lang w:val="en-US"/>
        </w:rPr>
        <w:t>the</w:t>
      </w:r>
      <w:r w:rsidR="003C08ED">
        <w:rPr>
          <w:lang w:val="en-US"/>
        </w:rPr>
        <w:t>y accept the</w:t>
      </w:r>
      <w:r w:rsidR="00AE1A93">
        <w:rPr>
          <w:lang w:val="en-US"/>
        </w:rPr>
        <w:t xml:space="preserve"> (optional repeatable) parameter </w:t>
      </w:r>
      <w:r w:rsidR="00AE1A93" w:rsidRPr="00AE1A93">
        <w:rPr>
          <w:rStyle w:val="DefZchn"/>
        </w:rPr>
        <w:t>collections</w:t>
      </w:r>
      <w:r w:rsidR="00AE1A93">
        <w:rPr>
          <w:lang w:val="en-US"/>
        </w:rPr>
        <w:t xml:space="preserve"> in the search request</w:t>
      </w:r>
      <w:r w:rsidR="00AE1A93">
        <w:rPr>
          <w:rStyle w:val="Funotenzeichen"/>
          <w:lang w:val="en-US"/>
        </w:rPr>
        <w:footnoteReference w:id="29"/>
      </w:r>
      <w:r w:rsidR="00AE1A93">
        <w:rPr>
          <w:lang w:val="en-US"/>
        </w:rPr>
        <w:t xml:space="preserve"> to specify the collections  (by their handle).</w:t>
      </w:r>
      <w:r w:rsidR="00CC4B30">
        <w:rPr>
          <w:lang w:val="en-US"/>
        </w:rPr>
        <w:t xml:space="preserve"> Although </w:t>
      </w:r>
      <w:r w:rsidR="00CC4B30" w:rsidRPr="00CC4B30">
        <w:rPr>
          <w:rStyle w:val="NamedEntityZchn"/>
        </w:rPr>
        <w:t>MDService</w:t>
      </w:r>
      <w:r w:rsidR="00CC4B30">
        <w:rPr>
          <w:lang w:val="en-US"/>
        </w:rPr>
        <w:t xml:space="preserve"> accepts </w:t>
      </w:r>
      <w:r w:rsidR="00CC4B30" w:rsidRPr="00CC4B30">
        <w:rPr>
          <w:rStyle w:val="NamedEntityZchn"/>
        </w:rPr>
        <w:t>CQL</w:t>
      </w:r>
      <w:r w:rsidR="00CC4B30">
        <w:rPr>
          <w:lang w:val="en-US"/>
        </w:rPr>
        <w:t>-queries t</w:t>
      </w:r>
      <w:r w:rsidR="00DB4B6F" w:rsidRPr="00F343C9">
        <w:rPr>
          <w:lang w:val="en-US"/>
        </w:rPr>
        <w:t xml:space="preserve">he REST-interface is not </w:t>
      </w:r>
      <w:r w:rsidR="00DB4B6F" w:rsidRPr="00CC4B30">
        <w:rPr>
          <w:rStyle w:val="NamedEntityZchn"/>
        </w:rPr>
        <w:t>SRU</w:t>
      </w:r>
      <w:r w:rsidR="00DB4B6F" w:rsidRPr="00F343C9">
        <w:rPr>
          <w:lang w:val="en-US"/>
        </w:rPr>
        <w:t>-conform yet,</w:t>
      </w:r>
      <w:r w:rsidR="00AE1A93">
        <w:rPr>
          <w:lang w:val="en-US"/>
        </w:rPr>
        <w:t xml:space="preserve"> </w:t>
      </w:r>
      <w:r w:rsidR="00CC4B30">
        <w:rPr>
          <w:lang w:val="en-US"/>
        </w:rPr>
        <w:t xml:space="preserve">but a </w:t>
      </w:r>
      <w:r w:rsidR="00CC4B30" w:rsidRPr="00CC4B30">
        <w:rPr>
          <w:rStyle w:val="NamedEntityZchn"/>
        </w:rPr>
        <w:t>SRU</w:t>
      </w:r>
      <w:r w:rsidR="00CC4B30">
        <w:rPr>
          <w:lang w:val="en-US"/>
        </w:rPr>
        <w:t>-c</w:t>
      </w:r>
      <w:r w:rsidR="001C2F8A">
        <w:rPr>
          <w:lang w:val="en-US"/>
        </w:rPr>
        <w:t>onformant interface-extension is planned (, that would adhere to the decision made in this FCS working group wrt to handling of the collections argument).</w:t>
      </w:r>
    </w:p>
    <w:p w:rsidR="001C2F8A" w:rsidRPr="00F343C9" w:rsidRDefault="001C2F8A" w:rsidP="00DB4B6F">
      <w:pPr>
        <w:rPr>
          <w:lang w:val="en-US"/>
        </w:rPr>
      </w:pPr>
      <w:r>
        <w:rPr>
          <w:lang w:val="en-US"/>
        </w:rPr>
        <w:t xml:space="preserve">MDService also provides a </w:t>
      </w:r>
      <w:r w:rsidRPr="001C2F8A">
        <w:rPr>
          <w:rStyle w:val="DefZchn"/>
        </w:rPr>
        <w:t>repository</w:t>
      </w:r>
      <w:r>
        <w:rPr>
          <w:lang w:val="en-US"/>
        </w:rPr>
        <w:t>-parameter, that enables the client to address dynamically any of the installed MDRepositories. Currently these are configured internally in the MDService and identified by an integer :-/.</w:t>
      </w:r>
    </w:p>
    <w:p w:rsidR="00351053" w:rsidRDefault="00351053" w:rsidP="00351053">
      <w:pPr>
        <w:pStyle w:val="berschrift2"/>
        <w:rPr>
          <w:lang w:val="en-US"/>
        </w:rPr>
      </w:pPr>
      <w:bookmarkStart w:id="116" w:name="_Ref287708912"/>
      <w:bookmarkStart w:id="117" w:name="_Toc287824946"/>
      <w:r>
        <w:rPr>
          <w:lang w:val="en-US"/>
        </w:rPr>
        <w:t>Combined Metadata and Content Query</w:t>
      </w:r>
      <w:bookmarkEnd w:id="116"/>
      <w:bookmarkEnd w:id="117"/>
    </w:p>
    <w:p w:rsidR="00171ECE" w:rsidRDefault="005D0659" w:rsidP="00171ECE">
      <w:pPr>
        <w:rPr>
          <w:lang w:val="en-US"/>
        </w:rPr>
      </w:pPr>
      <w:r>
        <w:rPr>
          <w:lang w:val="en-US"/>
        </w:rPr>
        <w:t xml:space="preserve">Another </w:t>
      </w:r>
      <w:r w:rsidR="00CE7821">
        <w:rPr>
          <w:lang w:val="en-US"/>
        </w:rPr>
        <w:t>related</w:t>
      </w:r>
      <w:r>
        <w:rPr>
          <w:lang w:val="en-US"/>
        </w:rPr>
        <w:t xml:space="preserve"> requirement is </w:t>
      </w:r>
      <w:r w:rsidR="00171ECE">
        <w:rPr>
          <w:lang w:val="en-US"/>
        </w:rPr>
        <w:t>to be able to define the set of resource</w:t>
      </w:r>
      <w:r>
        <w:rPr>
          <w:lang w:val="en-US"/>
        </w:rPr>
        <w:t>s</w:t>
      </w:r>
      <w:r w:rsidR="00171ECE">
        <w:rPr>
          <w:lang w:val="en-US"/>
        </w:rPr>
        <w:t xml:space="preserve"> to search in intensionally – by a metadata query. The simple example (mulitmodal):</w:t>
      </w:r>
    </w:p>
    <w:p w:rsidR="00171ECE" w:rsidRPr="008B7ED8" w:rsidRDefault="00171ECE" w:rsidP="004B5C4E">
      <w:pPr>
        <w:pStyle w:val="Anfhrungszeichen"/>
        <w:rPr>
          <w:lang w:val="en-US"/>
        </w:rPr>
      </w:pPr>
      <w:r w:rsidRPr="008B7ED8">
        <w:rPr>
          <w:lang w:val="en-US"/>
        </w:rPr>
        <w:t>Find all occurrences where a female Actor said “Ja”.</w:t>
      </w:r>
    </w:p>
    <w:p w:rsidR="00171ECE" w:rsidRDefault="00171ECE" w:rsidP="00171ECE">
      <w:pPr>
        <w:rPr>
          <w:lang w:val="en-US"/>
        </w:rPr>
      </w:pPr>
      <w:r>
        <w:rPr>
          <w:lang w:val="en-US"/>
        </w:rPr>
        <w:t>Or textual</w:t>
      </w:r>
      <w:r w:rsidR="006D03F3">
        <w:rPr>
          <w:lang w:val="en-US"/>
        </w:rPr>
        <w:t>:</w:t>
      </w:r>
    </w:p>
    <w:p w:rsidR="00171ECE" w:rsidRPr="008B7ED8" w:rsidRDefault="00171ECE" w:rsidP="004B5C4E">
      <w:pPr>
        <w:pStyle w:val="Anfhrungszeichen"/>
        <w:rPr>
          <w:lang w:val="en-US"/>
        </w:rPr>
      </w:pPr>
      <w:r w:rsidRPr="008B7ED8">
        <w:rPr>
          <w:lang w:val="en-US"/>
        </w:rPr>
        <w:t xml:space="preserve">Find all occurrences of “viable system” in texts where the Organisation responsible for the collection the text is </w:t>
      </w:r>
      <w:r w:rsidR="005B74D1" w:rsidRPr="008B7ED8">
        <w:rPr>
          <w:lang w:val="en-US"/>
        </w:rPr>
        <w:t xml:space="preserve">part of </w:t>
      </w:r>
      <w:r w:rsidRPr="008B7ED8">
        <w:rPr>
          <w:lang w:val="en-US"/>
        </w:rPr>
        <w:t xml:space="preserve">is a </w:t>
      </w:r>
      <w:r w:rsidR="005B74D1" w:rsidRPr="008B7ED8">
        <w:rPr>
          <w:lang w:val="en-US"/>
        </w:rPr>
        <w:t>u</w:t>
      </w:r>
      <w:r w:rsidRPr="008B7ED8">
        <w:rPr>
          <w:lang w:val="en-US"/>
        </w:rPr>
        <w:t>niversity.</w:t>
      </w:r>
    </w:p>
    <w:p w:rsidR="005B74D1" w:rsidRDefault="005B74D1" w:rsidP="00171ECE">
      <w:pPr>
        <w:rPr>
          <w:lang w:val="en-US"/>
        </w:rPr>
      </w:pPr>
      <w:r>
        <w:rPr>
          <w:lang w:val="en-US"/>
        </w:rPr>
        <w:t>Part of this request can only be answered (if at all) with the information from metadata descriptions.</w:t>
      </w:r>
    </w:p>
    <w:p w:rsidR="00171ECE" w:rsidRPr="00171ECE" w:rsidRDefault="005B74D1" w:rsidP="00171ECE">
      <w:pPr>
        <w:rPr>
          <w:lang w:val="en-US"/>
        </w:rPr>
      </w:pPr>
      <w:r>
        <w:rPr>
          <w:lang w:val="en-US"/>
        </w:rPr>
        <w:t xml:space="preserve">There is a further complication to this: parts of the query may be relevant both for the metadata search and for the content search. In the following example the middle part of the query: </w:t>
      </w:r>
      <w:r>
        <w:rPr>
          <w:lang w:val="en-US"/>
        </w:rPr>
        <w:br/>
        <w:t>dc.title any Liebe , means the title of the resource shall contain the word “Liebe” and could be used by Metadata search to restrict the resources/collections to search in, but could (needs to) be also used by the search engine aware of the titles of the documents it is providing:</w:t>
      </w:r>
    </w:p>
    <w:p w:rsidR="00351053" w:rsidRDefault="00351053" w:rsidP="00351053">
      <w:pPr>
        <w:rPr>
          <w:lang w:val="en-US"/>
        </w:rPr>
      </w:pPr>
      <w:r>
        <w:rPr>
          <w:noProof/>
          <w:lang w:eastAsia="de-AT"/>
        </w:rPr>
        <w:drawing>
          <wp:inline distT="0" distB="0" distL="0" distR="0">
            <wp:extent cx="5753100" cy="596900"/>
            <wp:effectExtent l="19050" t="0" r="0" b="0"/>
            <wp:docPr id="6" name="Bild 3" descr="C:\Users\m\3lingua\clarin\CMDI\EDC\EDC_combine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lingua\clarin\CMDI\EDC\EDC_combinedquery.png"/>
                    <pic:cNvPicPr>
                      <a:picLocks noChangeAspect="1" noChangeArrowheads="1"/>
                    </pic:cNvPicPr>
                  </pic:nvPicPr>
                  <pic:blipFill>
                    <a:blip r:embed="rId20" cstate="print"/>
                    <a:srcRect/>
                    <a:stretch>
                      <a:fillRect/>
                    </a:stretch>
                  </pic:blipFill>
                  <pic:spPr bwMode="auto">
                    <a:xfrm>
                      <a:off x="0" y="0"/>
                      <a:ext cx="5753100" cy="596900"/>
                    </a:xfrm>
                    <a:prstGeom prst="rect">
                      <a:avLst/>
                    </a:prstGeom>
                    <a:noFill/>
                    <a:ln w="9525">
                      <a:noFill/>
                      <a:miter lim="800000"/>
                      <a:headEnd/>
                      <a:tailEnd/>
                    </a:ln>
                  </pic:spPr>
                </pic:pic>
              </a:graphicData>
            </a:graphic>
          </wp:inline>
        </w:drawing>
      </w:r>
    </w:p>
    <w:p w:rsidR="00B50573" w:rsidRDefault="00B50573" w:rsidP="00A857ED">
      <w:pPr>
        <w:rPr>
          <w:lang w:val="en-US"/>
        </w:rPr>
      </w:pPr>
      <w:r>
        <w:rPr>
          <w:lang w:val="en-US"/>
        </w:rPr>
        <w:t>If we want to express a query like the one above with female Actor saying “Ja”, we need a way to bind the individual conditions. Just stating:</w:t>
      </w:r>
    </w:p>
    <w:p w:rsidR="00B50573" w:rsidRDefault="00B50573" w:rsidP="00B50573">
      <w:pPr>
        <w:pStyle w:val="ExampleCode"/>
      </w:pPr>
      <w:r>
        <w:t xml:space="preserve">Actor.Sex = F AND TierType.w = ”Ja” </w:t>
      </w:r>
    </w:p>
    <w:p w:rsidR="00B50573" w:rsidRDefault="00B50573" w:rsidP="00A857ED">
      <w:pPr>
        <w:rPr>
          <w:lang w:val="en-US"/>
        </w:rPr>
      </w:pPr>
      <w:r>
        <w:rPr>
          <w:lang w:val="en-US"/>
        </w:rPr>
        <w:t xml:space="preserve">is not enough, because, there are normally multiple actors in a Session and a male Actor could have said “Ja”.  So we need </w:t>
      </w:r>
      <w:r w:rsidR="006D03F3">
        <w:rPr>
          <w:lang w:val="en-US"/>
        </w:rPr>
        <w:t>to employ the binding of indices as introduced in the previous chapter, to yield somethin</w:t>
      </w:r>
      <w:r>
        <w:rPr>
          <w:lang w:val="en-US"/>
        </w:rPr>
        <w:t>g like:</w:t>
      </w:r>
    </w:p>
    <w:p w:rsidR="00B50573" w:rsidRDefault="00B50573" w:rsidP="00B50573">
      <w:pPr>
        <w:pStyle w:val="ExampleCode"/>
      </w:pPr>
      <w:r>
        <w:t xml:space="preserve">Actor.Sex =/var=X F </w:t>
      </w:r>
      <w:r w:rsidR="00850D2F">
        <w:t xml:space="preserve"> </w:t>
      </w:r>
      <w:r>
        <w:t>AND</w:t>
      </w:r>
      <w:r w:rsidR="00850D2F">
        <w:t xml:space="preserve"> </w:t>
      </w:r>
      <w:r>
        <w:t xml:space="preserve"> TierType.w =/var=X ”Ja” </w:t>
      </w:r>
    </w:p>
    <w:p w:rsidR="00A857ED" w:rsidRDefault="00B50573" w:rsidP="00A857ED">
      <w:pPr>
        <w:rPr>
          <w:lang w:val="en-US"/>
        </w:rPr>
      </w:pPr>
      <w:r>
        <w:rPr>
          <w:lang w:val="en-US"/>
        </w:rPr>
        <w:t>Another e</w:t>
      </w:r>
      <w:r w:rsidR="00A857ED">
        <w:rPr>
          <w:lang w:val="en-US"/>
        </w:rPr>
        <w:t>xample</w:t>
      </w:r>
      <w:r>
        <w:rPr>
          <w:lang w:val="en-US"/>
        </w:rPr>
        <w:t xml:space="preserve"> with a sequence query involved:</w:t>
      </w:r>
    </w:p>
    <w:p w:rsidR="009E44D8" w:rsidRPr="008B7ED8" w:rsidRDefault="00A857ED" w:rsidP="005F002D">
      <w:pPr>
        <w:pStyle w:val="Anfhrungszeichen"/>
        <w:rPr>
          <w:lang w:val="en-US"/>
        </w:rPr>
      </w:pPr>
      <w:r w:rsidRPr="008B7ED8">
        <w:rPr>
          <w:lang w:val="en-US"/>
        </w:rPr>
        <w:t>Find passages, where Actor with the Role Interviewer said “Ja” and another (the second) actor laughed within 3 seconds after.</w:t>
      </w:r>
    </w:p>
    <w:p w:rsidR="00A857ED" w:rsidRDefault="00B50573" w:rsidP="009E44D8">
      <w:pPr>
        <w:rPr>
          <w:lang w:val="en-US"/>
        </w:rPr>
      </w:pPr>
      <w:r>
        <w:rPr>
          <w:lang w:val="en-US"/>
        </w:rPr>
        <w:t>Again h</w:t>
      </w:r>
      <w:r w:rsidR="00A857ED">
        <w:rPr>
          <w:lang w:val="en-US"/>
        </w:rPr>
        <w:t xml:space="preserve">ere part of the query can be only answered from within the metadata. </w:t>
      </w:r>
      <w:r w:rsidR="003D6EEA">
        <w:rPr>
          <w:lang w:val="en-US"/>
        </w:rPr>
        <w:t>We find the information i</w:t>
      </w:r>
      <w:r w:rsidR="00A857ED">
        <w:rPr>
          <w:lang w:val="en-US"/>
        </w:rPr>
        <w:t xml:space="preserve">n the </w:t>
      </w:r>
      <w:r w:rsidR="004A2B34">
        <w:rPr>
          <w:lang w:val="en-US"/>
        </w:rPr>
        <w:t>CMDI/</w:t>
      </w:r>
      <w:r w:rsidR="00A857ED">
        <w:rPr>
          <w:lang w:val="en-US"/>
        </w:rPr>
        <w:t>IM</w:t>
      </w:r>
      <w:r w:rsidR="004A2B34">
        <w:rPr>
          <w:lang w:val="en-US"/>
        </w:rPr>
        <w:t>DI-Actor component</w:t>
      </w:r>
      <w:r w:rsidR="003D6EEA">
        <w:rPr>
          <w:lang w:val="en-US"/>
        </w:rPr>
        <w:t>:</w:t>
      </w:r>
    </w:p>
    <w:p w:rsidR="004A2B34" w:rsidRDefault="00971EC6" w:rsidP="004A2B34">
      <w:pPr>
        <w:pStyle w:val="ExampleCode"/>
      </w:pPr>
      <w:r>
        <w:lastRenderedPageBreak/>
        <w:t>...</w:t>
      </w:r>
      <w:r w:rsidR="00D82505">
        <w:t>&lt;Actor&gt;</w:t>
      </w:r>
      <w:r w:rsidR="00861F82">
        <w:br/>
      </w:r>
      <w:r w:rsidR="004A2B34">
        <w:t xml:space="preserve">  </w:t>
      </w:r>
      <w:r>
        <w:t xml:space="preserve">   </w:t>
      </w:r>
      <w:r w:rsidR="004A2B34">
        <w:t>&lt;Name&gt;</w:t>
      </w:r>
      <w:r w:rsidR="00861F82">
        <w:br/>
      </w:r>
      <w:r>
        <w:t xml:space="preserve">   </w:t>
      </w:r>
      <w:r w:rsidR="004A2B34">
        <w:t xml:space="preserve">  &lt;Role&gt;</w:t>
      </w:r>
      <w:r w:rsidR="00861F82">
        <w:br/>
      </w:r>
      <w:r>
        <w:t xml:space="preserve">   </w:t>
      </w:r>
      <w:r w:rsidR="004A2B34">
        <w:t xml:space="preserve">  &lt;Sex&gt;</w:t>
      </w:r>
    </w:p>
    <w:p w:rsidR="00B50573" w:rsidRDefault="00B50573" w:rsidP="00B50573">
      <w:pPr>
        <w:rPr>
          <w:lang w:val="en-US"/>
        </w:rPr>
      </w:pPr>
      <w:r w:rsidRPr="00B50573">
        <w:rPr>
          <w:lang w:val="en-US"/>
        </w:rPr>
        <w:t>If we try to v</w:t>
      </w:r>
      <w:r>
        <w:rPr>
          <w:lang w:val="en-US"/>
        </w:rPr>
        <w:t>isualize this:</w:t>
      </w:r>
    </w:p>
    <w:tbl>
      <w:tblPr>
        <w:tblStyle w:val="Tabellengitternetz"/>
        <w:tblW w:w="9214"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157"/>
        <w:gridCol w:w="85"/>
        <w:gridCol w:w="1063"/>
        <w:gridCol w:w="1149"/>
        <w:gridCol w:w="1250"/>
        <w:gridCol w:w="791"/>
        <w:gridCol w:w="1134"/>
        <w:gridCol w:w="709"/>
        <w:gridCol w:w="1876"/>
      </w:tblGrid>
      <w:tr w:rsidR="00CC0FE7" w:rsidTr="002E2B5D">
        <w:tc>
          <w:tcPr>
            <w:tcW w:w="1157" w:type="dxa"/>
          </w:tcPr>
          <w:p w:rsidR="00CC0FE7" w:rsidRPr="00CC0FE7" w:rsidRDefault="00CC0FE7" w:rsidP="00CC0FE7">
            <w:pPr>
              <w:pStyle w:val="KeinLeerraum"/>
              <w:rPr>
                <w:i/>
                <w:color w:val="95B3D7" w:themeColor="accent1" w:themeTint="99"/>
              </w:rPr>
            </w:pPr>
            <w:r w:rsidRPr="00CC0FE7">
              <w:rPr>
                <w:i/>
                <w:color w:val="95B3D7" w:themeColor="accent1" w:themeTint="99"/>
              </w:rPr>
              <w:t>index</w:t>
            </w:r>
          </w:p>
        </w:tc>
        <w:tc>
          <w:tcPr>
            <w:tcW w:w="1148" w:type="dxa"/>
            <w:gridSpan w:val="2"/>
          </w:tcPr>
          <w:p w:rsidR="00CC0FE7" w:rsidRPr="00CC0FE7" w:rsidRDefault="00CC0FE7" w:rsidP="00CC0FE7">
            <w:pPr>
              <w:pStyle w:val="KeinLeerraum"/>
              <w:rPr>
                <w:i/>
                <w:color w:val="95B3D7" w:themeColor="accent1" w:themeTint="99"/>
              </w:rPr>
            </w:pPr>
            <w:r w:rsidRPr="00CC0FE7">
              <w:rPr>
                <w:i/>
                <w:color w:val="95B3D7" w:themeColor="accent1" w:themeTint="99"/>
              </w:rPr>
              <w:t>sub-index</w:t>
            </w:r>
          </w:p>
        </w:tc>
        <w:tc>
          <w:tcPr>
            <w:tcW w:w="1149" w:type="dxa"/>
          </w:tcPr>
          <w:p w:rsidR="00CC0FE7" w:rsidRPr="00CC0FE7" w:rsidRDefault="00CC0FE7" w:rsidP="00CC0FE7">
            <w:pPr>
              <w:pStyle w:val="KeinLeerraum"/>
              <w:rPr>
                <w:i/>
                <w:color w:val="95B3D7" w:themeColor="accent1" w:themeTint="99"/>
              </w:rPr>
            </w:pPr>
            <w:r w:rsidRPr="00CC0FE7">
              <w:rPr>
                <w:i/>
                <w:color w:val="95B3D7" w:themeColor="accent1" w:themeTint="99"/>
              </w:rPr>
              <w:t>modifier</w:t>
            </w:r>
          </w:p>
        </w:tc>
        <w:tc>
          <w:tcPr>
            <w:tcW w:w="1250" w:type="dxa"/>
          </w:tcPr>
          <w:p w:rsidR="00CC0FE7" w:rsidRPr="00CC0FE7" w:rsidRDefault="00CC0FE7" w:rsidP="00CC0FE7">
            <w:pPr>
              <w:pStyle w:val="KeinLeerraum"/>
              <w:rPr>
                <w:i/>
                <w:color w:val="95B3D7" w:themeColor="accent1" w:themeTint="99"/>
              </w:rPr>
            </w:pPr>
          </w:p>
        </w:tc>
        <w:tc>
          <w:tcPr>
            <w:tcW w:w="4510" w:type="dxa"/>
            <w:gridSpan w:val="4"/>
          </w:tcPr>
          <w:p w:rsidR="00CC0FE7" w:rsidRPr="00CC0FE7" w:rsidRDefault="00CC0FE7" w:rsidP="00CC0FE7">
            <w:pPr>
              <w:pStyle w:val="KeinLeerraum"/>
              <w:rPr>
                <w:i/>
                <w:color w:val="95B3D7" w:themeColor="accent1" w:themeTint="99"/>
              </w:rPr>
            </w:pPr>
            <w:r w:rsidRPr="00CC0FE7">
              <w:rPr>
                <w:i/>
                <w:color w:val="95B3D7" w:themeColor="accent1" w:themeTint="99"/>
              </w:rPr>
              <w:t>Sequence</w:t>
            </w:r>
          </w:p>
        </w:tc>
      </w:tr>
      <w:tr w:rsidR="00CC0FE7" w:rsidTr="002E2B5D">
        <w:tc>
          <w:tcPr>
            <w:tcW w:w="4704" w:type="dxa"/>
            <w:gridSpan w:val="5"/>
          </w:tcPr>
          <w:p w:rsidR="00CC0FE7" w:rsidRPr="00CC0FE7" w:rsidRDefault="00CC0FE7" w:rsidP="00FE14F6">
            <w:pPr>
              <w:pStyle w:val="KeinLeerraum"/>
              <w:rPr>
                <w:i/>
                <w:color w:val="95B3D7" w:themeColor="accent1" w:themeTint="99"/>
              </w:rPr>
            </w:pPr>
            <w:r w:rsidRPr="00CC0FE7">
              <w:rPr>
                <w:i/>
                <w:color w:val="95B3D7" w:themeColor="accent1" w:themeTint="99"/>
              </w:rPr>
              <w:t>MDQuery</w:t>
            </w:r>
          </w:p>
        </w:tc>
        <w:tc>
          <w:tcPr>
            <w:tcW w:w="4510" w:type="dxa"/>
            <w:gridSpan w:val="4"/>
            <w:vMerge w:val="restart"/>
          </w:tcPr>
          <w:p w:rsidR="00CC0FE7" w:rsidRDefault="00CC0FE7" w:rsidP="00FE14F6">
            <w:pPr>
              <w:pStyle w:val="KeinLeerraum"/>
            </w:pPr>
          </w:p>
        </w:tc>
      </w:tr>
      <w:tr w:rsidR="00CC0FE7" w:rsidTr="002E2B5D">
        <w:tc>
          <w:tcPr>
            <w:tcW w:w="1157" w:type="dxa"/>
          </w:tcPr>
          <w:p w:rsidR="00CC0FE7" w:rsidRDefault="00CC0FE7" w:rsidP="00CC0FE7">
            <w:pPr>
              <w:pStyle w:val="KeinLeerraum"/>
            </w:pPr>
            <w:r>
              <w:t>Actor</w:t>
            </w:r>
          </w:p>
        </w:tc>
        <w:tc>
          <w:tcPr>
            <w:tcW w:w="1148" w:type="dxa"/>
            <w:gridSpan w:val="2"/>
          </w:tcPr>
          <w:p w:rsidR="00CC0FE7" w:rsidRDefault="00CC0FE7" w:rsidP="00CC0FE7">
            <w:pPr>
              <w:pStyle w:val="KeinLeerraum"/>
            </w:pPr>
            <w:r>
              <w:t>.Role</w:t>
            </w:r>
          </w:p>
        </w:tc>
        <w:tc>
          <w:tcPr>
            <w:tcW w:w="1149" w:type="dxa"/>
          </w:tcPr>
          <w:p w:rsidR="00CC0FE7" w:rsidRDefault="00CC0FE7" w:rsidP="00CC0FE7">
            <w:pPr>
              <w:pStyle w:val="KeinLeerraum"/>
            </w:pPr>
            <w:r>
              <w:t>X</w:t>
            </w:r>
          </w:p>
        </w:tc>
        <w:tc>
          <w:tcPr>
            <w:tcW w:w="1250" w:type="dxa"/>
          </w:tcPr>
          <w:p w:rsidR="00CC0FE7" w:rsidRDefault="00CC0FE7" w:rsidP="00CC0FE7">
            <w:pPr>
              <w:pStyle w:val="KeinLeerraum"/>
            </w:pPr>
            <w:r>
              <w:t>Interviewer</w:t>
            </w:r>
          </w:p>
        </w:tc>
        <w:tc>
          <w:tcPr>
            <w:tcW w:w="4510" w:type="dxa"/>
            <w:gridSpan w:val="4"/>
            <w:vMerge/>
          </w:tcPr>
          <w:p w:rsidR="00CC0FE7" w:rsidRDefault="00CC0FE7" w:rsidP="00CC0FE7">
            <w:pPr>
              <w:pStyle w:val="KeinLeerraum"/>
            </w:pPr>
          </w:p>
        </w:tc>
      </w:tr>
      <w:tr w:rsidR="00CC0FE7" w:rsidTr="002E2B5D">
        <w:tc>
          <w:tcPr>
            <w:tcW w:w="1157" w:type="dxa"/>
          </w:tcPr>
          <w:p w:rsidR="00CC0FE7" w:rsidRDefault="00CC0FE7" w:rsidP="00CC0FE7">
            <w:pPr>
              <w:pStyle w:val="KeinLeerraum"/>
            </w:pPr>
          </w:p>
        </w:tc>
        <w:tc>
          <w:tcPr>
            <w:tcW w:w="1148" w:type="dxa"/>
            <w:gridSpan w:val="2"/>
          </w:tcPr>
          <w:p w:rsidR="00CC0FE7" w:rsidRDefault="00CC0FE7" w:rsidP="00CC0FE7">
            <w:pPr>
              <w:pStyle w:val="KeinLeerraum"/>
            </w:pPr>
          </w:p>
        </w:tc>
        <w:tc>
          <w:tcPr>
            <w:tcW w:w="1149" w:type="dxa"/>
          </w:tcPr>
          <w:p w:rsidR="00CC0FE7" w:rsidRDefault="00CC0FE7" w:rsidP="00CC0FE7">
            <w:pPr>
              <w:pStyle w:val="KeinLeerraum"/>
            </w:pPr>
          </w:p>
        </w:tc>
        <w:tc>
          <w:tcPr>
            <w:tcW w:w="1250" w:type="dxa"/>
          </w:tcPr>
          <w:p w:rsidR="00CC0FE7" w:rsidRDefault="00CC0FE7" w:rsidP="00CC0FE7">
            <w:pPr>
              <w:pStyle w:val="KeinLeerraum"/>
            </w:pPr>
          </w:p>
        </w:tc>
        <w:tc>
          <w:tcPr>
            <w:tcW w:w="4510" w:type="dxa"/>
            <w:gridSpan w:val="4"/>
            <w:vMerge/>
          </w:tcPr>
          <w:p w:rsidR="00CC0FE7" w:rsidRDefault="00CC0FE7" w:rsidP="00CC0FE7">
            <w:pPr>
              <w:pStyle w:val="KeinLeerraum"/>
            </w:pPr>
          </w:p>
        </w:tc>
      </w:tr>
      <w:tr w:rsidR="00CC0FE7" w:rsidTr="002E2B5D">
        <w:tc>
          <w:tcPr>
            <w:tcW w:w="4704" w:type="dxa"/>
            <w:gridSpan w:val="5"/>
          </w:tcPr>
          <w:p w:rsidR="00CC0FE7" w:rsidRPr="00CC0FE7" w:rsidRDefault="00CC0FE7" w:rsidP="00CC0FE7">
            <w:pPr>
              <w:pStyle w:val="KeinLeerraum"/>
              <w:rPr>
                <w:i/>
                <w:color w:val="95B3D7" w:themeColor="accent1" w:themeTint="99"/>
              </w:rPr>
            </w:pPr>
            <w:r w:rsidRPr="00CC0FE7">
              <w:rPr>
                <w:i/>
                <w:color w:val="95B3D7" w:themeColor="accent1" w:themeTint="99"/>
              </w:rPr>
              <w:t>Content Query</w:t>
            </w:r>
          </w:p>
        </w:tc>
        <w:tc>
          <w:tcPr>
            <w:tcW w:w="4510" w:type="dxa"/>
            <w:gridSpan w:val="4"/>
            <w:vMerge/>
            <w:tcBorders>
              <w:bottom w:val="single" w:sz="18" w:space="0" w:color="C2D69B" w:themeColor="accent3" w:themeTint="99"/>
            </w:tcBorders>
          </w:tcPr>
          <w:p w:rsidR="00CC0FE7" w:rsidRDefault="00CC0FE7" w:rsidP="00CC0FE7">
            <w:pPr>
              <w:pStyle w:val="KeinLeerraum"/>
            </w:pP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.w</w:t>
            </w:r>
          </w:p>
        </w:tc>
        <w:tc>
          <w:tcPr>
            <w:tcW w:w="1149" w:type="dxa"/>
          </w:tcPr>
          <w:p w:rsidR="006D03F3" w:rsidRDefault="006D03F3" w:rsidP="00CC0FE7">
            <w:pPr>
              <w:pStyle w:val="KeinLeerraum"/>
            </w:pPr>
            <w:r>
              <w:t>X</w:t>
            </w:r>
          </w:p>
        </w:tc>
        <w:tc>
          <w:tcPr>
            <w:tcW w:w="1250" w:type="dxa"/>
          </w:tcPr>
          <w:p w:rsidR="006D03F3" w:rsidRDefault="006D03F3" w:rsidP="00CC0FE7">
            <w:pPr>
              <w:pStyle w:val="KeinLeerraum"/>
            </w:pPr>
          </w:p>
        </w:tc>
        <w:tc>
          <w:tcPr>
            <w:tcW w:w="791" w:type="dxa"/>
            <w:tcBorders>
              <w:top w:val="single" w:sz="18" w:space="0" w:color="C2D69B" w:themeColor="accent3" w:themeTint="99"/>
            </w:tcBorders>
          </w:tcPr>
          <w:p w:rsidR="006D03F3" w:rsidRDefault="006D03F3" w:rsidP="00CC0FE7">
            <w:pPr>
              <w:pStyle w:val="KeinLeerraum"/>
            </w:pPr>
            <w:r>
              <w:t>Ja</w:t>
            </w:r>
          </w:p>
        </w:tc>
        <w:tc>
          <w:tcPr>
            <w:tcW w:w="1134" w:type="dxa"/>
            <w:tcBorders>
              <w:top w:val="single" w:sz="18" w:space="0" w:color="C2D69B" w:themeColor="accent3" w:themeTint="99"/>
            </w:tcBorders>
            <w:shd w:val="clear" w:color="auto" w:fill="DBE5F1" w:themeFill="accent1" w:themeFillTint="33"/>
          </w:tcPr>
          <w:p w:rsidR="006D03F3" w:rsidRDefault="006D03F3" w:rsidP="00CC0FE7">
            <w:pPr>
              <w:pStyle w:val="KeinLeerraum"/>
            </w:pPr>
          </w:p>
        </w:tc>
        <w:tc>
          <w:tcPr>
            <w:tcW w:w="709" w:type="dxa"/>
            <w:tcBorders>
              <w:top w:val="single" w:sz="18" w:space="0" w:color="C2D69B" w:themeColor="accent3" w:themeTint="99"/>
            </w:tcBorders>
          </w:tcPr>
          <w:p w:rsidR="006D03F3" w:rsidRDefault="006D03F3" w:rsidP="00CC0FE7">
            <w:pPr>
              <w:pStyle w:val="KeinLeerraum"/>
            </w:pPr>
          </w:p>
        </w:tc>
        <w:tc>
          <w:tcPr>
            <w:tcW w:w="1876" w:type="dxa"/>
            <w:vMerge w:val="restart"/>
            <w:tcBorders>
              <w:top w:val="single" w:sz="18" w:space="0" w:color="C2D69B" w:themeColor="accent3" w:themeTint="99"/>
            </w:tcBorders>
          </w:tcPr>
          <w:p w:rsidR="006D03F3" w:rsidRPr="006D03F3" w:rsidRDefault="006D03F3" w:rsidP="00CC0FE7">
            <w:pPr>
              <w:pStyle w:val="KeinLeerraum"/>
              <w:rPr>
                <w:i/>
                <w:color w:val="95B3D7" w:themeColor="accent1" w:themeTint="99"/>
              </w:rPr>
            </w:pPr>
            <w:r w:rsidRPr="006D03F3">
              <w:rPr>
                <w:i/>
                <w:color w:val="95B3D7" w:themeColor="accent1" w:themeTint="99"/>
              </w:rPr>
              <w:t xml:space="preserve">continue </w:t>
            </w:r>
            <w:r w:rsidRPr="006D03F3">
              <w:rPr>
                <w:i/>
                <w:color w:val="95B3D7" w:themeColor="accent1" w:themeTint="99"/>
              </w:rPr>
              <w:sym w:font="Wingdings" w:char="F0E0"/>
            </w: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.emotion</w:t>
            </w:r>
          </w:p>
        </w:tc>
        <w:tc>
          <w:tcPr>
            <w:tcW w:w="1149" w:type="dxa"/>
          </w:tcPr>
          <w:p w:rsidR="006D03F3" w:rsidRDefault="006D03F3" w:rsidP="00CC0FE7">
            <w:pPr>
              <w:pStyle w:val="KeinLeerraum"/>
            </w:pPr>
            <w:r>
              <w:t>Y</w:t>
            </w: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p>
        </w:tc>
        <w:tc>
          <w:tcPr>
            <w:tcW w:w="709" w:type="dxa"/>
          </w:tcPr>
          <w:p w:rsidR="006D03F3" w:rsidRDefault="006D03F3" w:rsidP="00CC0FE7">
            <w:pPr>
              <w:pStyle w:val="KeinLeerraum"/>
            </w:pPr>
            <w:r>
              <w:t>laugh</w:t>
            </w:r>
          </w:p>
        </w:tc>
        <w:tc>
          <w:tcPr>
            <w:tcW w:w="1876" w:type="dxa"/>
            <w:vMerge/>
          </w:tcPr>
          <w:p w:rsidR="006D03F3" w:rsidRDefault="006D03F3" w:rsidP="00CC0FE7">
            <w:pPr>
              <w:pStyle w:val="KeinLeerraum"/>
            </w:pPr>
          </w:p>
        </w:tc>
      </w:tr>
      <w:tr w:rsidR="006D03F3" w:rsidTr="002E2B5D">
        <w:tc>
          <w:tcPr>
            <w:tcW w:w="1242" w:type="dxa"/>
            <w:gridSpan w:val="2"/>
          </w:tcPr>
          <w:p w:rsidR="006D03F3" w:rsidRPr="006D03F3" w:rsidRDefault="006D03F3" w:rsidP="00CC0FE7">
            <w:pPr>
              <w:pStyle w:val="KeinLeerraum"/>
              <w:rPr>
                <w:i/>
                <w:color w:val="95B3D7" w:themeColor="accent1" w:themeTint="99"/>
              </w:rPr>
            </w:pPr>
            <w:r w:rsidRPr="006D03F3">
              <w:rPr>
                <w:i/>
                <w:color w:val="95B3D7" w:themeColor="accent1" w:themeTint="99"/>
              </w:rPr>
              <w:t>distance</w:t>
            </w:r>
          </w:p>
        </w:tc>
        <w:tc>
          <w:tcPr>
            <w:tcW w:w="1063" w:type="dxa"/>
          </w:tcPr>
          <w:p w:rsidR="006D03F3" w:rsidRDefault="006D03F3" w:rsidP="00CC0FE7">
            <w:pPr>
              <w:pStyle w:val="KeinLeerraum"/>
            </w:pPr>
          </w:p>
        </w:tc>
        <w:tc>
          <w:tcPr>
            <w:tcW w:w="1149" w:type="dxa"/>
          </w:tcPr>
          <w:p w:rsidR="006D03F3" w:rsidRDefault="006D03F3" w:rsidP="00CC0FE7">
            <w:pPr>
              <w:pStyle w:val="KeinLeerraum"/>
            </w:pP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r>
              <w:t>4 words</w:t>
            </w:r>
          </w:p>
          <w:p w:rsidR="006D03F3" w:rsidRDefault="006D03F3" w:rsidP="00CC0FE7">
            <w:pPr>
              <w:pStyle w:val="KeinLeerraum"/>
            </w:pPr>
            <w:r>
              <w:t>| 3 sec</w:t>
            </w:r>
          </w:p>
        </w:tc>
        <w:tc>
          <w:tcPr>
            <w:tcW w:w="709" w:type="dxa"/>
          </w:tcPr>
          <w:p w:rsidR="006D03F3" w:rsidRDefault="006D03F3" w:rsidP="00CC0FE7">
            <w:pPr>
              <w:pStyle w:val="KeinLeerraum"/>
            </w:pPr>
          </w:p>
        </w:tc>
        <w:tc>
          <w:tcPr>
            <w:tcW w:w="1876" w:type="dxa"/>
            <w:vMerge/>
          </w:tcPr>
          <w:p w:rsidR="006D03F3" w:rsidRDefault="006D03F3" w:rsidP="00CC0FE7">
            <w:pPr>
              <w:pStyle w:val="KeinLeerraum"/>
            </w:pPr>
          </w:p>
        </w:tc>
      </w:tr>
      <w:tr w:rsidR="006D03F3" w:rsidTr="002E2B5D">
        <w:tc>
          <w:tcPr>
            <w:tcW w:w="9214" w:type="dxa"/>
            <w:gridSpan w:val="9"/>
          </w:tcPr>
          <w:p w:rsidR="006D03F3" w:rsidRDefault="006D03F3" w:rsidP="00CC0FE7">
            <w:pPr>
              <w:pStyle w:val="KeinLeerraum"/>
            </w:pPr>
            <w:r w:rsidRPr="006D03F3">
              <w:rPr>
                <w:i/>
                <w:color w:val="95B3D7" w:themeColor="accent1" w:themeTint="99"/>
              </w:rPr>
              <w:t>add Tiers...</w:t>
            </w:r>
          </w:p>
        </w:tc>
      </w:tr>
    </w:tbl>
    <w:p w:rsidR="00CC0FE7" w:rsidRPr="00B50573" w:rsidRDefault="00971EC6" w:rsidP="00B50573">
      <w:pPr>
        <w:rPr>
          <w:lang w:val="en-US"/>
        </w:rPr>
      </w:pPr>
      <w:r>
        <w:rPr>
          <w:lang w:val="en-US"/>
        </w:rPr>
        <w:t>Sidenote: CQL is agnostic about the query being on metadata or content.</w:t>
      </w:r>
    </w:p>
    <w:p w:rsidR="00D26ABD" w:rsidRDefault="00D26ABD" w:rsidP="00DF0DA5">
      <w:pPr>
        <w:pStyle w:val="berschrift1"/>
        <w:rPr>
          <w:lang w:val="en-US"/>
        </w:rPr>
      </w:pPr>
      <w:bookmarkStart w:id="118" w:name="_Toc287824947"/>
      <w:r w:rsidRPr="00DF0DA5">
        <w:rPr>
          <w:lang w:val="en-US"/>
        </w:rPr>
        <w:t>Result Format</w:t>
      </w:r>
      <w:bookmarkEnd w:id="118"/>
    </w:p>
    <w:p w:rsidR="001D52CE" w:rsidRDefault="001D52CE" w:rsidP="001D52CE">
      <w:pPr>
        <w:pStyle w:val="berschrift2"/>
        <w:rPr>
          <w:lang w:val="en-US"/>
        </w:rPr>
      </w:pPr>
      <w:bookmarkStart w:id="119" w:name="_Ref287813863"/>
      <w:bookmarkStart w:id="120" w:name="_Ref287813871"/>
      <w:bookmarkStart w:id="121" w:name="_Toc287824948"/>
      <w:r>
        <w:rPr>
          <w:lang w:val="en-US"/>
        </w:rPr>
        <w:t>Data Model</w:t>
      </w:r>
      <w:bookmarkEnd w:id="119"/>
      <w:bookmarkEnd w:id="120"/>
      <w:bookmarkEnd w:id="121"/>
    </w:p>
    <w:p w:rsidR="007E4F23" w:rsidRDefault="0066490A" w:rsidP="009E44D8">
      <w:pPr>
        <w:rPr>
          <w:lang w:val="en-US"/>
        </w:rPr>
      </w:pPr>
      <w:r>
        <w:rPr>
          <w:lang w:val="en-US"/>
        </w:rPr>
        <w:t xml:space="preserve">This chapter shall collect the various data-types </w:t>
      </w:r>
      <w:r w:rsidR="001D52CE">
        <w:rPr>
          <w:lang w:val="en-US"/>
        </w:rPr>
        <w:t>we need to represent</w:t>
      </w:r>
      <w:r>
        <w:rPr>
          <w:lang w:val="en-US"/>
        </w:rPr>
        <w:t xml:space="preserve"> in the response</w:t>
      </w:r>
      <w:r w:rsidR="00D82505">
        <w:rPr>
          <w:lang w:val="en-US"/>
        </w:rPr>
        <w:t xml:space="preserve">. We need to </w:t>
      </w:r>
      <w:r w:rsidR="00945509">
        <w:rPr>
          <w:lang w:val="en-US"/>
        </w:rPr>
        <w:t xml:space="preserve">provide for </w:t>
      </w:r>
      <w:r w:rsidR="00D82505">
        <w:rPr>
          <w:lang w:val="en-US"/>
        </w:rPr>
        <w:t>the variety/diversity of data, but at the same time prevent proliferation, i</w:t>
      </w:r>
      <w:r>
        <w:rPr>
          <w:lang w:val="en-US"/>
        </w:rPr>
        <w:t>.</w:t>
      </w:r>
      <w:r w:rsidR="00D82505">
        <w:rPr>
          <w:lang w:val="en-US"/>
        </w:rPr>
        <w:t xml:space="preserve">e </w:t>
      </w:r>
      <w:r>
        <w:rPr>
          <w:lang w:val="en-US"/>
        </w:rPr>
        <w:t>.</w:t>
      </w:r>
      <w:r w:rsidR="00D82505">
        <w:rPr>
          <w:lang w:val="en-US"/>
        </w:rPr>
        <w:t xml:space="preserve">we have to think of </w:t>
      </w:r>
      <w:r w:rsidR="00945509">
        <w:rPr>
          <w:lang w:val="en-US"/>
        </w:rPr>
        <w:t xml:space="preserve">minimizing the number of </w:t>
      </w:r>
      <w:r>
        <w:rPr>
          <w:lang w:val="en-US"/>
        </w:rPr>
        <w:t>types,</w:t>
      </w:r>
      <w:r w:rsidR="00945509">
        <w:rPr>
          <w:lang w:val="en-US"/>
        </w:rPr>
        <w:t xml:space="preserve"> providing a few generic ones</w:t>
      </w:r>
      <w:r>
        <w:rPr>
          <w:lang w:val="en-US"/>
        </w:rPr>
        <w:t xml:space="preserve"> </w:t>
      </w:r>
      <w:r w:rsidR="00945509">
        <w:rPr>
          <w:lang w:val="en-US"/>
        </w:rPr>
        <w:t xml:space="preserve">but each </w:t>
      </w:r>
      <w:r>
        <w:rPr>
          <w:lang w:val="en-US"/>
        </w:rPr>
        <w:t>optionally sub</w:t>
      </w:r>
      <w:ins w:id="122" w:author="Daan Broeder" w:date="2011-02-16T16:58:00Z">
        <w:r w:rsidR="00A918F3">
          <w:rPr>
            <w:lang w:val="en-US"/>
          </w:rPr>
          <w:t>-</w:t>
        </w:r>
      </w:ins>
      <w:r>
        <w:rPr>
          <w:lang w:val="en-US"/>
        </w:rPr>
        <w:t xml:space="preserve">typable </w:t>
      </w:r>
      <w:r w:rsidR="00D82505">
        <w:rPr>
          <w:lang w:val="en-US"/>
        </w:rPr>
        <w:t>on demand.</w:t>
      </w:r>
    </w:p>
    <w:p w:rsidR="00330FAA" w:rsidRDefault="0066490A" w:rsidP="00330FAA">
      <w:pPr>
        <w:rPr>
          <w:color w:val="548DD4" w:themeColor="text2" w:themeTint="99"/>
          <w:u w:val="single"/>
          <w:lang w:val="en-US"/>
        </w:rPr>
      </w:pPr>
      <w:r>
        <w:rPr>
          <w:lang w:val="en-US"/>
        </w:rPr>
        <w:t xml:space="preserve">The definition of data-types and their expression in the result format is </w:t>
      </w:r>
      <w:r w:rsidR="00330FAA">
        <w:rPr>
          <w:lang w:val="en-US"/>
        </w:rPr>
        <w:t xml:space="preserve">also </w:t>
      </w:r>
      <w:r>
        <w:rPr>
          <w:lang w:val="en-US"/>
        </w:rPr>
        <w:t>related to the</w:t>
      </w:r>
      <w:r w:rsidR="00330FAA">
        <w:rPr>
          <w:lang w:val="en-US"/>
        </w:rPr>
        <w:t xml:space="preserve"> use of the data at the client for display (see </w:t>
      </w:r>
      <w:r w:rsidR="00125AB8">
        <w:rPr>
          <w:lang w:val="en-US"/>
        </w:rPr>
        <w:fldChar w:fldCharType="begin"/>
      </w:r>
      <w:r w:rsidR="00330FAA">
        <w:rPr>
          <w:lang w:val="en-US"/>
        </w:rPr>
        <w:instrText xml:space="preserve"> REF _Ref284078197 \w \h </w:instrText>
      </w:r>
      <w:r w:rsidR="00125AB8">
        <w:rPr>
          <w:lang w:val="en-US"/>
        </w:rPr>
      </w:r>
      <w:r w:rsidR="00125AB8">
        <w:rPr>
          <w:lang w:val="en-US"/>
        </w:rPr>
        <w:fldChar w:fldCharType="separate"/>
      </w:r>
      <w:r w:rsidR="00243C76">
        <w:rPr>
          <w:lang w:val="en-US"/>
        </w:rPr>
        <w:t>Appendix H</w:t>
      </w:r>
      <w:r w:rsidR="00125AB8">
        <w:rPr>
          <w:lang w:val="en-US"/>
        </w:rPr>
        <w:fldChar w:fldCharType="end"/>
      </w:r>
      <w:r w:rsidR="00330FAA">
        <w:rPr>
          <w:lang w:val="en-US"/>
        </w:rPr>
        <w:t xml:space="preserve"> </w:t>
      </w:r>
      <w:r w:rsidR="00125AB8">
        <w:rPr>
          <w:lang w:val="en-US"/>
        </w:rPr>
        <w:fldChar w:fldCharType="begin"/>
      </w:r>
      <w:r w:rsidR="00330FAA">
        <w:rPr>
          <w:lang w:val="en-US"/>
        </w:rPr>
        <w:instrText xml:space="preserve"> REF _Ref284078197 \h </w:instrText>
      </w:r>
      <w:r w:rsidR="00125AB8">
        <w:rPr>
          <w:lang w:val="en-US"/>
        </w:rPr>
      </w:r>
      <w:r w:rsidR="00125AB8">
        <w:rPr>
          <w:lang w:val="en-US"/>
        </w:rPr>
        <w:fldChar w:fldCharType="separate"/>
      </w:r>
      <w:r w:rsidR="00243C76" w:rsidRPr="003E0CC8">
        <w:rPr>
          <w:lang w:val="en-US"/>
        </w:rPr>
        <w:t>Remarks on GUI</w:t>
      </w:r>
      <w:r w:rsidR="00125AB8">
        <w:rPr>
          <w:lang w:val="en-US"/>
        </w:rPr>
        <w:fldChar w:fldCharType="end"/>
      </w:r>
      <w:r w:rsidR="00330FAA">
        <w:rPr>
          <w:lang w:val="en-US"/>
        </w:rPr>
        <w:t>)</w:t>
      </w:r>
      <w:r>
        <w:rPr>
          <w:lang w:val="en-US"/>
        </w:rPr>
        <w:t xml:space="preserve"> </w:t>
      </w:r>
      <w:r w:rsidR="00330FAA">
        <w:rPr>
          <w:lang w:val="en-US"/>
        </w:rPr>
        <w:t>.</w:t>
      </w:r>
    </w:p>
    <w:p w:rsidR="007E4F23" w:rsidRPr="007E4F23" w:rsidRDefault="007E4F23" w:rsidP="00330FAA">
      <w:pPr>
        <w:pStyle w:val="berschrift3"/>
        <w:rPr>
          <w:lang w:val="en-US"/>
        </w:rPr>
      </w:pPr>
      <w:bookmarkStart w:id="123" w:name="_Toc287824949"/>
      <w:r w:rsidRPr="00A857ED">
        <w:rPr>
          <w:lang w:val="en-US"/>
        </w:rPr>
        <w:t>Concordances</w:t>
      </w:r>
      <w:r>
        <w:rPr>
          <w:lang w:val="en-US"/>
        </w:rPr>
        <w:t>, KWIC</w:t>
      </w:r>
      <w:bookmarkEnd w:id="123"/>
    </w:p>
    <w:p w:rsidR="00C7356B" w:rsidRDefault="00C7356B" w:rsidP="007E4F23">
      <w:pPr>
        <w:rPr>
          <w:lang w:val="en-US"/>
        </w:rPr>
      </w:pPr>
      <w:r>
        <w:rPr>
          <w:lang w:val="en-US"/>
        </w:rPr>
        <w:t xml:space="preserve">Keyword in Context - a </w:t>
      </w:r>
      <w:r w:rsidR="00122C80">
        <w:rPr>
          <w:lang w:val="en-US"/>
        </w:rPr>
        <w:t>basic response format</w:t>
      </w:r>
      <w:r>
        <w:rPr>
          <w:lang w:val="en-US"/>
        </w:rPr>
        <w:t xml:space="preserve"> in text-corpora (or any text-search from Google to Drupal) . The matching keyword with surrounding textual context and some (usually bibliographic) metadata about the text/document/resource the snippet originates from.</w:t>
      </w:r>
    </w:p>
    <w:p w:rsidR="00244634" w:rsidRPr="00244634" w:rsidRDefault="00C7356B" w:rsidP="00C7356B">
      <w:pPr>
        <w:pStyle w:val="Def"/>
      </w:pPr>
      <w:r w:rsidRPr="00244634">
        <w:t xml:space="preserve"> </w:t>
      </w:r>
      <w:r w:rsidR="00244634" w:rsidRPr="00244634">
        <w:t>[(bi</w:t>
      </w:r>
      <w:r>
        <w:t>b-metadata fields,</w:t>
      </w:r>
      <w:r>
        <w:br/>
        <w:t xml:space="preserve"> </w:t>
      </w:r>
      <w:r>
        <w:tab/>
      </w:r>
      <w:r>
        <w:tab/>
        <w:t>text snippets: left context, keyword, right context</w:t>
      </w:r>
      <w:r w:rsidR="00244634" w:rsidRPr="00244634">
        <w:t xml:space="preserve">)] </w:t>
      </w:r>
    </w:p>
    <w:p w:rsidR="00CF7D17" w:rsidRDefault="00CF7D17" w:rsidP="00244634">
      <w:pPr>
        <w:rPr>
          <w:lang w:val="en-US"/>
        </w:rPr>
      </w:pPr>
      <w:r>
        <w:rPr>
          <w:lang w:val="en-US"/>
        </w:rPr>
        <w:t>For text-corpora even if the match is on some other tier (e.g. PoS=Noun), the keyword is highlighted in the primary sequence - the text. The other tiers may even not be available in the result. If they are present, than they are aligned on the token level.</w:t>
      </w:r>
    </w:p>
    <w:p w:rsidR="00244634" w:rsidRDefault="00244634" w:rsidP="00244634">
      <w:pPr>
        <w:rPr>
          <w:lang w:val="en-US"/>
        </w:rPr>
      </w:pPr>
      <w:r>
        <w:rPr>
          <w:lang w:val="en-US"/>
        </w:rPr>
        <w:t>Special problem is the count of hits, the two options being counting just the Resources where the hit occurs, or c</w:t>
      </w:r>
      <w:r w:rsidR="00C7356B">
        <w:rPr>
          <w:lang w:val="en-US"/>
        </w:rPr>
        <w:t>ounting the actual hits. Both numbers can be relevant.</w:t>
      </w:r>
    </w:p>
    <w:p w:rsidR="00CF7D17" w:rsidRDefault="00CF7D17" w:rsidP="00244634">
      <w:pPr>
        <w:rPr>
          <w:lang w:val="en-US"/>
        </w:rPr>
      </w:pPr>
      <w:r>
        <w:rPr>
          <w:lang w:val="en-US"/>
        </w:rPr>
        <w:t>How would this look like for multimodal resources?  The matching tier should definitely be show</w:t>
      </w:r>
      <w:ins w:id="124" w:author="Daan Broeder" w:date="2011-02-16T17:01:00Z">
        <w:r w:rsidR="00A918F3">
          <w:rPr>
            <w:lang w:val="en-US"/>
          </w:rPr>
          <w:t>n</w:t>
        </w:r>
      </w:ins>
      <w:r>
        <w:rPr>
          <w:lang w:val="en-US"/>
        </w:rPr>
        <w:t xml:space="preserve">, probably together with </w:t>
      </w:r>
      <w:commentRangeStart w:id="125"/>
      <w:r>
        <w:rPr>
          <w:lang w:val="en-US"/>
        </w:rPr>
        <w:t xml:space="preserve">all </w:t>
      </w:r>
      <w:commentRangeEnd w:id="125"/>
      <w:r w:rsidR="00A918F3">
        <w:rPr>
          <w:rStyle w:val="Kommentarzeichen"/>
        </w:rPr>
        <w:commentReference w:id="125"/>
      </w:r>
      <w:r>
        <w:rPr>
          <w:lang w:val="en-US"/>
        </w:rPr>
        <w:t xml:space="preserve">the other tiers? However it may be complicated to  extract the context from every tier and send just an aligned snippet (see </w:t>
      </w:r>
      <w:r w:rsidR="00125AB8">
        <w:rPr>
          <w:lang w:val="en-US"/>
        </w:rPr>
        <w:fldChar w:fldCharType="begin"/>
      </w:r>
      <w:r>
        <w:rPr>
          <w:lang w:val="en-US"/>
        </w:rPr>
        <w:instrText xml:space="preserve"> REF _Ref283979703 \h </w:instrText>
      </w:r>
      <w:r w:rsidR="00125AB8">
        <w:rPr>
          <w:lang w:val="en-US"/>
        </w:rPr>
      </w:r>
      <w:r w:rsidR="00125AB8">
        <w:rPr>
          <w:lang w:val="en-US"/>
        </w:rPr>
        <w:fldChar w:fldCharType="separate"/>
      </w:r>
      <w:r w:rsidR="00243C76" w:rsidRPr="007F1DBA">
        <w:rPr>
          <w:lang w:val="en-US"/>
        </w:rPr>
        <w:t xml:space="preserve">Figure </w:t>
      </w:r>
      <w:r w:rsidR="00243C76">
        <w:rPr>
          <w:noProof/>
          <w:lang w:val="en-US"/>
        </w:rPr>
        <w:t>1</w:t>
      </w:r>
      <w:r w:rsidR="00125AB8">
        <w:rPr>
          <w:lang w:val="en-US"/>
        </w:rPr>
        <w:fldChar w:fldCharType="end"/>
      </w:r>
      <w:r>
        <w:rPr>
          <w:lang w:val="en-US"/>
        </w:rPr>
        <w:t>) and easier to identify a fragment of the resource</w:t>
      </w:r>
      <w:r w:rsidR="00164781">
        <w:rPr>
          <w:lang w:val="en-US"/>
        </w:rPr>
        <w:t xml:space="preserve"> in terms of time-code.</w:t>
      </w:r>
    </w:p>
    <w:p w:rsidR="00DE603D" w:rsidRDefault="00DE603D" w:rsidP="00DE603D">
      <w:pPr>
        <w:pStyle w:val="berschrift3"/>
        <w:rPr>
          <w:lang w:val="en-US"/>
        </w:rPr>
      </w:pPr>
      <w:bookmarkStart w:id="126" w:name="_Toc287824950"/>
      <w:r>
        <w:rPr>
          <w:lang w:val="en-US"/>
        </w:rPr>
        <w:t>Full resource browse</w:t>
      </w:r>
      <w:bookmarkEnd w:id="126"/>
    </w:p>
    <w:p w:rsidR="00DE603D" w:rsidRDefault="00DE603D" w:rsidP="00DE603D">
      <w:pPr>
        <w:rPr>
          <w:lang w:val="en-US"/>
        </w:rPr>
      </w:pPr>
      <w:r>
        <w:rPr>
          <w:lang w:val="en-US"/>
        </w:rPr>
        <w:t xml:space="preserve">Basically this means, that the service is capable (and willing) of serving the </w:t>
      </w:r>
      <w:r w:rsidRPr="00DE603D">
        <w:rPr>
          <w:rStyle w:val="IntensiveHervorhebung"/>
          <w:lang w:val="en-US"/>
        </w:rPr>
        <w:t xml:space="preserve">whole Resource </w:t>
      </w:r>
      <w:r>
        <w:rPr>
          <w:lang w:val="en-US"/>
        </w:rPr>
        <w:t>either in one, or by fragments/snippets, allowing paging.</w:t>
      </w:r>
    </w:p>
    <w:p w:rsidR="00DE603D" w:rsidRDefault="00DE603D" w:rsidP="00DE603D">
      <w:pPr>
        <w:rPr>
          <w:lang w:val="en-US"/>
        </w:rPr>
      </w:pPr>
      <w:r>
        <w:rPr>
          <w:lang w:val="en-US"/>
        </w:rPr>
        <w:lastRenderedPageBreak/>
        <w:t xml:space="preserve">It may be the original digital objects: </w:t>
      </w:r>
      <w:r w:rsidRPr="004278D3">
        <w:rPr>
          <w:rStyle w:val="IntensiveHervorhebung"/>
          <w:lang w:val="en-US"/>
        </w:rPr>
        <w:t>Images/Facsimile, AV-Files</w:t>
      </w:r>
      <w:r>
        <w:rPr>
          <w:lang w:val="en-US"/>
        </w:rPr>
        <w:t xml:space="preserve">, but it can also be the </w:t>
      </w:r>
      <w:r w:rsidRPr="004278D3">
        <w:rPr>
          <w:rStyle w:val="IntensiveHervorhebung"/>
          <w:lang w:val="en-US"/>
        </w:rPr>
        <w:t>digitized text</w:t>
      </w:r>
      <w:r>
        <w:rPr>
          <w:lang w:val="en-US"/>
        </w:rPr>
        <w:t xml:space="preserve"> (in XML, HTML) or the </w:t>
      </w:r>
      <w:r w:rsidRPr="004278D3">
        <w:rPr>
          <w:rStyle w:val="IntensiveHervorhebung"/>
          <w:lang w:val="en-US"/>
        </w:rPr>
        <w:t>annotation files</w:t>
      </w:r>
      <w:r>
        <w:rPr>
          <w:lang w:val="en-US"/>
        </w:rPr>
        <w:t xml:space="preserve"> (EAF, CHA …).</w:t>
      </w:r>
    </w:p>
    <w:p w:rsidR="00164781" w:rsidRPr="00164781" w:rsidRDefault="00164781" w:rsidP="00164781">
      <w:pPr>
        <w:pStyle w:val="Beschriftung"/>
        <w:keepNext/>
        <w:rPr>
          <w:lang w:val="en-US"/>
        </w:rPr>
      </w:pPr>
      <w:r w:rsidRPr="00164781">
        <w:rPr>
          <w:lang w:val="en-US"/>
        </w:rPr>
        <w:t xml:space="preserve">Figure </w:t>
      </w:r>
      <w:r w:rsidR="00125AB8">
        <w:fldChar w:fldCharType="begin"/>
      </w:r>
      <w:r w:rsidRPr="00164781">
        <w:rPr>
          <w:lang w:val="en-US"/>
        </w:rPr>
        <w:instrText xml:space="preserve"> SEQ Figure \* ARABIC </w:instrText>
      </w:r>
      <w:r w:rsidR="00125AB8">
        <w:fldChar w:fldCharType="separate"/>
      </w:r>
      <w:r w:rsidR="00243C76">
        <w:rPr>
          <w:noProof/>
          <w:lang w:val="en-US"/>
        </w:rPr>
        <w:t>6</w:t>
      </w:r>
      <w:r w:rsidR="00125AB8">
        <w:fldChar w:fldCharType="end"/>
      </w:r>
      <w:r w:rsidRPr="00164781">
        <w:rPr>
          <w:lang w:val="en-US"/>
        </w:rPr>
        <w:t xml:space="preserve"> The online-edition of Fackel</w:t>
      </w:r>
      <w:r w:rsidR="007B2676">
        <w:rPr>
          <w:rStyle w:val="Funotenzeichen"/>
          <w:lang w:val="en-US"/>
        </w:rPr>
        <w:footnoteReference w:id="30"/>
      </w:r>
      <w:r w:rsidRPr="00164781">
        <w:rPr>
          <w:lang w:val="en-US"/>
        </w:rPr>
        <w:t xml:space="preserve"> allows browsing through all pages of the original available as digital texts and as facsimile images.</w:t>
      </w:r>
    </w:p>
    <w:p w:rsidR="00164781" w:rsidRPr="007E4F23" w:rsidRDefault="00164781" w:rsidP="007E4F23">
      <w:pPr>
        <w:rPr>
          <w:lang w:val="en-US"/>
        </w:rPr>
      </w:pPr>
      <w:r>
        <w:rPr>
          <w:noProof/>
          <w:lang w:eastAsia="de-AT"/>
        </w:rPr>
        <w:drawing>
          <wp:anchor distT="0" distB="0" distL="114300" distR="114300" simplePos="0" relativeHeight="251661312" behindDoc="0" locked="0" layoutInCell="1" allowOverlap="1">
            <wp:simplePos x="0" y="0"/>
            <wp:positionH relativeFrom="column">
              <wp:posOffset>541655</wp:posOffset>
            </wp:positionH>
            <wp:positionV relativeFrom="paragraph">
              <wp:posOffset>178435</wp:posOffset>
            </wp:positionV>
            <wp:extent cx="5759450" cy="444500"/>
            <wp:effectExtent l="19050" t="19050" r="12700" b="12700"/>
            <wp:wrapNone/>
            <wp:docPr id="28" name="Bild 21" descr="C:\Users\m\3lingua\clarin\FCS\resources\screenFackel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3lingua\clarin\FCS\resources\screenFackelnavigation.png"/>
                    <pic:cNvPicPr>
                      <a:picLocks noChangeAspect="1" noChangeArrowheads="1"/>
                    </pic:cNvPicPr>
                  </pic:nvPicPr>
                  <pic:blipFill>
                    <a:blip r:embed="rId21" cstate="print"/>
                    <a:srcRect/>
                    <a:stretch>
                      <a:fillRect/>
                    </a:stretch>
                  </pic:blipFill>
                  <pic:spPr bwMode="auto">
                    <a:xfrm>
                      <a:off x="0" y="0"/>
                      <a:ext cx="5759450" cy="444500"/>
                    </a:xfrm>
                    <a:prstGeom prst="rect">
                      <a:avLst/>
                    </a:prstGeom>
                    <a:noFill/>
                    <a:ln w="12700">
                      <a:solidFill>
                        <a:schemeClr val="tx1"/>
                      </a:solidFill>
                      <a:prstDash val="dash"/>
                      <a:miter lim="800000"/>
                      <a:headEnd/>
                      <a:tailEnd/>
                    </a:ln>
                  </pic:spPr>
                </pic:pic>
              </a:graphicData>
            </a:graphic>
          </wp:anchor>
        </w:drawing>
      </w:r>
      <w:r>
        <w:rPr>
          <w:noProof/>
          <w:lang w:eastAsia="de-AT"/>
        </w:rPr>
        <w:drawing>
          <wp:inline distT="0" distB="0" distL="0" distR="0">
            <wp:extent cx="5753100" cy="3175000"/>
            <wp:effectExtent l="19050" t="0" r="0" b="0"/>
            <wp:docPr id="27" name="Bild 20" descr="C:\Users\m\3lingua\clarin\FCS\resources\screenFac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3lingua\clarin\FCS\resources\screenFackel.png"/>
                    <pic:cNvPicPr>
                      <a:picLocks noChangeAspect="1" noChangeArrowheads="1"/>
                    </pic:cNvPicPr>
                  </pic:nvPicPr>
                  <pic:blipFill>
                    <a:blip r:embed="rId22" cstate="print"/>
                    <a:srcRect/>
                    <a:stretch>
                      <a:fillRect/>
                    </a:stretch>
                  </pic:blipFill>
                  <pic:spPr bwMode="auto">
                    <a:xfrm>
                      <a:off x="0" y="0"/>
                      <a:ext cx="5753100" cy="3175000"/>
                    </a:xfrm>
                    <a:prstGeom prst="rect">
                      <a:avLst/>
                    </a:prstGeom>
                    <a:noFill/>
                    <a:ln w="9525">
                      <a:noFill/>
                      <a:miter lim="800000"/>
                      <a:headEnd/>
                      <a:tailEnd/>
                    </a:ln>
                  </pic:spPr>
                </pic:pic>
              </a:graphicData>
            </a:graphic>
          </wp:inline>
        </w:drawing>
      </w:r>
    </w:p>
    <w:p w:rsidR="007E4F23" w:rsidRDefault="00D50B8E" w:rsidP="007E4F23">
      <w:pPr>
        <w:pStyle w:val="berschrift3"/>
        <w:rPr>
          <w:lang w:val="en-US"/>
        </w:rPr>
      </w:pPr>
      <w:bookmarkStart w:id="127" w:name="_Toc287824951"/>
      <w:r>
        <w:rPr>
          <w:lang w:val="en-US"/>
        </w:rPr>
        <w:t xml:space="preserve">Lists/ </w:t>
      </w:r>
      <w:r w:rsidR="007E4F23">
        <w:rPr>
          <w:lang w:val="en-US"/>
        </w:rPr>
        <w:t>Word Summaries</w:t>
      </w:r>
      <w:bookmarkEnd w:id="127"/>
    </w:p>
    <w:p w:rsidR="00120728" w:rsidRDefault="00244634" w:rsidP="00DF0DA5">
      <w:pPr>
        <w:rPr>
          <w:lang w:val="en-US"/>
        </w:rPr>
      </w:pPr>
      <w:r>
        <w:rPr>
          <w:lang w:val="en-US"/>
        </w:rPr>
        <w:t>These are not primary resour</w:t>
      </w:r>
      <w:r w:rsidR="00DE603D">
        <w:rPr>
          <w:lang w:val="en-US"/>
        </w:rPr>
        <w:t>ces, but rather derived informa</w:t>
      </w:r>
      <w:r>
        <w:rPr>
          <w:lang w:val="en-US"/>
        </w:rPr>
        <w:t>t</w:t>
      </w:r>
      <w:r w:rsidR="00DE603D">
        <w:rPr>
          <w:lang w:val="en-US"/>
        </w:rPr>
        <w:t>i</w:t>
      </w:r>
      <w:r w:rsidR="00D50B8E">
        <w:rPr>
          <w:lang w:val="en-US"/>
        </w:rPr>
        <w:t xml:space="preserve">on usually aggregations / frequency lists.  </w:t>
      </w:r>
      <w:r w:rsidR="00120728">
        <w:rPr>
          <w:lang w:val="en-US"/>
        </w:rPr>
        <w:t>This is similar to the scan-operation, or in other words: the result of a scan-operation is also such a list.</w:t>
      </w:r>
    </w:p>
    <w:p w:rsidR="00244634" w:rsidRDefault="00244634" w:rsidP="00244634">
      <w:pPr>
        <w:pStyle w:val="Def"/>
      </w:pPr>
      <w:r w:rsidRPr="00244634">
        <w:t>[key (token</w:t>
      </w:r>
      <w:r w:rsidR="00D50B8E">
        <w:t>|</w:t>
      </w:r>
      <w:r w:rsidRPr="00244634">
        <w:t>annotation) + number]</w:t>
      </w:r>
    </w:p>
    <w:p w:rsidR="00244634" w:rsidRPr="004278D3" w:rsidRDefault="00244634" w:rsidP="00244634">
      <w:pPr>
        <w:pStyle w:val="ExampleCode"/>
      </w:pPr>
      <w:r w:rsidRPr="004278D3">
        <w:t>Haus  45</w:t>
      </w:r>
    </w:p>
    <w:p w:rsidR="00244634" w:rsidRPr="004278D3" w:rsidRDefault="00244634" w:rsidP="00244634">
      <w:pPr>
        <w:pStyle w:val="ExampleCode"/>
      </w:pPr>
      <w:r w:rsidRPr="004278D3">
        <w:t>Liebe 60</w:t>
      </w:r>
    </w:p>
    <w:p w:rsidR="00244634" w:rsidRPr="004278D3" w:rsidRDefault="00244634" w:rsidP="00244634">
      <w:pPr>
        <w:rPr>
          <w:lang w:val="en-US"/>
        </w:rPr>
      </w:pPr>
    </w:p>
    <w:p w:rsidR="00244634" w:rsidRPr="004278D3" w:rsidRDefault="00244634" w:rsidP="00244634">
      <w:pPr>
        <w:pStyle w:val="ExampleCode"/>
      </w:pPr>
      <w:r w:rsidRPr="004278D3">
        <w:t>ADJA   145.320</w:t>
      </w:r>
    </w:p>
    <w:p w:rsidR="00244634" w:rsidRPr="004278D3" w:rsidRDefault="00244634" w:rsidP="00244634">
      <w:pPr>
        <w:pStyle w:val="ExampleCode"/>
      </w:pPr>
      <w:r w:rsidRPr="004278D3">
        <w:t>NN   3.039.828</w:t>
      </w:r>
    </w:p>
    <w:p w:rsidR="00244634" w:rsidRPr="004278D3" w:rsidRDefault="00244634" w:rsidP="00244634">
      <w:pPr>
        <w:pStyle w:val="ExampleCode"/>
      </w:pPr>
      <w:r w:rsidRPr="004278D3">
        <w:t>VFIN 1.920.101</w:t>
      </w:r>
    </w:p>
    <w:p w:rsidR="007E4F23" w:rsidRDefault="00244634" w:rsidP="00DF0DA5">
      <w:pPr>
        <w:rPr>
          <w:lang w:val="en-US"/>
        </w:rPr>
      </w:pPr>
      <w:r>
        <w:rPr>
          <w:lang w:val="en-US"/>
        </w:rPr>
        <w:t>Usually these l</w:t>
      </w:r>
      <w:r w:rsidR="007E4F23">
        <w:rPr>
          <w:lang w:val="en-US"/>
        </w:rPr>
        <w:t xml:space="preserve">ists </w:t>
      </w:r>
      <w:r>
        <w:rPr>
          <w:lang w:val="en-US"/>
        </w:rPr>
        <w:t xml:space="preserve">contain links that allow </w:t>
      </w:r>
      <w:ins w:id="128" w:author="Daan Broeder" w:date="2011-02-16T18:12:00Z">
        <w:r w:rsidR="00EB4DE0">
          <w:rPr>
            <w:lang w:val="en-US"/>
          </w:rPr>
          <w:t>digging</w:t>
        </w:r>
      </w:ins>
      <w:r w:rsidR="007E4F23">
        <w:rPr>
          <w:lang w:val="en-US"/>
        </w:rPr>
        <w:t xml:space="preserve"> deeper</w:t>
      </w:r>
      <w:r>
        <w:rPr>
          <w:lang w:val="en-US"/>
        </w:rPr>
        <w:t>, often resolving to another data-type. For example the entries in the above list, could link to another list of words of given PoS (all adjectives), or to a KWIC-result listing the occurrences</w:t>
      </w:r>
      <w:r w:rsidR="00D50B8E">
        <w:rPr>
          <w:lang w:val="en-US"/>
        </w:rPr>
        <w:t>.</w:t>
      </w:r>
    </w:p>
    <w:p w:rsidR="00D50B8E" w:rsidRDefault="00DE603D" w:rsidP="00DF0DA5">
      <w:pPr>
        <w:rPr>
          <w:lang w:val="en-US"/>
        </w:rPr>
      </w:pPr>
      <w:r>
        <w:rPr>
          <w:lang w:val="en-US"/>
        </w:rPr>
        <w:t>Also to mention here nested</w:t>
      </w:r>
      <w:r w:rsidR="00D50B8E">
        <w:rPr>
          <w:lang w:val="en-US"/>
        </w:rPr>
        <w:t xml:space="preserve"> or grouped </w:t>
      </w:r>
      <w:r>
        <w:rPr>
          <w:lang w:val="en-US"/>
        </w:rPr>
        <w:t xml:space="preserve">lists (aka </w:t>
      </w:r>
      <w:r w:rsidR="00517CA4">
        <w:rPr>
          <w:lang w:val="en-US"/>
        </w:rPr>
        <w:t>lists of lists</w:t>
      </w:r>
      <w:r>
        <w:rPr>
          <w:lang w:val="en-US"/>
        </w:rPr>
        <w:t xml:space="preserve"> aka trees)</w:t>
      </w:r>
      <w:r w:rsidR="00D50B8E">
        <w:rPr>
          <w:lang w:val="en-US"/>
        </w:rPr>
        <w:t xml:space="preserve">, main example being probably the </w:t>
      </w:r>
      <w:r w:rsidR="00D50B8E" w:rsidRPr="0073100C">
        <w:rPr>
          <w:rStyle w:val="IntensiveHervorhebung"/>
          <w:lang w:val="en-US"/>
        </w:rPr>
        <w:t>word profiles</w:t>
      </w:r>
      <w:r w:rsidR="0073100C" w:rsidRPr="0073100C">
        <w:rPr>
          <w:rStyle w:val="IntensiveHervorhebung"/>
          <w:lang w:val="en-US"/>
        </w:rPr>
        <w:t xml:space="preserve"> </w:t>
      </w:r>
      <w:r w:rsidR="0073100C">
        <w:rPr>
          <w:lang w:val="en-US"/>
        </w:rPr>
        <w:t xml:space="preserve">(aka collocational profiles aka word sketches). They are special in that they describe pairs (lemma + key), usually for one lemma (i.e. one result lists all collocational </w:t>
      </w:r>
      <w:r w:rsidR="00FE14F6">
        <w:rPr>
          <w:lang w:val="en-US"/>
        </w:rPr>
        <w:t>partners</w:t>
      </w:r>
      <w:r w:rsidR="0073100C">
        <w:rPr>
          <w:lang w:val="en-US"/>
        </w:rPr>
        <w:t xml:space="preserve"> for one lemma).</w:t>
      </w:r>
    </w:p>
    <w:p w:rsidR="00D50B8E" w:rsidRPr="00D50B8E" w:rsidRDefault="0073100C" w:rsidP="0073100C">
      <w:pPr>
        <w:pStyle w:val="Def"/>
      </w:pPr>
      <w:r>
        <w:lastRenderedPageBreak/>
        <w:t xml:space="preserve">lemma + [group </w:t>
      </w:r>
      <w:r>
        <w:br/>
        <w:t xml:space="preserve"> </w:t>
      </w:r>
      <w:r>
        <w:tab/>
      </w:r>
      <w:r>
        <w:tab/>
        <w:t xml:space="preserve"> [key</w:t>
      </w:r>
      <w:r w:rsidRPr="0073100C">
        <w:t xml:space="preserve">(=collocate) + number </w:t>
      </w:r>
      <w:r>
        <w:t>+ link?]</w:t>
      </w:r>
      <w:r>
        <w:br/>
        <w:t xml:space="preserve"> </w:t>
      </w:r>
      <w:r>
        <w:tab/>
      </w:r>
      <w:r>
        <w:tab/>
        <w:t>]</w:t>
      </w:r>
    </w:p>
    <w:p w:rsidR="00FE14F6" w:rsidRPr="00FE14F6" w:rsidRDefault="00FE14F6" w:rsidP="00FE14F6">
      <w:pPr>
        <w:rPr>
          <w:lang w:val="en-US"/>
        </w:rPr>
      </w:pPr>
      <w:r>
        <w:rPr>
          <w:lang w:val="en-US"/>
        </w:rPr>
        <w:t xml:space="preserve">Snippet of a wordsketch provided by the </w:t>
      </w:r>
      <w:r w:rsidRPr="00955423">
        <w:rPr>
          <w:rStyle w:val="NamedEntityZchn"/>
        </w:rPr>
        <w:t>sketchengine</w:t>
      </w:r>
      <w:r w:rsidR="00955423">
        <w:rPr>
          <w:rStyle w:val="Funotenzeichen"/>
          <w:lang w:val="en-US"/>
        </w:rPr>
        <w:footnoteReference w:id="31"/>
      </w:r>
    </w:p>
    <w:p w:rsidR="00D50B8E" w:rsidRPr="00D50B8E" w:rsidRDefault="00D50B8E" w:rsidP="00D50B8E">
      <w:pPr>
        <w:pStyle w:val="ExampleCode"/>
      </w:pPr>
      <w:r w:rsidRPr="00D50B8E">
        <w:t>&lt;wordsketch corpname="gtbrg1.cpd"&gt;</w:t>
      </w:r>
    </w:p>
    <w:p w:rsidR="00D50B8E" w:rsidRPr="00D50B8E" w:rsidRDefault="00D50B8E" w:rsidP="00D50B8E">
      <w:pPr>
        <w:pStyle w:val="ExampleCode"/>
      </w:pPr>
      <w:r w:rsidRPr="00D50B8E">
        <w:t xml:space="preserve">  &lt;keyword pos="" freq="3389"&gt;Platz&lt;/keyword&gt;</w:t>
      </w:r>
    </w:p>
    <w:p w:rsidR="00D50B8E" w:rsidRPr="00D50B8E" w:rsidRDefault="00D50B8E" w:rsidP="00D50B8E">
      <w:pPr>
        <w:pStyle w:val="ExampleCode"/>
      </w:pPr>
      <w:r w:rsidRPr="00D50B8E">
        <w:t xml:space="preserve">  &lt;gramrel&gt;</w:t>
      </w:r>
    </w:p>
    <w:p w:rsidR="00D50B8E" w:rsidRPr="00D50B8E" w:rsidRDefault="00D50B8E" w:rsidP="00D50B8E">
      <w:pPr>
        <w:pStyle w:val="ExampleCode"/>
      </w:pPr>
      <w:r w:rsidRPr="00D50B8E">
        <w:t xml:space="preserve">     &lt;grname hits="816" score="2.2"&gt;AdjY SubstX&lt;/grname&gt;</w:t>
      </w:r>
    </w:p>
    <w:p w:rsidR="00D50B8E" w:rsidRPr="00D50B8E" w:rsidRDefault="00D50B8E" w:rsidP="00D50B8E">
      <w:pPr>
        <w:pStyle w:val="ExampleCode"/>
      </w:pPr>
      <w:r w:rsidRPr="00D50B8E">
        <w:t xml:space="preserve">     &lt;collo hits="58" score="9.19" query="w3029822"&gt;frei&lt;/collo&gt;</w:t>
      </w:r>
    </w:p>
    <w:p w:rsidR="00D50B8E" w:rsidRPr="00D50B8E" w:rsidRDefault="00D50B8E" w:rsidP="00D50B8E">
      <w:pPr>
        <w:pStyle w:val="ExampleCode"/>
      </w:pPr>
      <w:r w:rsidRPr="00D50B8E">
        <w:t xml:space="preserve">     &lt;collo hits="20" score="8.51" query="w3029857"&gt;öffentlich&lt;/collo&gt;</w:t>
      </w:r>
    </w:p>
    <w:p w:rsidR="00D50B8E" w:rsidRPr="00D50B8E" w:rsidRDefault="00D50B8E" w:rsidP="00D50B8E">
      <w:pPr>
        <w:pStyle w:val="ExampleCode"/>
      </w:pPr>
      <w:r w:rsidRPr="00D50B8E">
        <w:t xml:space="preserve">     &lt;collo hits="9" score="8.04" query="w3029783"&gt;fünft&lt;/collo&gt;</w:t>
      </w:r>
    </w:p>
    <w:p w:rsidR="00D50B8E" w:rsidRDefault="00D50B8E" w:rsidP="005869B6">
      <w:pPr>
        <w:pStyle w:val="ExampleCode"/>
      </w:pPr>
      <w:r w:rsidRPr="00D50B8E">
        <w:t xml:space="preserve">    ...</w:t>
      </w:r>
    </w:p>
    <w:p w:rsidR="007E4F23" w:rsidRDefault="007F357B" w:rsidP="007E4F23">
      <w:pPr>
        <w:pStyle w:val="berschrift3"/>
        <w:rPr>
          <w:lang w:val="en-US"/>
        </w:rPr>
      </w:pPr>
      <w:bookmarkStart w:id="129" w:name="_Toc287824952"/>
      <w:r>
        <w:rPr>
          <w:lang w:val="en-US"/>
        </w:rPr>
        <w:t xml:space="preserve">Parallel sequences  / </w:t>
      </w:r>
      <w:r w:rsidR="007E4F23">
        <w:rPr>
          <w:lang w:val="en-US"/>
        </w:rPr>
        <w:t xml:space="preserve"> </w:t>
      </w:r>
      <w:r>
        <w:rPr>
          <w:lang w:val="en-US"/>
        </w:rPr>
        <w:t>aligned t</w:t>
      </w:r>
      <w:r w:rsidR="007E4F23">
        <w:rPr>
          <w:lang w:val="en-US"/>
        </w:rPr>
        <w:t>iers</w:t>
      </w:r>
      <w:bookmarkEnd w:id="129"/>
    </w:p>
    <w:p w:rsidR="006A6456" w:rsidRDefault="006A6456" w:rsidP="00942F34">
      <w:pPr>
        <w:rPr>
          <w:lang w:val="en-US"/>
        </w:rPr>
      </w:pPr>
      <w:r>
        <w:rPr>
          <w:lang w:val="en-US"/>
        </w:rPr>
        <w:t>Both text corpora and multimodal resource potentially serve resources with aligned tiers. There are various encoding formats (</w:t>
      </w:r>
      <w:r w:rsidR="00942F34">
        <w:rPr>
          <w:lang w:val="en-US"/>
        </w:rPr>
        <w:t>EAF (</w:t>
      </w:r>
      <w:hyperlink w:anchor="_Annotation_file_EAF-format" w:history="1">
        <w:r w:rsidR="00125AB8">
          <w:rPr>
            <w:rStyle w:val="Hyperlink"/>
            <w:lang w:val="en-US"/>
          </w:rPr>
          <w:fldChar w:fldCharType="begin"/>
        </w:r>
        <w:r w:rsidR="00942F34" w:rsidRPr="00942F34">
          <w:rPr>
            <w:lang w:val="en-US"/>
          </w:rPr>
          <w:instrText xml:space="preserve"> REF _Ref284192237 \w \h </w:instrText>
        </w:r>
        <w:r w:rsidR="00125AB8">
          <w:rPr>
            <w:rStyle w:val="Hyperlink"/>
            <w:lang w:val="en-US"/>
          </w:rPr>
        </w:r>
        <w:r w:rsidR="00125AB8">
          <w:rPr>
            <w:rStyle w:val="Hyperlink"/>
            <w:lang w:val="en-US"/>
          </w:rPr>
          <w:fldChar w:fldCharType="separate"/>
        </w:r>
        <w:r w:rsidR="00243C76">
          <w:rPr>
            <w:lang w:val="en-US"/>
          </w:rPr>
          <w:t>Appendix G.5</w:t>
        </w:r>
        <w:r w:rsidR="00125AB8">
          <w:rPr>
            <w:rStyle w:val="Hyperlink"/>
            <w:lang w:val="en-US"/>
          </w:rPr>
          <w:fldChar w:fldCharType="end"/>
        </w:r>
        <w:r w:rsidR="00942F34">
          <w:rPr>
            <w:rStyle w:val="Hyperlink"/>
            <w:u w:val="none"/>
            <w:lang w:val="en-US"/>
          </w:rPr>
          <w:t>), TCF (</w:t>
        </w:r>
        <w:r w:rsidR="00125AB8">
          <w:rPr>
            <w:rStyle w:val="Hyperlink"/>
            <w:lang w:val="en-US"/>
          </w:rPr>
          <w:fldChar w:fldCharType="begin"/>
        </w:r>
        <w:r w:rsidR="00942F34">
          <w:rPr>
            <w:rStyle w:val="Hyperlink"/>
            <w:lang w:val="en-US"/>
          </w:rPr>
          <w:instrText xml:space="preserve"> REF _Ref287723833 \w \h </w:instrText>
        </w:r>
        <w:r w:rsidR="00125AB8">
          <w:rPr>
            <w:rStyle w:val="Hyperlink"/>
            <w:lang w:val="en-US"/>
          </w:rPr>
        </w:r>
        <w:r w:rsidR="00125AB8">
          <w:rPr>
            <w:rStyle w:val="Hyperlink"/>
            <w:lang w:val="en-US"/>
          </w:rPr>
          <w:fldChar w:fldCharType="separate"/>
        </w:r>
        <w:r w:rsidR="00243C76">
          <w:rPr>
            <w:rStyle w:val="Hyperlink"/>
            <w:lang w:val="en-US"/>
          </w:rPr>
          <w:t>Appendix G.6</w:t>
        </w:r>
        <w:r w:rsidR="00125AB8">
          <w:rPr>
            <w:rStyle w:val="Hyperlink"/>
            <w:lang w:val="en-US"/>
          </w:rPr>
          <w:fldChar w:fldCharType="end"/>
        </w:r>
      </w:hyperlink>
      <w:r w:rsidR="00942F34" w:rsidRPr="00942F34">
        <w:rPr>
          <w:lang w:val="en-US"/>
        </w:rPr>
        <w:t>)</w:t>
      </w:r>
      <w:r>
        <w:rPr>
          <w:lang w:val="en-US"/>
        </w:rPr>
        <w:t>, idiosyncratic solutions of individual search engines)</w:t>
      </w:r>
      <w:r w:rsidR="00283E3B">
        <w:rPr>
          <w:lang w:val="en-US"/>
        </w:rPr>
        <w:t>.</w:t>
      </w:r>
    </w:p>
    <w:p w:rsidR="00942F34" w:rsidRDefault="00942F34" w:rsidP="00942F34">
      <w:pPr>
        <w:rPr>
          <w:lang w:val="en-US"/>
        </w:rPr>
      </w:pPr>
      <w:r>
        <w:rPr>
          <w:lang w:val="en-US"/>
        </w:rPr>
        <w:t xml:space="preserve">Perhaps a related but special case are </w:t>
      </w:r>
      <w:r w:rsidRPr="000052AD">
        <w:rPr>
          <w:rStyle w:val="Fett"/>
          <w:lang w:val="en-US"/>
        </w:rPr>
        <w:t>Parallel Corpora</w:t>
      </w:r>
      <w:r>
        <w:rPr>
          <w:lang w:val="en-US"/>
        </w:rPr>
        <w:t xml:space="preserve">  in the sense, that there are two “primary sequences” being aligned.</w:t>
      </w:r>
    </w:p>
    <w:p w:rsidR="0089326E" w:rsidRDefault="0089326E" w:rsidP="007E4F23">
      <w:pPr>
        <w:pStyle w:val="berschrift3"/>
        <w:rPr>
          <w:lang w:val="en-US"/>
        </w:rPr>
      </w:pPr>
      <w:bookmarkStart w:id="130" w:name="_Toc287824953"/>
      <w:r>
        <w:rPr>
          <w:lang w:val="en-US"/>
        </w:rPr>
        <w:t>Syntax Tree</w:t>
      </w:r>
      <w:bookmarkEnd w:id="130"/>
    </w:p>
    <w:p w:rsidR="0089326E" w:rsidRPr="0089326E" w:rsidRDefault="0089326E" w:rsidP="0089326E">
      <w:pPr>
        <w:rPr>
          <w:lang w:val="en-US"/>
        </w:rPr>
      </w:pPr>
      <w:r>
        <w:rPr>
          <w:lang w:val="en-US"/>
        </w:rPr>
        <w:t>The output of TreeBanks, parsed sentences.</w:t>
      </w:r>
      <w:r w:rsidR="005961A6">
        <w:rPr>
          <w:lang w:val="en-US"/>
        </w:rPr>
        <w:t xml:space="preserve"> </w:t>
      </w:r>
      <w:r>
        <w:rPr>
          <w:lang w:val="en-US"/>
        </w:rPr>
        <w:t>Formats: GrAF, SynAF?, TCF?</w:t>
      </w:r>
    </w:p>
    <w:p w:rsidR="007E4F23" w:rsidRDefault="007E4F23" w:rsidP="007E4F23">
      <w:pPr>
        <w:pStyle w:val="berschrift3"/>
        <w:rPr>
          <w:lang w:val="en-US"/>
        </w:rPr>
      </w:pPr>
      <w:bookmarkStart w:id="131" w:name="_Toc287824954"/>
      <w:r>
        <w:rPr>
          <w:lang w:val="en-US"/>
        </w:rPr>
        <w:t>Geolocation</w:t>
      </w:r>
      <w:bookmarkEnd w:id="131"/>
    </w:p>
    <w:p w:rsidR="00122C80" w:rsidRPr="00122C80" w:rsidRDefault="00DE603D" w:rsidP="00122C80">
      <w:pPr>
        <w:rPr>
          <w:lang w:val="en-US"/>
        </w:rPr>
      </w:pPr>
      <w:r>
        <w:rPr>
          <w:lang w:val="en-US"/>
        </w:rPr>
        <w:t xml:space="preserve">Some services may </w:t>
      </w:r>
      <w:r w:rsidR="006A6456">
        <w:rPr>
          <w:lang w:val="en-US"/>
        </w:rPr>
        <w:t xml:space="preserve">wish to express geographic locations as result. (See </w:t>
      </w:r>
      <w:r w:rsidR="00125AB8">
        <w:rPr>
          <w:lang w:val="en-US"/>
        </w:rPr>
        <w:fldChar w:fldCharType="begin"/>
      </w:r>
      <w:r w:rsidR="006A6456">
        <w:rPr>
          <w:lang w:val="en-US"/>
        </w:rPr>
        <w:instrText xml:space="preserve"> REF _Ref284163112 \w \h </w:instrText>
      </w:r>
      <w:r w:rsidR="00125AB8">
        <w:rPr>
          <w:lang w:val="en-US"/>
        </w:rPr>
      </w:r>
      <w:r w:rsidR="00125AB8">
        <w:rPr>
          <w:lang w:val="en-US"/>
        </w:rPr>
        <w:fldChar w:fldCharType="separate"/>
      </w:r>
      <w:r w:rsidR="00243C76">
        <w:rPr>
          <w:lang w:val="en-US"/>
        </w:rPr>
        <w:t>Appendix B.4</w:t>
      </w:r>
      <w:r w:rsidR="00125AB8">
        <w:rPr>
          <w:lang w:val="en-US"/>
        </w:rPr>
        <w:fldChar w:fldCharType="end"/>
      </w:r>
      <w:r w:rsidR="006A6456">
        <w:rPr>
          <w:lang w:val="en-US"/>
        </w:rPr>
        <w:t xml:space="preserve"> </w:t>
      </w:r>
      <w:r w:rsidR="00125AB8">
        <w:rPr>
          <w:lang w:val="en-US"/>
        </w:rPr>
        <w:fldChar w:fldCharType="begin"/>
      </w:r>
      <w:r w:rsidR="006A6456">
        <w:rPr>
          <w:lang w:val="en-US"/>
        </w:rPr>
        <w:instrText xml:space="preserve"> REF _Ref284163115 \h </w:instrText>
      </w:r>
      <w:r w:rsidR="00125AB8">
        <w:rPr>
          <w:lang w:val="en-US"/>
        </w:rPr>
      </w:r>
      <w:r w:rsidR="00125AB8">
        <w:rPr>
          <w:lang w:val="en-US"/>
        </w:rPr>
        <w:fldChar w:fldCharType="separate"/>
      </w:r>
      <w:r w:rsidR="00243C76" w:rsidRPr="00D42D55">
        <w:rPr>
          <w:lang w:val="en-US"/>
        </w:rPr>
        <w:t>Nederlandse Familienamenbank</w:t>
      </w:r>
      <w:r w:rsidR="00125AB8">
        <w:rPr>
          <w:lang w:val="en-US"/>
        </w:rPr>
        <w:fldChar w:fldCharType="end"/>
      </w:r>
      <w:r w:rsidR="006A6456">
        <w:rPr>
          <w:lang w:val="en-US"/>
        </w:rPr>
        <w:t>).</w:t>
      </w:r>
    </w:p>
    <w:p w:rsidR="00122C80" w:rsidRDefault="00122C80" w:rsidP="00122C80">
      <w:pPr>
        <w:pStyle w:val="berschrift3"/>
        <w:rPr>
          <w:lang w:val="en-US"/>
        </w:rPr>
      </w:pPr>
      <w:bookmarkStart w:id="132" w:name="_Toc287824955"/>
      <w:r>
        <w:rPr>
          <w:lang w:val="en-US"/>
        </w:rPr>
        <w:t>MDRecord</w:t>
      </w:r>
      <w:bookmarkEnd w:id="132"/>
    </w:p>
    <w:p w:rsidR="00807C1F" w:rsidRDefault="00807C1F" w:rsidP="007E4F23">
      <w:pPr>
        <w:rPr>
          <w:lang w:val="en-US"/>
        </w:rPr>
      </w:pPr>
      <w:r>
        <w:rPr>
          <w:lang w:val="en-US"/>
        </w:rPr>
        <w:t xml:space="preserve">All resource within CLARIN shall be described by a MDRecord in </w:t>
      </w:r>
      <w:r w:rsidRPr="00651E65">
        <w:rPr>
          <w:rStyle w:val="NamedEntityZchn"/>
        </w:rPr>
        <w:t>CMDI</w:t>
      </w:r>
      <w:r>
        <w:rPr>
          <w:lang w:val="en-US"/>
        </w:rPr>
        <w:t>-format</w:t>
      </w:r>
      <w:r w:rsidR="00120728">
        <w:rPr>
          <w:lang w:val="en-US"/>
        </w:rPr>
        <w:t>.</w:t>
      </w:r>
    </w:p>
    <w:p w:rsidR="007E4F23" w:rsidRDefault="007E4F23" w:rsidP="007E4F23">
      <w:pPr>
        <w:pStyle w:val="berschrift3"/>
        <w:rPr>
          <w:lang w:val="en-US"/>
        </w:rPr>
      </w:pPr>
      <w:bookmarkStart w:id="133" w:name="_Toc287824956"/>
      <w:r>
        <w:rPr>
          <w:lang w:val="en-US"/>
        </w:rPr>
        <w:t>Multiviews</w:t>
      </w:r>
      <w:bookmarkEnd w:id="133"/>
    </w:p>
    <w:p w:rsidR="00194BD8" w:rsidRDefault="00807C1F" w:rsidP="00DF0DA5">
      <w:pPr>
        <w:rPr>
          <w:lang w:val="en-US"/>
        </w:rPr>
      </w:pPr>
      <w:r>
        <w:rPr>
          <w:lang w:val="en-US"/>
        </w:rPr>
        <w:t>The services may be able to return different views, i.e. different formats of the result. As trivial example they may return the video-file and the corresponding annotation-file.</w:t>
      </w:r>
    </w:p>
    <w:p w:rsidR="00DF0DA5" w:rsidRDefault="00DF0DA5" w:rsidP="00DF0DA5">
      <w:pPr>
        <w:pStyle w:val="berschrift2"/>
        <w:rPr>
          <w:lang w:val="en-US"/>
        </w:rPr>
      </w:pPr>
      <w:bookmarkStart w:id="134" w:name="_Toc287824957"/>
      <w:r>
        <w:rPr>
          <w:lang w:val="en-US"/>
        </w:rPr>
        <w:t>searchRetrieve</w:t>
      </w:r>
      <w:r w:rsidR="00223DF4">
        <w:rPr>
          <w:lang w:val="en-US"/>
        </w:rPr>
        <w:t>Response</w:t>
      </w:r>
      <w:bookmarkEnd w:id="134"/>
    </w:p>
    <w:p w:rsidR="0069383F" w:rsidRDefault="00223DF4" w:rsidP="002C069A">
      <w:pPr>
        <w:rPr>
          <w:lang w:val="en-US"/>
        </w:rPr>
      </w:pPr>
      <w:r>
        <w:rPr>
          <w:lang w:val="en-US"/>
        </w:rPr>
        <w:t>The response of the searchRetrieve operation, it d</w:t>
      </w:r>
      <w:r w:rsidR="00357D44">
        <w:rPr>
          <w:lang w:val="en-US"/>
        </w:rPr>
        <w:t>efines only the envelope, a</w:t>
      </w:r>
      <w:r>
        <w:rPr>
          <w:lang w:val="en-US"/>
        </w:rPr>
        <w:t>llowing</w:t>
      </w:r>
      <w:r w:rsidR="001979F3">
        <w:rPr>
          <w:lang w:val="en-US"/>
        </w:rPr>
        <w:t xml:space="preserve"> any internal record structure</w:t>
      </w:r>
      <w:r>
        <w:rPr>
          <w:lang w:val="en-US"/>
        </w:rPr>
        <w:t>, typed record-wise by an arbitrary schema (</w:t>
      </w:r>
      <w:r w:rsidRPr="00223DF4">
        <w:rPr>
          <w:rStyle w:val="ExampleCodeZchn"/>
        </w:rPr>
        <w:t>&lt;recordSchema&gt;</w:t>
      </w:r>
      <w:r>
        <w:rPr>
          <w:lang w:val="en-US"/>
        </w:rPr>
        <w:t xml:space="preserve"> element):</w:t>
      </w:r>
    </w:p>
    <w:p w:rsidR="0069383F" w:rsidRPr="0069383F" w:rsidRDefault="0069383F" w:rsidP="0069383F">
      <w:pPr>
        <w:pStyle w:val="ExampleCode"/>
      </w:pPr>
      <w:r w:rsidRPr="0069383F">
        <w:t>&lt;record&gt;</w:t>
      </w:r>
      <w:r w:rsidRPr="0069383F">
        <w:br/>
        <w:t>  &lt;recordSchema&gt;info:srw/schema/1/dc-v1.1&lt;/recordSchema&gt;</w:t>
      </w:r>
      <w:r w:rsidRPr="0069383F">
        <w:br/>
        <w:t>  &lt;recordPacking&gt;xml&lt;/recordPacking&gt;</w:t>
      </w:r>
      <w:r w:rsidRPr="0069383F">
        <w:br/>
        <w:t>  &lt;recordData&gt;</w:t>
      </w:r>
      <w:r w:rsidRPr="0069383F">
        <w:br/>
        <w:t>    &lt;srw_dc:dc xmlns:srw_dc="info:srw/schema/1/dc-v1.1"&gt;</w:t>
      </w:r>
      <w:r w:rsidRPr="0069383F">
        <w:br/>
        <w:t>     &lt;dc:title&gt;The bicycle in its natural environment&lt;/dc:title&gt;</w:t>
      </w:r>
      <w:r w:rsidRPr="0069383F">
        <w:br/>
        <w:t>    &lt;/srw_dc:dc&gt;</w:t>
      </w:r>
      <w:r w:rsidRPr="0069383F">
        <w:br/>
        <w:t>  &lt;/recordData&gt;</w:t>
      </w:r>
      <w:r w:rsidRPr="0069383F">
        <w:br/>
      </w:r>
      <w:r w:rsidRPr="0069383F">
        <w:lastRenderedPageBreak/>
        <w:t>  &lt;recordPosition&gt;1&lt;/recordPosition&gt;</w:t>
      </w:r>
      <w:r w:rsidRPr="0069383F">
        <w:br/>
        <w:t>  &lt;extraRecordData&gt;</w:t>
      </w:r>
      <w:r w:rsidRPr="0069383F">
        <w:br/>
        <w:t>    &lt;rel:score xmlns:rel="info:srw/extensions/2/rel-1.0"&gt;</w:t>
      </w:r>
      <w:r w:rsidRPr="0069383F">
        <w:br/>
        <w:t>      0.965</w:t>
      </w:r>
      <w:r w:rsidRPr="0069383F">
        <w:br/>
        <w:t>    &lt;/rel:rank&gt;</w:t>
      </w:r>
      <w:r w:rsidRPr="0069383F">
        <w:br/>
        <w:t>   &lt;/extraRecordData&gt;</w:t>
      </w:r>
      <w:r w:rsidRPr="0069383F">
        <w:br/>
        <w:t>&lt;/record&gt;</w:t>
      </w:r>
    </w:p>
    <w:p w:rsidR="00BC2F6D" w:rsidRDefault="00357D44" w:rsidP="00BC2F6D">
      <w:pPr>
        <w:rPr>
          <w:lang w:val="en-US"/>
        </w:rPr>
      </w:pPr>
      <w:r>
        <w:rPr>
          <w:lang w:val="en-US"/>
        </w:rPr>
        <w:t>We want to continue the harmonization by finding common ground on the record level, ie proposing structures for individual records speci</w:t>
      </w:r>
      <w:r w:rsidR="00BC2F6D">
        <w:rPr>
          <w:lang w:val="en-US"/>
        </w:rPr>
        <w:t>fic for different types of data.</w:t>
      </w:r>
    </w:p>
    <w:p w:rsidR="007F1C9C" w:rsidRDefault="007F1C9C" w:rsidP="007F1C9C">
      <w:pPr>
        <w:pStyle w:val="berschrift3"/>
        <w:rPr>
          <w:lang w:val="en-US"/>
        </w:rPr>
      </w:pPr>
      <w:bookmarkStart w:id="135" w:name="_Toc287824958"/>
      <w:r>
        <w:rPr>
          <w:lang w:val="en-US"/>
        </w:rPr>
        <w:t>New Elements: Resource, ResourceFragment, DataView</w:t>
      </w:r>
      <w:bookmarkEnd w:id="135"/>
    </w:p>
    <w:p w:rsidR="00A819E8" w:rsidRDefault="00BC2F6D" w:rsidP="002C069A">
      <w:pPr>
        <w:rPr>
          <w:lang w:val="en-US"/>
        </w:rPr>
      </w:pPr>
      <w:r>
        <w:rPr>
          <w:lang w:val="en-US"/>
        </w:rPr>
        <w:t xml:space="preserve">Starting from the element </w:t>
      </w:r>
      <w:r w:rsidRPr="00D2476D">
        <w:rPr>
          <w:rStyle w:val="DefZchn"/>
        </w:rPr>
        <w:t>recordData</w:t>
      </w:r>
      <w:r>
        <w:rPr>
          <w:lang w:val="en-US"/>
        </w:rPr>
        <w:t xml:space="preserve"> we</w:t>
      </w:r>
      <w:r w:rsidR="00A819E8">
        <w:rPr>
          <w:lang w:val="en-US"/>
        </w:rPr>
        <w:t xml:space="preserve"> propose three basic (still generic) extension elements:</w:t>
      </w:r>
    </w:p>
    <w:p w:rsidR="00A819E8" w:rsidRDefault="00A819E8" w:rsidP="00F30889">
      <w:pPr>
        <w:pStyle w:val="TermDef"/>
      </w:pPr>
      <w:r>
        <w:t>Resource</w:t>
      </w:r>
    </w:p>
    <w:p w:rsidR="00D2476D" w:rsidRDefault="00D2476D" w:rsidP="00F30889">
      <w:pPr>
        <w:pStyle w:val="TermExplain"/>
      </w:pPr>
      <w:r>
        <w:t xml:space="preserve">element </w:t>
      </w:r>
      <w:r w:rsidR="00283E3B">
        <w:t>representing a resource</w:t>
      </w:r>
      <w:r w:rsidR="000E03CE">
        <w:t>,</w:t>
      </w:r>
      <w:r w:rsidR="00283E3B">
        <w:t xml:space="preserve"> </w:t>
      </w:r>
      <w:r>
        <w:t>carrying the identifier.</w:t>
      </w:r>
    </w:p>
    <w:p w:rsidR="00F30889" w:rsidRDefault="000E03CE" w:rsidP="00F30889">
      <w:pPr>
        <w:pStyle w:val="TermExplain"/>
      </w:pPr>
      <w:r>
        <w:t>It may represen</w:t>
      </w:r>
      <w:r w:rsidR="00D2476D">
        <w:t xml:space="preserve">t anything </w:t>
      </w:r>
      <w:r w:rsidR="00F30889">
        <w:t>that has a PID</w:t>
      </w:r>
      <w:r w:rsidR="00470C28">
        <w:t xml:space="preserve"> (and a MDRecord)</w:t>
      </w:r>
      <w:r w:rsidR="00283E3B">
        <w:t>.</w:t>
      </w:r>
    </w:p>
    <w:p w:rsidR="00470C28" w:rsidRDefault="00470C28" w:rsidP="00F30889">
      <w:pPr>
        <w:pStyle w:val="TermExplain"/>
      </w:pPr>
      <w:r>
        <w:t xml:space="preserve">So </w:t>
      </w:r>
      <w:r w:rsidR="005B5254">
        <w:t xml:space="preserve">in particular </w:t>
      </w:r>
      <w:r>
        <w:t>it may also be collections, aggregating other Resources</w:t>
      </w:r>
      <w:r w:rsidR="00283E3B">
        <w:t>.</w:t>
      </w:r>
    </w:p>
    <w:p w:rsidR="00470C28" w:rsidRPr="00F30889" w:rsidRDefault="00470C28" w:rsidP="00F30889">
      <w:pPr>
        <w:pStyle w:val="TermExplain"/>
      </w:pPr>
      <w:r>
        <w:t xml:space="preserve">Allowed children are: </w:t>
      </w:r>
      <w:r w:rsidRPr="00470C28">
        <w:rPr>
          <w:rStyle w:val="ExampleCodeZchn"/>
        </w:rPr>
        <w:t>Resource</w:t>
      </w:r>
      <w:r>
        <w:t xml:space="preserve">, </w:t>
      </w:r>
      <w:r w:rsidRPr="00470C28">
        <w:rPr>
          <w:rStyle w:val="ExampleCodeZchn"/>
        </w:rPr>
        <w:t>ResourceFragment</w:t>
      </w:r>
      <w:r>
        <w:t xml:space="preserve"> and </w:t>
      </w:r>
      <w:r w:rsidRPr="00470C28">
        <w:rPr>
          <w:rStyle w:val="ExampleCodeZchn"/>
        </w:rPr>
        <w:t>DataView</w:t>
      </w:r>
    </w:p>
    <w:p w:rsidR="00A819E8" w:rsidRDefault="00A819E8" w:rsidP="00F30889">
      <w:pPr>
        <w:pStyle w:val="TermDef"/>
      </w:pPr>
      <w:commentRangeStart w:id="136"/>
      <w:r>
        <w:t>ResourceFragment</w:t>
      </w:r>
      <w:r w:rsidR="00326BED">
        <w:t xml:space="preserve"> / ResourcePar</w:t>
      </w:r>
      <w:r w:rsidR="00F5763E">
        <w:t>t</w:t>
      </w:r>
      <w:commentRangeEnd w:id="136"/>
      <w:r w:rsidR="009C5EB5">
        <w:rPr>
          <w:rStyle w:val="Kommentarzeichen"/>
          <w:b w:val="0"/>
          <w:lang w:val="de-AT"/>
        </w:rPr>
        <w:commentReference w:id="136"/>
      </w:r>
    </w:p>
    <w:p w:rsidR="00F5763E" w:rsidRDefault="00F5763E" w:rsidP="00F5763E">
      <w:pPr>
        <w:pStyle w:val="TermExplain"/>
      </w:pPr>
      <w:r>
        <w:t>A part of a resource</w:t>
      </w:r>
      <w:r w:rsidR="008453C4">
        <w:t>, without own PID</w:t>
      </w:r>
      <w:r>
        <w:t>, i</w:t>
      </w:r>
      <w:r w:rsidR="008453C4">
        <w:t>.</w:t>
      </w:r>
      <w:r>
        <w:t>e</w:t>
      </w:r>
      <w:r w:rsidR="008453C4">
        <w:t>.</w:t>
      </w:r>
      <w:r>
        <w:t xml:space="preserve"> something addressable with: </w:t>
      </w:r>
      <w:r w:rsidRPr="00283E3B">
        <w:rPr>
          <w:rStyle w:val="ExampleCodeZchn"/>
        </w:rPr>
        <w:t xml:space="preserve">PID of the Resource +  </w:t>
      </w:r>
      <w:r w:rsidR="008453C4">
        <w:rPr>
          <w:rStyle w:val="ExampleCodeZchn"/>
        </w:rPr>
        <w:t>Part/</w:t>
      </w:r>
      <w:r w:rsidRPr="00283E3B">
        <w:rPr>
          <w:rStyle w:val="ExampleCodeZchn"/>
        </w:rPr>
        <w:t>Fragment Identifier</w:t>
      </w:r>
      <w:r>
        <w:t>.</w:t>
      </w:r>
    </w:p>
    <w:p w:rsidR="00D2476D" w:rsidRDefault="00D2476D" w:rsidP="00D2476D">
      <w:pPr>
        <w:pStyle w:val="TermExplain"/>
      </w:pPr>
      <w:r>
        <w:t xml:space="preserve">Fragment Identifier </w:t>
      </w:r>
      <w:r w:rsidR="00F5763E">
        <w:t xml:space="preserve">to be used depends on the resource type, it </w:t>
      </w:r>
      <w:r>
        <w:t xml:space="preserve">may be: XPointer, </w:t>
      </w:r>
      <w:r w:rsidR="00F30889">
        <w:t>timecode</w:t>
      </w:r>
      <w:r w:rsidR="00F5763E">
        <w:t>, sequence-offset, etc.</w:t>
      </w:r>
    </w:p>
    <w:p w:rsidR="00470C28" w:rsidRPr="00F30889" w:rsidRDefault="00470C28" w:rsidP="00470C28">
      <w:pPr>
        <w:pStyle w:val="TermExplain"/>
      </w:pPr>
      <w:r>
        <w:t xml:space="preserve">Allowed children are: </w:t>
      </w:r>
      <w:r w:rsidR="00D57E7C">
        <w:t xml:space="preserve"> </w:t>
      </w:r>
      <w:r w:rsidRPr="00470C28">
        <w:rPr>
          <w:rStyle w:val="ExampleCodeZchn"/>
        </w:rPr>
        <w:t>DataView</w:t>
      </w:r>
    </w:p>
    <w:p w:rsidR="00A819E8" w:rsidRDefault="00A819E8" w:rsidP="00F30889">
      <w:pPr>
        <w:pStyle w:val="TermDef"/>
      </w:pPr>
      <w:r>
        <w:t>DataView</w:t>
      </w:r>
    </w:p>
    <w:p w:rsidR="00283E3B" w:rsidRDefault="00D2476D" w:rsidP="00283E3B">
      <w:pPr>
        <w:pStyle w:val="TermExplain"/>
      </w:pPr>
      <w:r>
        <w:t>the element carrying the typed data</w:t>
      </w:r>
      <w:r w:rsidR="00470C28">
        <w:br/>
      </w:r>
      <w:r w:rsidR="00283E3B">
        <w:t>Content can be anything that is in other namespace.</w:t>
      </w:r>
      <w:r w:rsidR="00283E3B">
        <w:br/>
        <w:t>T</w:t>
      </w:r>
      <w:r w:rsidR="00EC78C2">
        <w:t xml:space="preserve">he content </w:t>
      </w:r>
      <w:r w:rsidR="00283E3B">
        <w:t xml:space="preserve">has to be possible </w:t>
      </w:r>
      <w:r w:rsidR="00EC78C2">
        <w:t xml:space="preserve">inline or referenced. Important for Images and </w:t>
      </w:r>
      <w:r w:rsidR="00283E3B">
        <w:t>AV-</w:t>
      </w:r>
      <w:r w:rsidR="00EC78C2">
        <w:t>Files</w:t>
      </w:r>
      <w:r w:rsidR="00283E3B">
        <w:t>.</w:t>
      </w:r>
      <w:r w:rsidR="00283E3B">
        <w:br/>
        <w:t xml:space="preserve">(see </w:t>
      </w:r>
      <w:r w:rsidR="00125AB8">
        <w:fldChar w:fldCharType="begin"/>
      </w:r>
      <w:r w:rsidR="00283E3B">
        <w:instrText xml:space="preserve"> REF _Ref284165434 \w \h </w:instrText>
      </w:r>
      <w:r w:rsidR="00125AB8">
        <w:fldChar w:fldCharType="separate"/>
      </w:r>
      <w:r w:rsidR="00243C76">
        <w:t>5.2.3</w:t>
      </w:r>
      <w:r w:rsidR="00125AB8">
        <w:fldChar w:fldCharType="end"/>
      </w:r>
      <w:r w:rsidR="00283E3B">
        <w:t xml:space="preserve"> </w:t>
      </w:r>
      <w:r w:rsidR="00125AB8">
        <w:fldChar w:fldCharType="begin"/>
      </w:r>
      <w:r w:rsidR="00283E3B">
        <w:instrText xml:space="preserve"> REF _Ref284165416 \h </w:instrText>
      </w:r>
      <w:r w:rsidR="00125AB8">
        <w:fldChar w:fldCharType="separate"/>
      </w:r>
      <w:r w:rsidR="00243C76">
        <w:t>DataView - Handling the data types</w:t>
      </w:r>
      <w:r w:rsidR="00125AB8">
        <w:fldChar w:fldCharType="end"/>
      </w:r>
      <w:r w:rsidR="00283E3B">
        <w:t>)</w:t>
      </w:r>
    </w:p>
    <w:p w:rsidR="007E0F4D" w:rsidRPr="007E0F4D" w:rsidRDefault="007E0F4D" w:rsidP="007E0F4D">
      <w:pPr>
        <w:rPr>
          <w:lang w:val="en-US"/>
        </w:rPr>
      </w:pPr>
      <w:r w:rsidRPr="007E0F4D">
        <w:rPr>
          <w:lang w:val="en-US"/>
        </w:rPr>
        <w:t>An example</w:t>
      </w:r>
      <w:r w:rsidR="005869B6">
        <w:rPr>
          <w:lang w:val="en-US"/>
        </w:rPr>
        <w:t xml:space="preserve">: </w:t>
      </w:r>
      <w:r w:rsidRPr="007E0F4D">
        <w:rPr>
          <w:lang w:val="en-US"/>
        </w:rPr>
        <w:t>two records both with two different data-types, fi</w:t>
      </w:r>
      <w:r>
        <w:rPr>
          <w:lang w:val="en-US"/>
        </w:rPr>
        <w:t>rst record returning a ResourceFragment, the second a whole Resource</w:t>
      </w:r>
      <w:r w:rsidRPr="007E0F4D">
        <w:rPr>
          <w:lang w:val="en-US"/>
        </w:rPr>
        <w:t>:</w:t>
      </w:r>
    </w:p>
    <w:p w:rsidR="005B7EF7" w:rsidRDefault="005B7EF7" w:rsidP="00BC2F6D">
      <w:pPr>
        <w:pStyle w:val="ExampleCode"/>
        <w:pBdr>
          <w:bottom w:val="single" w:sz="4" w:space="3" w:color="8DB3E2" w:themeColor="text2" w:themeTint="66"/>
        </w:pBdr>
        <w:rPr>
          <w:lang w:val="de-AT"/>
        </w:rPr>
      </w:pPr>
      <w:r w:rsidRPr="005B7EF7">
        <w:rPr>
          <w:lang w:val="de-AT"/>
        </w:rPr>
        <w:t>&lt;sru:record&gt;</w:t>
      </w:r>
    </w:p>
    <w:p w:rsidR="005B7EF7" w:rsidRPr="005B7EF7" w:rsidRDefault="005B7EF7" w:rsidP="00BC2F6D">
      <w:pPr>
        <w:pStyle w:val="ExampleCode"/>
        <w:pBdr>
          <w:bottom w:val="single" w:sz="4" w:space="3" w:color="8DB3E2" w:themeColor="text2" w:themeTint="66"/>
        </w:pBdr>
        <w:rPr>
          <w:lang w:val="de-AT"/>
        </w:rPr>
      </w:pPr>
      <w:r>
        <w:rPr>
          <w:lang w:val="de-AT"/>
        </w:rPr>
        <w:t xml:space="preserve"> </w:t>
      </w:r>
      <w:r w:rsidRPr="005B7EF7">
        <w:rPr>
          <w:lang w:val="de-AT"/>
        </w:rPr>
        <w:t>&lt;recordSchema&gt;info:srw/schema/1/</w:t>
      </w:r>
      <w:r w:rsidRPr="005B7EF7">
        <w:rPr>
          <w:color w:val="C00000"/>
          <w:lang w:val="de-AT"/>
        </w:rPr>
        <w:t>ccs-v1.0</w:t>
      </w:r>
      <w:r w:rsidRPr="005B7EF7">
        <w:rPr>
          <w:lang w:val="de-AT"/>
        </w:rPr>
        <w:t>&lt;/recordSchema&gt;</w:t>
      </w:r>
    </w:p>
    <w:p w:rsidR="00BC2F6D" w:rsidRPr="005B7EF7" w:rsidRDefault="005B7EF7" w:rsidP="00BC2F6D">
      <w:pPr>
        <w:pStyle w:val="ExampleCode"/>
        <w:pBdr>
          <w:bottom w:val="single" w:sz="4" w:space="3" w:color="8DB3E2" w:themeColor="text2" w:themeTint="66"/>
        </w:pBdr>
      </w:pPr>
      <w:r w:rsidRPr="005B7EF7">
        <w:rPr>
          <w:lang w:val="de-AT"/>
        </w:rPr>
        <w:t xml:space="preserve"> </w:t>
      </w:r>
      <w:r w:rsidR="00BC2F6D" w:rsidRPr="005B7EF7">
        <w:t xml:space="preserve">&lt;sru:recordData xmlns:ccs="http://clarin.eu/ContentSearch" &gt; </w:t>
      </w:r>
    </w:p>
    <w:p w:rsidR="00BC2F6D" w:rsidRDefault="005B7EF7" w:rsidP="00BC2F6D">
      <w:pPr>
        <w:pStyle w:val="ExampleCode"/>
        <w:pBdr>
          <w:bottom w:val="single" w:sz="4" w:space="3" w:color="8DB3E2" w:themeColor="text2" w:themeTint="66"/>
        </w:pBdr>
      </w:pPr>
      <w:r w:rsidRPr="005B7EF7">
        <w:t xml:space="preserve"> </w:t>
      </w:r>
      <w:r w:rsidR="00BC2F6D" w:rsidRPr="005B7EF7">
        <w:t xml:space="preserve">  </w:t>
      </w:r>
      <w:r w:rsidR="00BC2F6D">
        <w:t>&lt;ccs:Resource pid="123"&gt;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 pid="123</w:t>
      </w:r>
      <w:r w:rsidR="007C740C">
        <w:t>#</w:t>
      </w:r>
      <w:r>
        <w:t>a"&gt;</w:t>
      </w:r>
    </w:p>
    <w:p w:rsidR="00BC2F6D" w:rsidRDefault="00BC2F6D" w:rsidP="00BC2F6D">
      <w:pPr>
        <w:pStyle w:val="ExampleCode"/>
        <w:pBdr>
          <w:bottom w:val="single" w:sz="4" w:space="3" w:color="8DB3E2" w:themeColor="text2" w:themeTint="66"/>
        </w:pBdr>
      </w:pPr>
      <w:r>
        <w:t xml:space="preserve">    </w:t>
      </w:r>
      <w:r>
        <w:tab/>
        <w:t>&lt;ccs:DataView type="text/xml"&gt;&lt;meertens:any/&gt;</w:t>
      </w:r>
    </w:p>
    <w:p w:rsidR="00BC2F6D" w:rsidRDefault="00BC2F6D" w:rsidP="00BC2F6D">
      <w:pPr>
        <w:pStyle w:val="ExampleCode"/>
        <w:pBdr>
          <w:bottom w:val="single" w:sz="4" w:space="3" w:color="8DB3E2" w:themeColor="text2" w:themeTint="66"/>
        </w:pBdr>
      </w:pPr>
      <w:r>
        <w:tab/>
      </w:r>
      <w:r>
        <w:tab/>
        <w:t>&lt;/ccs:DataView&gt;</w:t>
      </w:r>
    </w:p>
    <w:p w:rsidR="00BC2F6D" w:rsidRDefault="00BC2F6D" w:rsidP="00BC2F6D">
      <w:pPr>
        <w:pStyle w:val="ExampleCode"/>
        <w:pBdr>
          <w:bottom w:val="single" w:sz="4" w:space="3" w:color="8DB3E2" w:themeColor="text2" w:themeTint="66"/>
        </w:pBdr>
      </w:pPr>
      <w:r>
        <w:tab/>
      </w:r>
      <w:r>
        <w:tab/>
        <w:t>&lt;ccs:DataView type="image/jpeg"</w:t>
      </w:r>
      <w:r w:rsidR="007C740C">
        <w:t xml:space="preserve"> ref=””</w:t>
      </w:r>
      <w:r>
        <w:t>&gt;&lt;/ccs:DataView&gt;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&lt;/ccs:Resource&gt;</w:t>
      </w:r>
    </w:p>
    <w:p w:rsidR="005B7EF7" w:rsidRDefault="005B7EF7" w:rsidP="00BC2F6D">
      <w:pPr>
        <w:pStyle w:val="ExampleCode"/>
        <w:pBdr>
          <w:bottom w:val="single" w:sz="4" w:space="3" w:color="8DB3E2" w:themeColor="text2" w:themeTint="66"/>
        </w:pBdr>
      </w:pPr>
      <w:r>
        <w:t xml:space="preserve"> &lt;/sru:recordData&gt;</w:t>
      </w:r>
    </w:p>
    <w:p w:rsidR="005B7EF7" w:rsidRDefault="005B7EF7" w:rsidP="00BC2F6D">
      <w:pPr>
        <w:pStyle w:val="ExampleCode"/>
        <w:pBdr>
          <w:bottom w:val="single" w:sz="4" w:space="3" w:color="8DB3E2" w:themeColor="text2" w:themeTint="66"/>
        </w:pBdr>
      </w:pPr>
      <w:r>
        <w:t>&lt;/sru:record&gt;</w:t>
      </w:r>
    </w:p>
    <w:p w:rsidR="005B7EF7" w:rsidRDefault="005B7EF7" w:rsidP="005B7EF7">
      <w:pPr>
        <w:pStyle w:val="ExampleCode"/>
        <w:pBdr>
          <w:bottom w:val="single" w:sz="4" w:space="3" w:color="8DB3E2" w:themeColor="text2" w:themeTint="66"/>
        </w:pBdr>
      </w:pPr>
      <w:r>
        <w:t>&lt;sru:record&gt;</w:t>
      </w:r>
    </w:p>
    <w:p w:rsidR="005B7EF7" w:rsidRDefault="005B7EF7" w:rsidP="00BC2F6D">
      <w:pPr>
        <w:pStyle w:val="ExampleCode"/>
        <w:pBdr>
          <w:bottom w:val="single" w:sz="4" w:space="3" w:color="8DB3E2" w:themeColor="text2" w:themeTint="66"/>
        </w:pBdr>
      </w:pPr>
      <w:r>
        <w:t xml:space="preserve"> &lt;sru:recordData&gt;</w:t>
      </w:r>
    </w:p>
    <w:p w:rsidR="00BC2F6D" w:rsidRDefault="00BC2F6D" w:rsidP="00BC2F6D">
      <w:pPr>
        <w:pStyle w:val="ExampleCode"/>
        <w:pBdr>
          <w:bottom w:val="single" w:sz="4" w:space="3" w:color="8DB3E2" w:themeColor="text2" w:themeTint="66"/>
        </w:pBdr>
      </w:pPr>
      <w:r>
        <w:t xml:space="preserve">  &lt;ccs:Resource pid="124"&gt;</w:t>
      </w:r>
    </w:p>
    <w:p w:rsidR="00BC2F6D" w:rsidRDefault="00BC2F6D" w:rsidP="00BC2F6D">
      <w:pPr>
        <w:pStyle w:val="ExampleCode"/>
        <w:pBdr>
          <w:bottom w:val="single" w:sz="4" w:space="3" w:color="8DB3E2" w:themeColor="text2" w:themeTint="66"/>
        </w:pBdr>
      </w:pPr>
      <w:r>
        <w:tab/>
        <w:t xml:space="preserve"> &lt;ccs:DataView type="</w:t>
      </w:r>
      <w:r w:rsidRPr="00EC78C2">
        <w:t>text/x-eaf+xml</w:t>
      </w:r>
      <w:r>
        <w:t xml:space="preserve">"&gt; </w:t>
      </w:r>
    </w:p>
    <w:p w:rsidR="00BC2F6D" w:rsidRDefault="00BC2F6D" w:rsidP="00BC2F6D">
      <w:pPr>
        <w:pStyle w:val="ExampleCode"/>
        <w:pBdr>
          <w:bottom w:val="single" w:sz="4" w:space="3" w:color="8DB3E2" w:themeColor="text2" w:themeTint="66"/>
        </w:pBdr>
      </w:pPr>
      <w:r>
        <w:lastRenderedPageBreak/>
        <w:tab/>
        <w:t xml:space="preserve">   </w:t>
      </w:r>
      <w:r w:rsidRPr="00EC78C2">
        <w:t>&lt;ANNOTATION_DOCUMENT xsi:noNamespaceSchemaLocation=</w:t>
      </w:r>
      <w:r>
        <w:t xml:space="preserve"> </w:t>
      </w:r>
      <w:r>
        <w:br/>
      </w:r>
      <w:r>
        <w:tab/>
      </w:r>
      <w:r>
        <w:tab/>
      </w:r>
      <w:r>
        <w:tab/>
      </w:r>
      <w:r>
        <w:tab/>
        <w:t>”</w:t>
      </w:r>
      <w:hyperlink r:id="rId23" w:history="1">
        <w:r w:rsidRPr="00614274">
          <w:rPr>
            <w:rStyle w:val="Hyperlink"/>
          </w:rPr>
          <w:t>http://www.mpi.nl/tools/elan/EAFv2.2.xsd</w:t>
        </w:r>
      </w:hyperlink>
      <w:r>
        <w:t xml:space="preserve">” &gt; </w:t>
      </w:r>
      <w:r>
        <w:tab/>
      </w:r>
      <w:r>
        <w:br/>
      </w:r>
      <w:r>
        <w:tab/>
        <w:t xml:space="preserve">   ...&lt;/</w:t>
      </w:r>
      <w:r w:rsidRPr="00EC78C2">
        <w:t>ANNOTATION_DOCUMENT</w:t>
      </w:r>
      <w:r>
        <w:t>&gt;</w:t>
      </w:r>
      <w:r w:rsidRPr="00EC78C2">
        <w:t xml:space="preserve"> </w:t>
      </w:r>
    </w:p>
    <w:p w:rsidR="00BC2F6D" w:rsidRDefault="00BC2F6D" w:rsidP="00BC2F6D">
      <w:pPr>
        <w:pStyle w:val="ExampleCode"/>
        <w:pBdr>
          <w:bottom w:val="single" w:sz="4" w:space="3" w:color="8DB3E2" w:themeColor="text2" w:themeTint="66"/>
        </w:pBdr>
      </w:pPr>
      <w:r>
        <w:tab/>
        <w:t xml:space="preserve"> &lt;/ccs:DataView&gt;</w:t>
      </w:r>
    </w:p>
    <w:p w:rsidR="00BC2F6D" w:rsidRDefault="00BC2F6D" w:rsidP="00BC2F6D">
      <w:pPr>
        <w:pStyle w:val="ExampleCode"/>
        <w:pBdr>
          <w:bottom w:val="single" w:sz="4" w:space="3" w:color="8DB3E2" w:themeColor="text2" w:themeTint="66"/>
        </w:pBdr>
      </w:pPr>
      <w:r>
        <w:tab/>
        <w:t xml:space="preserve"> &lt;ccs:DataView type="</w:t>
      </w:r>
      <w:r w:rsidRPr="001A41CC">
        <w:t>video/mp4</w:t>
      </w:r>
      <w:r>
        <w:t>"</w:t>
      </w:r>
      <w:r w:rsidR="008F5750">
        <w:t xml:space="preserve"> ref=””</w:t>
      </w:r>
      <w:r>
        <w:t>&gt;&lt;/ccs:DataView&gt;</w:t>
      </w:r>
    </w:p>
    <w:p w:rsidR="00BC2F6D" w:rsidRDefault="00BC2F6D" w:rsidP="00BC2F6D">
      <w:pPr>
        <w:pStyle w:val="ExampleCode"/>
        <w:pBdr>
          <w:bottom w:val="single" w:sz="4" w:space="3" w:color="8DB3E2" w:themeColor="text2" w:themeTint="66"/>
        </w:pBdr>
      </w:pPr>
      <w:r>
        <w:t xml:space="preserve">  &lt;/ccs:Resource&gt;</w:t>
      </w:r>
    </w:p>
    <w:p w:rsidR="00BC2F6D" w:rsidRDefault="005B7EF7" w:rsidP="00BC2F6D">
      <w:pPr>
        <w:pStyle w:val="ExampleCode"/>
        <w:pBdr>
          <w:bottom w:val="single" w:sz="4" w:space="3" w:color="8DB3E2" w:themeColor="text2" w:themeTint="66"/>
        </w:pBdr>
      </w:pPr>
      <w:r>
        <w:t xml:space="preserve"> </w:t>
      </w:r>
      <w:r w:rsidR="00BC2F6D">
        <w:t>&lt;/sru:recordData&gt;</w:t>
      </w:r>
    </w:p>
    <w:p w:rsidR="00BC2F6D" w:rsidRPr="004278D3" w:rsidRDefault="005B7EF7" w:rsidP="00194BD8">
      <w:pPr>
        <w:pStyle w:val="ExampleCode"/>
        <w:pBdr>
          <w:bottom w:val="single" w:sz="4" w:space="3" w:color="8DB3E2" w:themeColor="text2" w:themeTint="66"/>
        </w:pBdr>
      </w:pPr>
      <w:r>
        <w:t>&lt;/sru:record&gt;</w:t>
      </w:r>
    </w:p>
    <w:p w:rsidR="000E03CE" w:rsidRDefault="000E03CE" w:rsidP="00BC2F6D">
      <w:pPr>
        <w:pStyle w:val="berschrift3"/>
        <w:rPr>
          <w:lang w:val="en-US"/>
        </w:rPr>
      </w:pPr>
      <w:bookmarkStart w:id="137" w:name="_Toc287824959"/>
      <w:r>
        <w:rPr>
          <w:lang w:val="en-US"/>
        </w:rPr>
        <w:t>Identifying the Resources or Resource</w:t>
      </w:r>
      <w:r w:rsidR="00326BED">
        <w:rPr>
          <w:lang w:val="en-US"/>
        </w:rPr>
        <w:t xml:space="preserve"> Parts/</w:t>
      </w:r>
      <w:r>
        <w:rPr>
          <w:lang w:val="en-US"/>
        </w:rPr>
        <w:t>Fragments</w:t>
      </w:r>
      <w:bookmarkEnd w:id="137"/>
    </w:p>
    <w:p w:rsidR="000E03CE" w:rsidRDefault="000E03CE" w:rsidP="000E03CE">
      <w:pPr>
        <w:rPr>
          <w:lang w:val="en-US"/>
        </w:rPr>
      </w:pPr>
      <w:r>
        <w:rPr>
          <w:lang w:val="en-US"/>
        </w:rPr>
        <w:t xml:space="preserve">This approach should also </w:t>
      </w:r>
      <w:r w:rsidR="00210E23">
        <w:rPr>
          <w:lang w:val="en-US"/>
        </w:rPr>
        <w:t xml:space="preserve">be </w:t>
      </w:r>
      <w:r>
        <w:rPr>
          <w:lang w:val="en-US"/>
        </w:rPr>
        <w:t xml:space="preserve">able to cope with the issue of granularity, i.e. the fact that every repository can decide </w:t>
      </w:r>
      <w:r w:rsidR="005B19A1">
        <w:rPr>
          <w:lang w:val="en-US"/>
        </w:rPr>
        <w:t xml:space="preserve">to </w:t>
      </w:r>
      <w:r>
        <w:rPr>
          <w:lang w:val="en-US"/>
        </w:rPr>
        <w:t>structure their collections differently. For example only exposing the collection and an endpoint to that, individual resources not being addressable at all.</w:t>
      </w:r>
    </w:p>
    <w:p w:rsidR="007E0F4D" w:rsidRDefault="007E0F4D" w:rsidP="000E03CE">
      <w:pPr>
        <w:rPr>
          <w:lang w:val="en-US"/>
        </w:rPr>
      </w:pPr>
      <w:r>
        <w:rPr>
          <w:lang w:val="en-US"/>
        </w:rPr>
        <w:t>Accordingly in the result you could have:</w:t>
      </w:r>
    </w:p>
    <w:p w:rsidR="007E0F4D" w:rsidRDefault="007E0F4D" w:rsidP="007E0F4D">
      <w:pPr>
        <w:pStyle w:val="ExampleCode"/>
        <w:pBdr>
          <w:bottom w:val="single" w:sz="4" w:space="3" w:color="8DB3E2" w:themeColor="text2" w:themeTint="66"/>
        </w:pBdr>
      </w:pPr>
      <w:r>
        <w:t xml:space="preserve">&lt;ccs:Resource pid="123"&gt;                  /* parent collection */  </w:t>
      </w:r>
    </w:p>
    <w:p w:rsidR="007E0F4D" w:rsidRDefault="007E0F4D" w:rsidP="007E0F4D">
      <w:pPr>
        <w:pStyle w:val="ExampleCode"/>
        <w:pBdr>
          <w:bottom w:val="single" w:sz="4" w:space="3" w:color="8DB3E2" w:themeColor="text2" w:themeTint="66"/>
        </w:pBdr>
      </w:pPr>
      <w:r w:rsidRPr="005B7EF7">
        <w:t xml:space="preserve">   </w:t>
      </w:r>
      <w:r>
        <w:t xml:space="preserve">&lt;ccs:Resource pid="123.1"&gt;  </w:t>
      </w:r>
      <w:r>
        <w:tab/>
      </w:r>
      <w:r>
        <w:tab/>
        <w:t xml:space="preserve">   /* the resource */ </w:t>
      </w:r>
    </w:p>
    <w:p w:rsidR="007E0F4D" w:rsidRDefault="007E0F4D" w:rsidP="007E0F4D">
      <w:pPr>
        <w:pStyle w:val="ExampleCode"/>
        <w:pBdr>
          <w:bottom w:val="single" w:sz="4" w:space="3" w:color="8DB3E2" w:themeColor="text2" w:themeTint="66"/>
        </w:pBdr>
      </w:pPr>
      <w:r>
        <w:t xml:space="preserve">     &lt;ccs:ResourceFragment pid="123.1</w:t>
      </w:r>
      <w:r w:rsidR="007C740C">
        <w:t>#</w:t>
      </w:r>
      <w:r>
        <w:t>a"&gt; /* part of the resource */</w:t>
      </w:r>
    </w:p>
    <w:p w:rsidR="007E0F4D" w:rsidRDefault="00210E23" w:rsidP="000E03CE">
      <w:pPr>
        <w:rPr>
          <w:lang w:val="en-US"/>
        </w:rPr>
      </w:pPr>
      <w:r>
        <w:rPr>
          <w:lang w:val="en-US"/>
        </w:rPr>
        <w:t>I</w:t>
      </w:r>
      <w:commentRangeStart w:id="138"/>
      <w:r w:rsidR="007E0F4D">
        <w:rPr>
          <w:lang w:val="en-US"/>
        </w:rPr>
        <w:t xml:space="preserve">f the collection is represented in the result, we </w:t>
      </w:r>
      <w:r>
        <w:rPr>
          <w:lang w:val="en-US"/>
        </w:rPr>
        <w:t xml:space="preserve">may </w:t>
      </w:r>
      <w:r w:rsidR="007E0F4D">
        <w:rPr>
          <w:lang w:val="en-US"/>
        </w:rPr>
        <w:t xml:space="preserve">need more information about it, then just the </w:t>
      </w:r>
      <w:r>
        <w:rPr>
          <w:lang w:val="en-US"/>
        </w:rPr>
        <w:t>PID</w:t>
      </w:r>
      <w:r w:rsidR="007E0F4D">
        <w:rPr>
          <w:lang w:val="en-US"/>
        </w:rPr>
        <w:t>. Usually the only further information about collections are the MDrecords. And while the client could fetch these for every collection</w:t>
      </w:r>
      <w:r w:rsidR="002B59ED">
        <w:rPr>
          <w:lang w:val="en-US"/>
        </w:rPr>
        <w:t>, there will hopefully be more efficient ways (For example in a combined metadata content search, we should have the MDRecords for all the resources already as result of the first – metadata search - phase.)</w:t>
      </w:r>
      <w:commentRangeEnd w:id="138"/>
      <w:r w:rsidR="005B19A1">
        <w:rPr>
          <w:rStyle w:val="Kommentarzeichen"/>
        </w:rPr>
        <w:commentReference w:id="138"/>
      </w:r>
    </w:p>
    <w:p w:rsidR="009C5EB5" w:rsidRPr="000052AD" w:rsidRDefault="009C5EB5" w:rsidP="009C5EB5">
      <w:pPr>
        <w:rPr>
          <w:lang w:val="en-US"/>
        </w:rPr>
      </w:pPr>
      <w:r w:rsidRPr="000052AD">
        <w:rPr>
          <w:lang w:val="en-US"/>
        </w:rPr>
        <w:t xml:space="preserve">See the </w:t>
      </w:r>
      <w:r w:rsidRPr="00326BED">
        <w:rPr>
          <w:rStyle w:val="NamedEntityZchn"/>
        </w:rPr>
        <w:t>ISO/FDIS 24619 – PISA</w:t>
      </w:r>
      <w:r>
        <w:rPr>
          <w:rStyle w:val="Funotenzeichen"/>
        </w:rPr>
        <w:footnoteReference w:id="32"/>
      </w:r>
      <w:r w:rsidRPr="000052AD">
        <w:rPr>
          <w:lang w:val="en-US"/>
        </w:rPr>
        <w:t xml:space="preserve"> for detailed discussion of referencing Resources and parts of  Resources, granularity issue and also about the distinction between ResourcePart and ResourceFragment.</w:t>
      </w:r>
    </w:p>
    <w:p w:rsidR="009C5EB5" w:rsidRDefault="009C5EB5" w:rsidP="000E03CE">
      <w:pPr>
        <w:rPr>
          <w:lang w:val="en-US"/>
        </w:rPr>
      </w:pPr>
      <w:r w:rsidRPr="000052AD">
        <w:rPr>
          <w:lang w:val="en-US"/>
        </w:rPr>
        <w:t xml:space="preserve">In simple terms the difference is, that with ResourceFragment the client fetches the whole resource and navigates to or extracts the part of Resource being refered to (the well established URL “#” anchor-mechanism), whereas with ResourcePart the server is able to extract the part of a resource based on a parameter and sends only the requested snippet  to the client. This is of course important distinction wrt performance and network-load especially for multimedia content, but we probably </w:t>
      </w:r>
      <w:r w:rsidRPr="000052AD">
        <w:rPr>
          <w:rStyle w:val="IntensiveHervorhebung"/>
          <w:lang w:val="en-US"/>
        </w:rPr>
        <w:t xml:space="preserve">need both </w:t>
      </w:r>
      <w:r w:rsidRPr="000052AD">
        <w:rPr>
          <w:lang w:val="en-US"/>
        </w:rPr>
        <w:t>(as not all server may be capable of providing parts).</w:t>
      </w:r>
    </w:p>
    <w:p w:rsidR="000E03CE" w:rsidRDefault="00FE309A" w:rsidP="000E03CE">
      <w:pPr>
        <w:pStyle w:val="berschrift3"/>
        <w:rPr>
          <w:lang w:val="en-US"/>
        </w:rPr>
      </w:pPr>
      <w:bookmarkStart w:id="139" w:name="_Ref284165416"/>
      <w:bookmarkStart w:id="140" w:name="_Ref284165434"/>
      <w:bookmarkStart w:id="141" w:name="_Toc287824960"/>
      <w:r>
        <w:rPr>
          <w:lang w:val="en-US"/>
        </w:rPr>
        <w:t xml:space="preserve">DataView - Handling </w:t>
      </w:r>
      <w:r w:rsidR="000E03CE">
        <w:rPr>
          <w:lang w:val="en-US"/>
        </w:rPr>
        <w:t>the data</w:t>
      </w:r>
      <w:r>
        <w:rPr>
          <w:lang w:val="en-US"/>
        </w:rPr>
        <w:t xml:space="preserve"> </w:t>
      </w:r>
      <w:r w:rsidR="000E03CE">
        <w:rPr>
          <w:lang w:val="en-US"/>
        </w:rPr>
        <w:t>types</w:t>
      </w:r>
      <w:bookmarkEnd w:id="139"/>
      <w:bookmarkEnd w:id="140"/>
      <w:bookmarkEnd w:id="141"/>
    </w:p>
    <w:p w:rsidR="000E03CE" w:rsidRDefault="000E03CE" w:rsidP="000E03CE">
      <w:pPr>
        <w:rPr>
          <w:lang w:val="en-US"/>
        </w:rPr>
      </w:pPr>
      <w:r>
        <w:rPr>
          <w:lang w:val="en-US"/>
        </w:rPr>
        <w:t>As we listed in previous chapter</w:t>
      </w:r>
      <w:r w:rsidR="00FE309A">
        <w:rPr>
          <w:lang w:val="en-US"/>
        </w:rPr>
        <w:t xml:space="preserve"> (</w:t>
      </w:r>
      <w:r w:rsidR="00125AB8">
        <w:rPr>
          <w:lang w:val="en-US"/>
        </w:rPr>
        <w:fldChar w:fldCharType="begin"/>
      </w:r>
      <w:r w:rsidR="00FE309A">
        <w:rPr>
          <w:lang w:val="en-US"/>
        </w:rPr>
        <w:instrText xml:space="preserve"> REF _Ref287813863 \w \h </w:instrText>
      </w:r>
      <w:r w:rsidR="00125AB8">
        <w:rPr>
          <w:lang w:val="en-US"/>
        </w:rPr>
      </w:r>
      <w:r w:rsidR="00125AB8">
        <w:rPr>
          <w:lang w:val="en-US"/>
        </w:rPr>
        <w:fldChar w:fldCharType="separate"/>
      </w:r>
      <w:r w:rsidR="00243C76">
        <w:rPr>
          <w:lang w:val="en-US"/>
        </w:rPr>
        <w:t>5.1</w:t>
      </w:r>
      <w:r w:rsidR="00125AB8">
        <w:rPr>
          <w:lang w:val="en-US"/>
        </w:rPr>
        <w:fldChar w:fldCharType="end"/>
      </w:r>
      <w:r w:rsidR="00FE309A">
        <w:rPr>
          <w:lang w:val="en-US"/>
        </w:rPr>
        <w:t xml:space="preserve"> </w:t>
      </w:r>
      <w:r w:rsidR="00125AB8">
        <w:rPr>
          <w:lang w:val="en-US"/>
        </w:rPr>
        <w:fldChar w:fldCharType="begin"/>
      </w:r>
      <w:r w:rsidR="00FE309A">
        <w:rPr>
          <w:lang w:val="en-US"/>
        </w:rPr>
        <w:instrText xml:space="preserve"> REF _Ref287813871 \h </w:instrText>
      </w:r>
      <w:r w:rsidR="00125AB8">
        <w:rPr>
          <w:lang w:val="en-US"/>
        </w:rPr>
      </w:r>
      <w:r w:rsidR="00125AB8">
        <w:rPr>
          <w:lang w:val="en-US"/>
        </w:rPr>
        <w:fldChar w:fldCharType="separate"/>
      </w:r>
      <w:r w:rsidR="00243C76">
        <w:rPr>
          <w:lang w:val="en-US"/>
        </w:rPr>
        <w:t>Data Model</w:t>
      </w:r>
      <w:r w:rsidR="00125AB8">
        <w:rPr>
          <w:lang w:val="en-US"/>
        </w:rPr>
        <w:fldChar w:fldCharType="end"/>
      </w:r>
      <w:r w:rsidR="00FE309A">
        <w:rPr>
          <w:lang w:val="en-US"/>
        </w:rPr>
        <w:t>)</w:t>
      </w:r>
      <w:r>
        <w:rPr>
          <w:lang w:val="en-US"/>
        </w:rPr>
        <w:t xml:space="preserve">, we have to deal </w:t>
      </w:r>
      <w:r w:rsidR="00FE309A">
        <w:rPr>
          <w:lang w:val="en-US"/>
        </w:rPr>
        <w:t xml:space="preserve">with a broad range of data </w:t>
      </w:r>
      <w:r>
        <w:rPr>
          <w:lang w:val="en-US"/>
        </w:rPr>
        <w:t>types, now we want to see, how we can fit them within the proposed structure (</w:t>
      </w:r>
      <w:r w:rsidRPr="00BC2F6D">
        <w:rPr>
          <w:rStyle w:val="DefZchn"/>
        </w:rPr>
        <w:t>Resource,</w:t>
      </w:r>
      <w:r>
        <w:rPr>
          <w:rStyle w:val="DefZchn"/>
        </w:rPr>
        <w:t xml:space="preserve"> </w:t>
      </w:r>
      <w:r w:rsidRPr="00BC2F6D">
        <w:rPr>
          <w:rStyle w:val="DefZchn"/>
        </w:rPr>
        <w:t>ResourceFragment,</w:t>
      </w:r>
      <w:r>
        <w:rPr>
          <w:rStyle w:val="DefZchn"/>
        </w:rPr>
        <w:t xml:space="preserve"> </w:t>
      </w:r>
      <w:r w:rsidRPr="00BC2F6D">
        <w:rPr>
          <w:rStyle w:val="DefZchn"/>
        </w:rPr>
        <w:t>DataView</w:t>
      </w:r>
      <w:r>
        <w:rPr>
          <w:lang w:val="en-US"/>
        </w:rPr>
        <w:t>).</w:t>
      </w:r>
    </w:p>
    <w:p w:rsidR="000E03CE" w:rsidRDefault="000E03CE" w:rsidP="000E03CE">
      <w:pPr>
        <w:rPr>
          <w:lang w:val="en-US"/>
        </w:rPr>
      </w:pPr>
      <w:r>
        <w:rPr>
          <w:lang w:val="en-US"/>
        </w:rPr>
        <w:t>We can distinguish three situations:</w:t>
      </w:r>
    </w:p>
    <w:p w:rsidR="000E03CE" w:rsidRPr="000E03CE" w:rsidRDefault="000E03CE" w:rsidP="000E03CE">
      <w:pPr>
        <w:pStyle w:val="TermDef"/>
      </w:pPr>
      <w:r w:rsidRPr="000E03CE">
        <w:t>textual/XML datatype, existing schema</w:t>
      </w:r>
    </w:p>
    <w:p w:rsidR="000E03CE" w:rsidRDefault="000E03CE" w:rsidP="000E03CE">
      <w:pPr>
        <w:pStyle w:val="TermExplain"/>
      </w:pPr>
      <w:r>
        <w:t xml:space="preserve">CMD, EAF, TCF, </w:t>
      </w:r>
      <w:r w:rsidR="0089326E">
        <w:t xml:space="preserve">syntax trees, </w:t>
      </w:r>
      <w:r>
        <w:t>Geolocation(?)</w:t>
      </w:r>
    </w:p>
    <w:p w:rsidR="008F5750" w:rsidRDefault="008F5750" w:rsidP="000E03CE">
      <w:pPr>
        <w:pStyle w:val="TermExplain"/>
      </w:pPr>
      <w:r>
        <w:t>These could be simply transported inline embedded or referenced in the defined envelope.</w:t>
      </w:r>
    </w:p>
    <w:p w:rsidR="000E03CE" w:rsidRPr="00120728" w:rsidRDefault="000E03CE" w:rsidP="000E03CE">
      <w:pPr>
        <w:pStyle w:val="TermDef"/>
      </w:pPr>
      <w:r w:rsidRPr="00120728">
        <w:t>textual/</w:t>
      </w:r>
      <w:commentRangeStart w:id="142"/>
      <w:commentRangeStart w:id="143"/>
      <w:r w:rsidRPr="00120728">
        <w:t xml:space="preserve">XML </w:t>
      </w:r>
      <w:commentRangeEnd w:id="142"/>
      <w:r w:rsidR="000633DC">
        <w:rPr>
          <w:rStyle w:val="Kommentarzeichen"/>
          <w:b w:val="0"/>
          <w:lang w:val="de-AT"/>
        </w:rPr>
        <w:commentReference w:id="142"/>
      </w:r>
      <w:commentRangeEnd w:id="143"/>
      <w:r w:rsidR="00AC7AE3">
        <w:rPr>
          <w:rStyle w:val="Kommentarzeichen"/>
          <w:b w:val="0"/>
          <w:lang w:val="de-AT"/>
        </w:rPr>
        <w:commentReference w:id="143"/>
      </w:r>
      <w:r w:rsidRPr="00120728">
        <w:t>datatype, no schema:</w:t>
      </w:r>
    </w:p>
    <w:p w:rsidR="000E03CE" w:rsidRDefault="000E03CE" w:rsidP="000E03CE">
      <w:pPr>
        <w:pStyle w:val="TermExplain"/>
      </w:pPr>
      <w:r>
        <w:t xml:space="preserve">concordances/KWIC, </w:t>
      </w:r>
      <w:r w:rsidR="0089326E">
        <w:t xml:space="preserve">Lists / </w:t>
      </w:r>
      <w:r>
        <w:t>Word summaries</w:t>
      </w:r>
    </w:p>
    <w:p w:rsidR="008F5750" w:rsidRPr="00120728" w:rsidRDefault="008F5750" w:rsidP="000E03CE">
      <w:pPr>
        <w:pStyle w:val="TermExplain"/>
      </w:pPr>
      <w:commentRangeStart w:id="144"/>
      <w:commentRangeStart w:id="145"/>
      <w:r>
        <w:lastRenderedPageBreak/>
        <w:t>Here we need to find consensus about the actual xml-structures.</w:t>
      </w:r>
      <w:commentRangeEnd w:id="144"/>
      <w:r w:rsidR="000633DC">
        <w:rPr>
          <w:rStyle w:val="Kommentarzeichen"/>
          <w:lang w:val="de-AT"/>
        </w:rPr>
        <w:commentReference w:id="144"/>
      </w:r>
      <w:commentRangeEnd w:id="145"/>
      <w:r w:rsidR="00F917FF">
        <w:rPr>
          <w:rStyle w:val="Kommentarzeichen"/>
          <w:lang w:val="de-AT"/>
        </w:rPr>
        <w:commentReference w:id="145"/>
      </w:r>
    </w:p>
    <w:p w:rsidR="000E03CE" w:rsidRDefault="000E03CE" w:rsidP="000E03CE">
      <w:pPr>
        <w:pStyle w:val="TermDef"/>
      </w:pPr>
      <w:r>
        <w:t>binary resource</w:t>
      </w:r>
    </w:p>
    <w:p w:rsidR="000E03CE" w:rsidRDefault="000E03CE" w:rsidP="000E03CE">
      <w:pPr>
        <w:pStyle w:val="TermExplain"/>
      </w:pPr>
      <w:r>
        <w:t>AV-Files, Images</w:t>
      </w:r>
    </w:p>
    <w:p w:rsidR="008F5750" w:rsidRDefault="008F5750" w:rsidP="000E03CE">
      <w:pPr>
        <w:pStyle w:val="TermExplain"/>
      </w:pPr>
      <w:r>
        <w:t xml:space="preserve">These have to be </w:t>
      </w:r>
      <w:commentRangeStart w:id="146"/>
      <w:commentRangeStart w:id="147"/>
      <w:r>
        <w:t>referencable</w:t>
      </w:r>
      <w:commentRangeEnd w:id="146"/>
      <w:r w:rsidR="000633DC">
        <w:rPr>
          <w:rStyle w:val="Kommentarzeichen"/>
          <w:lang w:val="de-AT"/>
        </w:rPr>
        <w:commentReference w:id="146"/>
      </w:r>
      <w:commentRangeEnd w:id="147"/>
      <w:r w:rsidR="00AC7AE3">
        <w:rPr>
          <w:rStyle w:val="Kommentarzeichen"/>
          <w:lang w:val="de-AT"/>
        </w:rPr>
        <w:commentReference w:id="147"/>
      </w:r>
      <w:r>
        <w:t>.</w:t>
      </w:r>
    </w:p>
    <w:p w:rsidR="00B82E5E" w:rsidRDefault="00B82E5E" w:rsidP="000E03CE">
      <w:pPr>
        <w:rPr>
          <w:lang w:val="en-US"/>
        </w:rPr>
      </w:pPr>
      <w:r>
        <w:rPr>
          <w:lang w:val="en-US"/>
        </w:rPr>
        <w:t>We need to define a mechanism to reference the actual content</w:t>
      </w:r>
      <w:r w:rsidR="007C740C">
        <w:rPr>
          <w:lang w:val="en-US"/>
        </w:rPr>
        <w:t xml:space="preserve"> instead of inline embedding</w:t>
      </w:r>
      <w:r>
        <w:rPr>
          <w:lang w:val="en-US"/>
        </w:rPr>
        <w:t xml:space="preserve">, </w:t>
      </w:r>
      <w:r w:rsidR="0089326E">
        <w:rPr>
          <w:lang w:val="en-US"/>
        </w:rPr>
        <w:t xml:space="preserve">i.e. something like a </w:t>
      </w:r>
      <w:r w:rsidR="0089326E" w:rsidRPr="0089326E">
        <w:rPr>
          <w:rStyle w:val="ExampleCodeZchn"/>
        </w:rPr>
        <w:t>@link</w:t>
      </w:r>
      <w:r w:rsidR="0089326E">
        <w:rPr>
          <w:lang w:val="en-US"/>
        </w:rPr>
        <w:t xml:space="preserve">-, </w:t>
      </w:r>
      <w:r w:rsidR="0089326E" w:rsidRPr="0089326E">
        <w:rPr>
          <w:rStyle w:val="ExampleCodeZchn"/>
        </w:rPr>
        <w:t>@url</w:t>
      </w:r>
      <w:r w:rsidR="0089326E">
        <w:rPr>
          <w:lang w:val="en-US"/>
        </w:rPr>
        <w:t>-</w:t>
      </w:r>
      <w:r w:rsidR="00F917FF">
        <w:rPr>
          <w:lang w:val="en-US"/>
        </w:rPr>
        <w:t xml:space="preserve">, </w:t>
      </w:r>
      <w:r w:rsidR="0089326E" w:rsidRPr="0089326E">
        <w:rPr>
          <w:rStyle w:val="ExampleCodeZchn"/>
        </w:rPr>
        <w:t>@ref</w:t>
      </w:r>
      <w:r w:rsidR="0089326E">
        <w:rPr>
          <w:lang w:val="en-US"/>
        </w:rPr>
        <w:t>-</w:t>
      </w:r>
      <w:r w:rsidR="00F917FF">
        <w:rPr>
          <w:lang w:val="en-US"/>
        </w:rPr>
        <w:t xml:space="preserve"> or even </w:t>
      </w:r>
      <w:r w:rsidR="00F917FF" w:rsidRPr="00F917FF">
        <w:rPr>
          <w:rStyle w:val="DefZchn"/>
        </w:rPr>
        <w:t>@pid</w:t>
      </w:r>
      <w:r w:rsidR="00F917FF">
        <w:rPr>
          <w:lang w:val="en-US"/>
        </w:rPr>
        <w:t>-</w:t>
      </w:r>
      <w:r w:rsidR="0089326E">
        <w:rPr>
          <w:lang w:val="en-US"/>
        </w:rPr>
        <w:t xml:space="preserve">attribute on the </w:t>
      </w:r>
      <w:r w:rsidR="0089326E" w:rsidRPr="0089326E">
        <w:rPr>
          <w:rStyle w:val="ExampleCodeZchn"/>
        </w:rPr>
        <w:t>DataView</w:t>
      </w:r>
      <w:r w:rsidR="0089326E">
        <w:rPr>
          <w:lang w:val="en-US"/>
        </w:rPr>
        <w:t xml:space="preserve"> element. This is necessary for the binary resources, but may be equally usable for text/xml data-type as well.</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B82E5E">
        <w:t xml:space="preserve"> </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F917FF" w:rsidRPr="00F917FF" w:rsidRDefault="00B82E5E" w:rsidP="00F917FF">
      <w:pPr>
        <w:pStyle w:val="ExampleCode"/>
        <w:pBdr>
          <w:bottom w:val="single" w:sz="4" w:space="3" w:color="8DB3E2" w:themeColor="text2" w:themeTint="66"/>
        </w:pBdr>
      </w:pPr>
      <w:r>
        <w:tab/>
        <w:t xml:space="preserve"> &lt;ccs:DataView type="</w:t>
      </w:r>
      <w:r w:rsidRPr="001A41CC">
        <w:t>video/mp4</w:t>
      </w:r>
      <w:r>
        <w:t>"</w:t>
      </w:r>
      <w:r w:rsidR="00F917FF">
        <w:t xml:space="preserve"> ref=”{someURL/handle?}“</w:t>
      </w:r>
      <w:r w:rsidR="00F917FF">
        <w:rPr>
          <w:rStyle w:val="Kommentarzeichen"/>
          <w:rFonts w:asciiTheme="minorHAnsi" w:hAnsiTheme="minorHAnsi" w:cstheme="minorBidi"/>
          <w:lang w:val="de-AT"/>
        </w:rPr>
        <w:commentReference w:id="148"/>
      </w:r>
      <w:r w:rsidR="00F917FF" w:rsidRPr="00F917FF">
        <w:t>&gt;</w:t>
      </w:r>
      <w:r w:rsidR="00F917FF" w:rsidRPr="00F917FF">
        <w:rPr>
          <w:i/>
          <w:lang w:val="de-AT"/>
        </w:rPr>
        <w:commentReference w:id="149"/>
      </w:r>
    </w:p>
    <w:p w:rsidR="00F917FF" w:rsidRDefault="00F917FF" w:rsidP="00F917FF">
      <w:pPr>
        <w:pStyle w:val="ExampleCode"/>
        <w:pBdr>
          <w:bottom w:val="single" w:sz="4" w:space="3" w:color="8DB3E2" w:themeColor="text2" w:themeTint="66"/>
        </w:pBdr>
      </w:pPr>
      <w:r>
        <w:t xml:space="preserve">    &lt;/ccs:DataView&gt;</w:t>
      </w:r>
    </w:p>
    <w:p w:rsidR="00F917FF" w:rsidRDefault="00F917FF" w:rsidP="00F917FF">
      <w:pPr>
        <w:rPr>
          <w:lang w:val="en-US"/>
        </w:rPr>
      </w:pPr>
      <w:r>
        <w:rPr>
          <w:lang w:val="en-US"/>
        </w:rPr>
        <w:t>So i</w:t>
      </w:r>
      <w:r w:rsidR="00FE309A">
        <w:rPr>
          <w:lang w:val="en-US"/>
        </w:rPr>
        <w:t xml:space="preserve">n IMDI </w:t>
      </w:r>
      <w:r w:rsidR="00FE309A" w:rsidRPr="00FE309A">
        <w:rPr>
          <w:lang w:val="en-US"/>
        </w:rPr>
        <w:t>we could u</w:t>
      </w:r>
      <w:r w:rsidR="00FE309A">
        <w:rPr>
          <w:lang w:val="en-US"/>
        </w:rPr>
        <w:t>se PIDs</w:t>
      </w:r>
      <w:r>
        <w:rPr>
          <w:lang w:val="en-US"/>
        </w:rPr>
        <w:t xml:space="preserve"> (see above comment)</w:t>
      </w:r>
      <w:r w:rsidR="00FE309A">
        <w:rPr>
          <w:lang w:val="en-US"/>
        </w:rPr>
        <w:t>, as every format has its own PID</w:t>
      </w:r>
      <w:r>
        <w:rPr>
          <w:lang w:val="en-US"/>
        </w:rPr>
        <w:t>. But this most probably does not apply to all repositories.</w:t>
      </w:r>
    </w:p>
    <w:p w:rsidR="00F917FF" w:rsidRDefault="00F917FF" w:rsidP="00F917FF">
      <w:pPr>
        <w:rPr>
          <w:lang w:val="en-US"/>
        </w:rPr>
      </w:pPr>
      <w:r>
        <w:rPr>
          <w:lang w:val="en-US"/>
        </w:rPr>
        <w:t xml:space="preserve">Still </w:t>
      </w:r>
      <w:r w:rsidR="00BD4443">
        <w:rPr>
          <w:lang w:val="en-US"/>
        </w:rPr>
        <w:t xml:space="preserve">another </w:t>
      </w:r>
      <w:r>
        <w:rPr>
          <w:lang w:val="en-US"/>
        </w:rPr>
        <w:t xml:space="preserve">question is how to request </w:t>
      </w:r>
      <w:r w:rsidR="008B3640">
        <w:rPr>
          <w:lang w:val="en-US"/>
        </w:rPr>
        <w:t>one (or more)</w:t>
      </w:r>
      <w:r>
        <w:rPr>
          <w:lang w:val="en-US"/>
        </w:rPr>
        <w:t xml:space="preserve"> specific datatype</w:t>
      </w:r>
      <w:r w:rsidR="008B3640">
        <w:rPr>
          <w:lang w:val="en-US"/>
        </w:rPr>
        <w:t>(s)</w:t>
      </w:r>
      <w:r>
        <w:rPr>
          <w:lang w:val="en-US"/>
        </w:rPr>
        <w:t>. SRU proposes following parameters</w:t>
      </w:r>
      <w:r>
        <w:rPr>
          <w:rStyle w:val="Funotenzeichen"/>
          <w:lang w:val="en-US"/>
        </w:rPr>
        <w:footnoteReference w:id="33"/>
      </w:r>
      <w:r w:rsidR="00BD4443">
        <w:rPr>
          <w:lang w:val="en-US"/>
        </w:rPr>
        <w:t xml:space="preserve"> in the searchRetrieve-request</w:t>
      </w:r>
      <w:r>
        <w:rPr>
          <w:lang w:val="en-US"/>
        </w:rPr>
        <w:t xml:space="preserve">: </w:t>
      </w:r>
    </w:p>
    <w:p w:rsidR="00F917FF" w:rsidRDefault="00F917FF" w:rsidP="00F917FF">
      <w:pPr>
        <w:pStyle w:val="TermDef"/>
      </w:pPr>
      <w:r>
        <w:t>recordPacking</w:t>
      </w:r>
    </w:p>
    <w:p w:rsidR="00F917FF" w:rsidRDefault="00F917FF" w:rsidP="00F917FF">
      <w:pPr>
        <w:pStyle w:val="TermExplain"/>
        <w:rPr>
          <w:rStyle w:val="DefZchn"/>
        </w:rPr>
      </w:pPr>
      <w:r>
        <w:t xml:space="preserve">currently just determining how the record should be escaped: </w:t>
      </w:r>
      <w:r w:rsidRPr="00F917FF">
        <w:rPr>
          <w:rStyle w:val="DefZchn"/>
        </w:rPr>
        <w:t>string</w:t>
      </w:r>
      <w:r>
        <w:t xml:space="preserve"> or </w:t>
      </w:r>
      <w:r w:rsidRPr="00F917FF">
        <w:rPr>
          <w:rStyle w:val="DefZchn"/>
        </w:rPr>
        <w:t>xml</w:t>
      </w:r>
    </w:p>
    <w:p w:rsidR="00F917FF" w:rsidRPr="004D2E11" w:rsidRDefault="00F917FF" w:rsidP="00F917FF">
      <w:pPr>
        <w:pStyle w:val="TermDef"/>
        <w:rPr>
          <w:u w:val="single"/>
        </w:rPr>
      </w:pPr>
      <w:r w:rsidRPr="004D2E11">
        <w:rPr>
          <w:u w:val="single"/>
        </w:rPr>
        <w:t>recordSchema</w:t>
      </w:r>
    </w:p>
    <w:p w:rsidR="00F917FF" w:rsidRPr="00F917FF" w:rsidRDefault="00F917FF" w:rsidP="00F917FF">
      <w:pPr>
        <w:pStyle w:val="TermExplain"/>
        <w:rPr>
          <w:rStyle w:val="Citing"/>
        </w:rPr>
      </w:pPr>
      <w:r w:rsidRPr="00F917FF">
        <w:rPr>
          <w:rStyle w:val="Citing"/>
        </w:rPr>
        <w:t>The schema in which the records MUST be returned.</w:t>
      </w:r>
    </w:p>
    <w:p w:rsidR="00F917FF" w:rsidRDefault="00F917FF" w:rsidP="00F917FF">
      <w:pPr>
        <w:pStyle w:val="TermExplain"/>
      </w:pPr>
      <w:r>
        <w:t>This sounds like the nearest to what we need</w:t>
      </w:r>
      <w:r w:rsidR="004D2E11">
        <w:t xml:space="preserve">. </w:t>
      </w:r>
      <w:r w:rsidR="008B3640">
        <w:t>Probably in</w:t>
      </w:r>
      <w:r>
        <w:t xml:space="preserve">sufficient, </w:t>
      </w:r>
      <w:r w:rsidR="004D2E11">
        <w:t xml:space="preserve">if </w:t>
      </w:r>
      <w:r>
        <w:t xml:space="preserve">we </w:t>
      </w:r>
      <w:r w:rsidR="004D2E11">
        <w:t xml:space="preserve">will </w:t>
      </w:r>
      <w:r>
        <w:t xml:space="preserve">want to </w:t>
      </w:r>
      <w:r w:rsidR="004D2E11">
        <w:t xml:space="preserve">specify multiple </w:t>
      </w:r>
      <w:r w:rsidR="008B3640">
        <w:t xml:space="preserve">(possibly alternative) </w:t>
      </w:r>
      <w:r w:rsidR="004D2E11">
        <w:t>schemas, or non-XML data types (binary resources)</w:t>
      </w:r>
    </w:p>
    <w:p w:rsidR="00F917FF" w:rsidRDefault="00F917FF" w:rsidP="00F917FF">
      <w:pPr>
        <w:pStyle w:val="TermDef"/>
      </w:pPr>
      <w:r>
        <w:t>stylesheet</w:t>
      </w:r>
    </w:p>
    <w:p w:rsidR="00F917FF" w:rsidRDefault="004D2E11" w:rsidP="00F917FF">
      <w:pPr>
        <w:pStyle w:val="TermExplain"/>
      </w:pPr>
      <w:r>
        <w:t>identified by URL. J</w:t>
      </w:r>
      <w:r w:rsidR="00F917FF">
        <w:t>ust to be returned with the response as PI.</w:t>
      </w:r>
    </w:p>
    <w:p w:rsidR="00F917FF" w:rsidRDefault="00F917FF" w:rsidP="00F917FF">
      <w:pPr>
        <w:pStyle w:val="TermDef"/>
      </w:pPr>
      <w:r>
        <w:t>extraRequestData</w:t>
      </w:r>
    </w:p>
    <w:p w:rsidR="00F917FF" w:rsidRPr="00F917FF" w:rsidRDefault="00F917FF" w:rsidP="00BD4443">
      <w:pPr>
        <w:pStyle w:val="TermExplain"/>
      </w:pPr>
      <w:r>
        <w:t xml:space="preserve">the </w:t>
      </w:r>
      <w:r w:rsidR="004D2E11">
        <w:t xml:space="preserve">generic extension mechanism, </w:t>
      </w:r>
      <w:r w:rsidR="00BD4443">
        <w:t xml:space="preserve">allowing us to </w:t>
      </w:r>
      <w:r w:rsidR="004D2E11">
        <w:t>define new parameters, if really needed.</w:t>
      </w:r>
    </w:p>
    <w:p w:rsidR="008F5750" w:rsidRDefault="00D775AB" w:rsidP="00BC2F6D">
      <w:pPr>
        <w:pStyle w:val="berschrift3"/>
        <w:rPr>
          <w:lang w:val="en-US"/>
        </w:rPr>
      </w:pPr>
      <w:bookmarkStart w:id="150" w:name="_Toc287824961"/>
      <w:r>
        <w:rPr>
          <w:lang w:val="en-US"/>
        </w:rPr>
        <w:t xml:space="preserve">Schema </w:t>
      </w:r>
      <w:r w:rsidR="008F5750">
        <w:rPr>
          <w:lang w:val="en-US"/>
        </w:rPr>
        <w:t>for Lists</w:t>
      </w:r>
      <w:bookmarkEnd w:id="150"/>
    </w:p>
    <w:p w:rsidR="00FD1624" w:rsidRPr="00301028" w:rsidRDefault="008F5750" w:rsidP="00301028">
      <w:pPr>
        <w:rPr>
          <w:lang w:val="en-US"/>
        </w:rPr>
      </w:pPr>
      <w:r>
        <w:rPr>
          <w:lang w:val="en-US"/>
        </w:rPr>
        <w:t>As identified earlier we need to be able to represent also list-, tree-, table- structures in general.</w:t>
      </w:r>
      <w:r w:rsidR="00FD1624">
        <w:rPr>
          <w:lang w:val="en-US"/>
        </w:rPr>
        <w:t xml:space="preserve"> The nearest SRU is offering here, are the term lists in the </w:t>
      </w:r>
      <w:r w:rsidR="00FD1624" w:rsidRPr="00FD1624">
        <w:rPr>
          <w:rStyle w:val="DefZchn"/>
        </w:rPr>
        <w:t>scanResponse</w:t>
      </w:r>
      <w:r w:rsidR="00AC7AE3">
        <w:rPr>
          <w:lang w:val="en-US"/>
        </w:rPr>
        <w:t xml:space="preserve">, but </w:t>
      </w:r>
      <w:r w:rsidR="00301028">
        <w:rPr>
          <w:lang w:val="en-US"/>
        </w:rPr>
        <w:t xml:space="preserve">we shouldn’t force ourselves into, which doesn’t really suit our needs. Still we need some starting </w:t>
      </w:r>
      <w:commentRangeStart w:id="151"/>
      <w:r w:rsidR="00301028">
        <w:rPr>
          <w:lang w:val="en-US"/>
        </w:rPr>
        <w:t>point</w:t>
      </w:r>
      <w:commentRangeEnd w:id="151"/>
      <w:r w:rsidR="00301028">
        <w:rPr>
          <w:rStyle w:val="Kommentarzeichen"/>
        </w:rPr>
        <w:commentReference w:id="151"/>
      </w:r>
      <w:r w:rsidR="00301028">
        <w:rPr>
          <w:lang w:val="en-US"/>
        </w:rPr>
        <w:t>.</w:t>
      </w:r>
    </w:p>
    <w:p w:rsidR="00BC2F6D" w:rsidRDefault="00201D19" w:rsidP="00BC2F6D">
      <w:pPr>
        <w:pStyle w:val="berschrift3"/>
        <w:rPr>
          <w:lang w:val="en-US"/>
        </w:rPr>
      </w:pPr>
      <w:bookmarkStart w:id="152" w:name="_Toc287824962"/>
      <w:r>
        <w:rPr>
          <w:lang w:val="en-US"/>
        </w:rPr>
        <w:t>Metadata</w:t>
      </w:r>
      <w:r w:rsidR="00BC2F6D">
        <w:rPr>
          <w:lang w:val="en-US"/>
        </w:rPr>
        <w:t xml:space="preserve"> view on Content</w:t>
      </w:r>
      <w:bookmarkEnd w:id="152"/>
    </w:p>
    <w:p w:rsidR="00BC2F6D" w:rsidRDefault="00BC2F6D" w:rsidP="00BC2F6D">
      <w:pPr>
        <w:rPr>
          <w:lang w:val="en-US"/>
        </w:rPr>
      </w:pPr>
      <w:r w:rsidRPr="00470C28">
        <w:rPr>
          <w:rStyle w:val="NamedEntityZchn"/>
        </w:rPr>
        <w:t>MDService</w:t>
      </w:r>
      <w:r>
        <w:rPr>
          <w:lang w:val="en-US"/>
        </w:rPr>
        <w:t xml:space="preserve"> (and also </w:t>
      </w:r>
      <w:r w:rsidRPr="00470C28">
        <w:rPr>
          <w:rStyle w:val="NamedEntityZchn"/>
        </w:rPr>
        <w:t>VLO</w:t>
      </w:r>
      <w:r>
        <w:rPr>
          <w:lang w:val="en-US"/>
        </w:rPr>
        <w:t xml:space="preserve"> for that matter) also has to deal with Resources. Every MDRecord has the </w:t>
      </w:r>
      <w:r w:rsidRPr="00470C28">
        <w:rPr>
          <w:rStyle w:val="ExampleCodeZchn"/>
        </w:rPr>
        <w:t>&lt;ResourceProxy&gt;</w:t>
      </w:r>
      <w:r>
        <w:rPr>
          <w:lang w:val="en-US"/>
        </w:rPr>
        <w:t xml:space="preserve"> pointing to the resource described in the MDRecord. And the user shall be </w:t>
      </w:r>
      <w:r w:rsidR="00FD1624">
        <w:rPr>
          <w:lang w:val="en-US"/>
        </w:rPr>
        <w:t xml:space="preserve">able </w:t>
      </w:r>
      <w:r>
        <w:rPr>
          <w:lang w:val="en-US"/>
        </w:rPr>
        <w:t xml:space="preserve">to access the Resource (subject to authorization) as easy as possible. </w:t>
      </w:r>
      <w:r w:rsidR="00FD1624">
        <w:rPr>
          <w:lang w:val="en-US"/>
        </w:rPr>
        <w:t>The trivial way to achieve this</w:t>
      </w:r>
      <w:r>
        <w:rPr>
          <w:lang w:val="en-US"/>
        </w:rPr>
        <w:t xml:space="preserve"> is to simply click/open the link/handle. But </w:t>
      </w:r>
      <w:r w:rsidR="008453C4">
        <w:rPr>
          <w:lang w:val="en-US"/>
        </w:rPr>
        <w:t xml:space="preserve">we may </w:t>
      </w:r>
      <w:r>
        <w:rPr>
          <w:lang w:val="en-US"/>
        </w:rPr>
        <w:t xml:space="preserve">wish more </w:t>
      </w:r>
      <w:commentRangeStart w:id="153"/>
      <w:r>
        <w:rPr>
          <w:lang w:val="en-US"/>
        </w:rPr>
        <w:t xml:space="preserve">integrated </w:t>
      </w:r>
      <w:commentRangeEnd w:id="153"/>
      <w:r w:rsidR="007A286A">
        <w:rPr>
          <w:rStyle w:val="Kommentarzeichen"/>
        </w:rPr>
        <w:commentReference w:id="153"/>
      </w:r>
      <w:r>
        <w:rPr>
          <w:lang w:val="en-US"/>
        </w:rPr>
        <w:t>ways of activation.</w:t>
      </w:r>
    </w:p>
    <w:p w:rsidR="00BC2F6D" w:rsidRDefault="00BC2F6D" w:rsidP="00BC2F6D">
      <w:pPr>
        <w:rPr>
          <w:lang w:val="en-US"/>
        </w:rPr>
      </w:pPr>
      <w:r>
        <w:rPr>
          <w:lang w:val="en-US"/>
        </w:rPr>
        <w:t xml:space="preserve">Snipppet of a </w:t>
      </w:r>
      <w:r w:rsidRPr="008F5750">
        <w:rPr>
          <w:rStyle w:val="NamedEntityZchn"/>
        </w:rPr>
        <w:t>CMD</w:t>
      </w:r>
      <w:r w:rsidR="008F5750" w:rsidRPr="008F5750">
        <w:rPr>
          <w:rStyle w:val="NamedEntityZchn"/>
        </w:rPr>
        <w:t>I</w:t>
      </w:r>
      <w:r>
        <w:rPr>
          <w:lang w:val="en-US"/>
        </w:rPr>
        <w:t xml:space="preserve"> MDRecord:</w:t>
      </w:r>
    </w:p>
    <w:p w:rsidR="00BC2F6D" w:rsidRDefault="00BC2F6D" w:rsidP="00BC2F6D">
      <w:pPr>
        <w:pStyle w:val="ExampleCode"/>
        <w:pBdr>
          <w:right w:val="single" w:sz="4" w:space="0" w:color="auto"/>
        </w:pBdr>
      </w:pPr>
      <w:r w:rsidRPr="006758AA">
        <w:t>&lt;CMD&gt;</w:t>
      </w:r>
    </w:p>
    <w:p w:rsidR="00BC2F6D" w:rsidRDefault="00BC2F6D" w:rsidP="00BC2F6D">
      <w:pPr>
        <w:pStyle w:val="ExampleCode"/>
        <w:pBdr>
          <w:right w:val="single" w:sz="4" w:space="0" w:color="auto"/>
        </w:pBdr>
      </w:pPr>
      <w:r>
        <w:t xml:space="preserve"> </w:t>
      </w:r>
      <w:r w:rsidRPr="006758AA">
        <w:t>&lt;</w:t>
      </w:r>
      <w:r>
        <w:t>Header</w:t>
      </w:r>
      <w:r w:rsidRPr="006758AA">
        <w:t>&gt;</w:t>
      </w:r>
      <w:r>
        <w:t>...</w:t>
      </w:r>
      <w:r w:rsidRPr="006758AA">
        <w:t>&lt;</w:t>
      </w:r>
      <w:r>
        <w:t>/Header</w:t>
      </w:r>
      <w:r w:rsidRPr="006758AA">
        <w:t>&gt;</w:t>
      </w:r>
      <w:r>
        <w:br/>
        <w:t xml:space="preserve"> &lt;Resources&gt;</w:t>
      </w:r>
      <w:r>
        <w:br/>
      </w:r>
      <w:r>
        <w:lastRenderedPageBreak/>
        <w:t xml:space="preserve">  </w:t>
      </w:r>
      <w:r w:rsidRPr="006758AA">
        <w:t>&lt;ResourceProxyList&gt;</w:t>
      </w:r>
      <w:r>
        <w:br/>
        <w:t xml:space="preserve">    </w:t>
      </w:r>
      <w:r w:rsidRPr="006758AA">
        <w:t>&lt;ResourceProxy</w:t>
      </w:r>
      <w:r>
        <w:t xml:space="preserve"> id=”{record-internal id for the proxy}” </w:t>
      </w:r>
      <w:r w:rsidRPr="006758AA">
        <w:t>&gt;</w:t>
      </w:r>
      <w:r>
        <w:br/>
        <w:t xml:space="preserve">      &lt;</w:t>
      </w:r>
      <w:r w:rsidRPr="006758AA">
        <w:t>ResourceType&gt;Resource&lt;/ResourceType&gt;</w:t>
      </w:r>
    </w:p>
    <w:p w:rsidR="00BC2F6D" w:rsidRDefault="00BC2F6D" w:rsidP="00BC2F6D">
      <w:pPr>
        <w:pStyle w:val="ExampleCode"/>
        <w:pBdr>
          <w:right w:val="single" w:sz="4" w:space="0" w:color="auto"/>
        </w:pBdr>
      </w:pPr>
      <w:r>
        <w:t xml:space="preserve">      </w:t>
      </w:r>
      <w:r w:rsidRPr="006758AA">
        <w:t>&lt;ResourceRef&gt;</w:t>
      </w:r>
      <w:r>
        <w:t>{PID handle}</w:t>
      </w:r>
      <w:r w:rsidRPr="006758AA">
        <w:t>&lt;/ResourceRef&gt;</w:t>
      </w:r>
    </w:p>
    <w:p w:rsidR="00BC2F6D" w:rsidRDefault="00BC2F6D" w:rsidP="00BC2F6D">
      <w:pPr>
        <w:pStyle w:val="ExampleCode"/>
        <w:pBdr>
          <w:right w:val="single" w:sz="4" w:space="0" w:color="auto"/>
        </w:pBdr>
      </w:pPr>
      <w:r>
        <w:t xml:space="preserve">    &lt;/ResourceProxy&gt;</w:t>
      </w:r>
    </w:p>
    <w:p w:rsidR="00BC2F6D" w:rsidRDefault="00BC2F6D" w:rsidP="00BC2F6D">
      <w:pPr>
        <w:pStyle w:val="ExampleCode"/>
        <w:pBdr>
          <w:right w:val="single" w:sz="4" w:space="0" w:color="auto"/>
        </w:pBdr>
      </w:pPr>
      <w:r>
        <w:t xml:space="preserve">    ...</w:t>
      </w:r>
    </w:p>
    <w:p w:rsidR="00BC2F6D" w:rsidRDefault="00BC2F6D" w:rsidP="00BC2F6D">
      <w:pPr>
        <w:pStyle w:val="ExampleCode"/>
        <w:pBdr>
          <w:right w:val="single" w:sz="4" w:space="0" w:color="auto"/>
        </w:pBdr>
      </w:pPr>
      <w:r>
        <w:t xml:space="preserve"> &lt;/Resources&gt;</w:t>
      </w:r>
    </w:p>
    <w:p w:rsidR="00BC2F6D" w:rsidRDefault="00BC2F6D" w:rsidP="00BC2F6D">
      <w:pPr>
        <w:pStyle w:val="ExampleCode"/>
        <w:pBdr>
          <w:right w:val="single" w:sz="4" w:space="0" w:color="auto"/>
        </w:pBdr>
      </w:pPr>
      <w:r>
        <w:t xml:space="preserve"> &lt;Components&gt;</w:t>
      </w:r>
    </w:p>
    <w:p w:rsidR="00BC2F6D" w:rsidRDefault="00BC2F6D" w:rsidP="00BC2F6D">
      <w:pPr>
        <w:pStyle w:val="ExampleCode"/>
        <w:pBdr>
          <w:right w:val="single" w:sz="4" w:space="0" w:color="auto"/>
        </w:pBdr>
      </w:pPr>
      <w:r>
        <w:t xml:space="preserve">     &lt;someCMDprofile&gt;</w:t>
      </w:r>
    </w:p>
    <w:p w:rsidR="00120728" w:rsidRPr="004278D3" w:rsidRDefault="00BC2F6D" w:rsidP="00210E23">
      <w:pPr>
        <w:pStyle w:val="ExampleCode"/>
        <w:pBdr>
          <w:right w:val="single" w:sz="4" w:space="0" w:color="auto"/>
        </w:pBdr>
      </w:pPr>
      <w:r>
        <w:t xml:space="preserve">       ...</w:t>
      </w:r>
    </w:p>
    <w:p w:rsidR="00210E23" w:rsidRDefault="00210E23" w:rsidP="00B82E5E">
      <w:pPr>
        <w:rPr>
          <w:lang w:val="en-US"/>
        </w:rPr>
      </w:pPr>
    </w:p>
    <w:p w:rsidR="00B82E5E" w:rsidRDefault="00210E23" w:rsidP="00B82E5E">
      <w:pPr>
        <w:rPr>
          <w:lang w:val="en-US"/>
        </w:rPr>
      </w:pPr>
      <w:r>
        <w:rPr>
          <w:lang w:val="en-US"/>
        </w:rPr>
        <w:t xml:space="preserve">A realistic use case would be, that the user wants the result of a content query  </w:t>
      </w:r>
      <w:r w:rsidRPr="00210E23">
        <w:rPr>
          <w:lang w:val="en-US"/>
        </w:rPr>
        <w:t xml:space="preserve">enriched </w:t>
      </w:r>
      <w:r>
        <w:rPr>
          <w:lang w:val="en-US"/>
        </w:rPr>
        <w:t xml:space="preserve">with information about the context, i.e. with Metadata of </w:t>
      </w:r>
      <w:r w:rsidRPr="00210E23">
        <w:rPr>
          <w:lang w:val="en-US"/>
        </w:rPr>
        <w:t xml:space="preserve">the </w:t>
      </w:r>
      <w:r>
        <w:rPr>
          <w:lang w:val="en-US"/>
        </w:rPr>
        <w:t>R</w:t>
      </w:r>
      <w:r w:rsidRPr="00210E23">
        <w:rPr>
          <w:lang w:val="en-US"/>
        </w:rPr>
        <w:t xml:space="preserve">esource and </w:t>
      </w:r>
      <w:r>
        <w:rPr>
          <w:lang w:val="en-US"/>
        </w:rPr>
        <w:t>the C</w:t>
      </w:r>
      <w:r w:rsidRPr="00210E23">
        <w:rPr>
          <w:lang w:val="en-US"/>
        </w:rPr>
        <w:t>ollection it came from.</w:t>
      </w:r>
      <w:r>
        <w:rPr>
          <w:lang w:val="en-US"/>
        </w:rPr>
        <w:t xml:space="preserve"> </w:t>
      </w:r>
      <w:r w:rsidR="00B82E5E">
        <w:rPr>
          <w:lang w:val="en-US"/>
        </w:rPr>
        <w:t xml:space="preserve">Currently the MDRecord (root element </w:t>
      </w:r>
      <w:r w:rsidR="00B82E5E" w:rsidRPr="002B59ED">
        <w:rPr>
          <w:rStyle w:val="DefZchn"/>
        </w:rPr>
        <w:t>&lt;CMD&gt;</w:t>
      </w:r>
      <w:r w:rsidR="00B82E5E">
        <w:rPr>
          <w:lang w:val="en-US"/>
        </w:rPr>
        <w:t xml:space="preserve">) is delivered (roughly) as the </w:t>
      </w:r>
      <w:r w:rsidR="00B82E5E" w:rsidRPr="00B82E5E">
        <w:rPr>
          <w:rStyle w:val="ExampleCodeZchn"/>
        </w:rPr>
        <w:t xml:space="preserve">recordData </w:t>
      </w:r>
      <w:r w:rsidR="00B82E5E">
        <w:rPr>
          <w:lang w:val="en-US"/>
        </w:rPr>
        <w:t xml:space="preserve">of the SRU-response by the </w:t>
      </w:r>
      <w:r w:rsidR="00B82E5E" w:rsidRPr="002B59ED">
        <w:rPr>
          <w:rStyle w:val="NamedEntityZchn"/>
        </w:rPr>
        <w:t>MDService</w:t>
      </w:r>
      <w:r w:rsidR="00B82E5E">
        <w:rPr>
          <w:lang w:val="en-US"/>
        </w:rPr>
        <w:t xml:space="preserve">. </w:t>
      </w:r>
      <w:r>
        <w:rPr>
          <w:lang w:val="en-US"/>
        </w:rPr>
        <w:t>In the case of such a combined result f</w:t>
      </w:r>
      <w:r w:rsidR="00B82E5E">
        <w:rPr>
          <w:lang w:val="en-US"/>
        </w:rPr>
        <w:t xml:space="preserve">or uniformity reasons we could think of putting the CMDI-record into the </w:t>
      </w:r>
      <w:r w:rsidR="00B82E5E" w:rsidRPr="00B82E5E">
        <w:rPr>
          <w:rStyle w:val="DefZchn"/>
        </w:rPr>
        <w:t>DataView</w:t>
      </w:r>
      <w:r w:rsidR="00B82E5E">
        <w:rPr>
          <w:lang w:val="en-US"/>
        </w:rPr>
        <w:t xml:space="preserve">, like </w:t>
      </w:r>
      <w:commentRangeStart w:id="154"/>
      <w:commentRangeStart w:id="155"/>
      <w:r w:rsidR="00B82E5E">
        <w:rPr>
          <w:lang w:val="en-US"/>
        </w:rPr>
        <w:t>this</w:t>
      </w:r>
      <w:commentRangeEnd w:id="154"/>
      <w:r w:rsidR="008E61F6">
        <w:rPr>
          <w:rStyle w:val="Kommentarzeichen"/>
        </w:rPr>
        <w:commentReference w:id="154"/>
      </w:r>
      <w:commentRangeEnd w:id="155"/>
      <w:r w:rsidR="006B6E85">
        <w:rPr>
          <w:rStyle w:val="Kommentarzeichen"/>
        </w:rPr>
        <w:commentReference w:id="155"/>
      </w:r>
      <w:r w:rsidR="00B82E5E">
        <w:rPr>
          <w:lang w:val="en-US"/>
        </w:rPr>
        <w:t>:</w:t>
      </w:r>
    </w:p>
    <w:p w:rsidR="00B82E5E" w:rsidRDefault="00B82E5E" w:rsidP="00B82E5E">
      <w:pPr>
        <w:pStyle w:val="ExampleCode"/>
        <w:pBdr>
          <w:bottom w:val="single" w:sz="4" w:space="3" w:color="8DB3E2" w:themeColor="text2" w:themeTint="66"/>
        </w:pBdr>
      </w:pPr>
      <w:r>
        <w:t xml:space="preserve">&lt;ccs:Resource pid="123"&gt;                  /* parent collection */  </w:t>
      </w:r>
    </w:p>
    <w:p w:rsidR="00B82E5E" w:rsidRDefault="00B82E5E" w:rsidP="00B82E5E">
      <w:pPr>
        <w:pStyle w:val="ExampleCode"/>
        <w:pBdr>
          <w:bottom w:val="single" w:sz="4" w:space="3" w:color="8DB3E2" w:themeColor="text2" w:themeTint="66"/>
        </w:pBdr>
        <w:ind w:firstLine="424"/>
      </w:pPr>
      <w:r>
        <w:t xml:space="preserve">  &lt;ccs:DataView type="</w:t>
      </w:r>
      <w:r w:rsidRPr="00EC78C2">
        <w:t>text/</w:t>
      </w:r>
      <w:r>
        <w:t>cmdi</w:t>
      </w:r>
      <w:r w:rsidRPr="00EC78C2">
        <w:t>+xml</w:t>
      </w:r>
      <w:r>
        <w:t>"&gt;</w:t>
      </w:r>
    </w:p>
    <w:p w:rsidR="00B82E5E" w:rsidRDefault="00B82E5E" w:rsidP="00B82E5E">
      <w:pPr>
        <w:pStyle w:val="ExampleCode"/>
        <w:pBdr>
          <w:bottom w:val="single" w:sz="4" w:space="3" w:color="8DB3E2" w:themeColor="text2" w:themeTint="66"/>
        </w:pBdr>
      </w:pPr>
      <w:r>
        <w:t xml:space="preserve"> </w:t>
      </w:r>
      <w:r>
        <w:tab/>
      </w:r>
      <w:r>
        <w:tab/>
        <w:t>&lt;CMD&gt;.../* MDRecord for the collection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EC78C2">
        <w:t>text/</w:t>
      </w:r>
      <w:r>
        <w:t>cmdi</w:t>
      </w:r>
      <w:r w:rsidRPr="00EC78C2">
        <w:t>+xml</w:t>
      </w:r>
      <w:r>
        <w:t xml:space="preserve">"&gt;  </w:t>
      </w:r>
      <w:r>
        <w:tab/>
      </w:r>
      <w:r>
        <w:tab/>
      </w:r>
    </w:p>
    <w:p w:rsidR="00B82E5E" w:rsidRDefault="00B82E5E" w:rsidP="00B82E5E">
      <w:pPr>
        <w:pStyle w:val="ExampleCode"/>
        <w:pBdr>
          <w:bottom w:val="single" w:sz="4" w:space="3" w:color="8DB3E2" w:themeColor="text2" w:themeTint="66"/>
        </w:pBdr>
      </w:pPr>
      <w:r>
        <w:t xml:space="preserve"> </w:t>
      </w:r>
      <w:r>
        <w:tab/>
      </w:r>
      <w:r>
        <w:tab/>
        <w:t>&lt;CMD&gt;.../* MDRecord for the resource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ab/>
        <w:t xml:space="preserve">  &lt;ccs:DataView type="</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F555E4" w:rsidRDefault="00F555E4" w:rsidP="00F555E4">
      <w:pPr>
        <w:pStyle w:val="berschrift2"/>
        <w:rPr>
          <w:lang w:val="en-US"/>
        </w:rPr>
      </w:pPr>
      <w:bookmarkStart w:id="156" w:name="_Ref287797828"/>
      <w:bookmarkStart w:id="157" w:name="_Ref287797831"/>
      <w:bookmarkStart w:id="158" w:name="_Toc287824963"/>
      <w:commentRangeStart w:id="159"/>
      <w:commentRangeStart w:id="160"/>
      <w:r>
        <w:rPr>
          <w:lang w:val="en-US"/>
        </w:rPr>
        <w:t>Multi-server response</w:t>
      </w:r>
      <w:commentRangeEnd w:id="159"/>
      <w:r w:rsidR="008E61F6">
        <w:rPr>
          <w:rStyle w:val="Kommentarzeichen"/>
          <w:rFonts w:asciiTheme="minorHAnsi" w:eastAsiaTheme="minorHAnsi" w:hAnsiTheme="minorHAnsi" w:cstheme="minorBidi"/>
          <w:b w:val="0"/>
          <w:bCs w:val="0"/>
          <w:color w:val="auto"/>
        </w:rPr>
        <w:commentReference w:id="159"/>
      </w:r>
      <w:bookmarkEnd w:id="156"/>
      <w:bookmarkEnd w:id="157"/>
      <w:commentRangeEnd w:id="160"/>
      <w:r w:rsidR="00B11743">
        <w:rPr>
          <w:rStyle w:val="Kommentarzeichen"/>
          <w:rFonts w:asciiTheme="minorHAnsi" w:eastAsiaTheme="minorHAnsi" w:hAnsiTheme="minorHAnsi" w:cstheme="minorBidi"/>
          <w:b w:val="0"/>
          <w:bCs w:val="0"/>
          <w:color w:val="auto"/>
        </w:rPr>
        <w:commentReference w:id="160"/>
      </w:r>
      <w:bookmarkEnd w:id="158"/>
    </w:p>
    <w:p w:rsidR="003F5023" w:rsidRDefault="003F5023" w:rsidP="00223DF4">
      <w:pPr>
        <w:rPr>
          <w:lang w:val="en-US"/>
        </w:rPr>
      </w:pPr>
      <w:r>
        <w:rPr>
          <w:lang w:val="en-US"/>
        </w:rPr>
        <w:t>In the federated search scenario, the composite service Federated Search shall dispatch the requests to the list of target repositories and return the collected results back to the requesting side.</w:t>
      </w:r>
    </w:p>
    <w:p w:rsidR="00120728" w:rsidRDefault="003F5023" w:rsidP="007C4E0E">
      <w:pPr>
        <w:rPr>
          <w:lang w:val="en-US"/>
        </w:rPr>
      </w:pPr>
      <w:r>
        <w:rPr>
          <w:lang w:val="en-US"/>
        </w:rPr>
        <w:t xml:space="preserve">The question is how to package the results, how to structure the aggregated result. </w:t>
      </w:r>
    </w:p>
    <w:p w:rsidR="00120728" w:rsidRDefault="00120728" w:rsidP="007C4E0E">
      <w:pPr>
        <w:rPr>
          <w:lang w:val="en-US"/>
        </w:rPr>
      </w:pPr>
      <w:r>
        <w:rPr>
          <w:lang w:val="en-US"/>
        </w:rPr>
        <w:t xml:space="preserve">One </w:t>
      </w:r>
      <w:r w:rsidR="003F5023">
        <w:rPr>
          <w:lang w:val="en-US"/>
        </w:rPr>
        <w:t xml:space="preserve">general requirement </w:t>
      </w:r>
      <w:r>
        <w:rPr>
          <w:lang w:val="en-US"/>
        </w:rPr>
        <w:t xml:space="preserve">should be to </w:t>
      </w:r>
      <w:r w:rsidR="003F5023">
        <w:rPr>
          <w:lang w:val="en-US"/>
        </w:rPr>
        <w:t>be ab</w:t>
      </w:r>
      <w:r w:rsidR="007C4E0E">
        <w:rPr>
          <w:lang w:val="en-US"/>
        </w:rPr>
        <w:t xml:space="preserve">le to work </w:t>
      </w:r>
      <w:commentRangeStart w:id="161"/>
      <w:commentRangeStart w:id="162"/>
      <w:r w:rsidR="007C4E0E">
        <w:rPr>
          <w:lang w:val="en-US"/>
        </w:rPr>
        <w:t xml:space="preserve">with </w:t>
      </w:r>
      <w:r w:rsidR="007C4E0E" w:rsidRPr="00120728">
        <w:rPr>
          <w:rStyle w:val="IntensiveHervorhebung"/>
          <w:lang w:val="en-US"/>
        </w:rPr>
        <w:t>partial results</w:t>
      </w:r>
      <w:commentRangeEnd w:id="161"/>
      <w:r w:rsidR="00267584">
        <w:rPr>
          <w:rStyle w:val="Kommentarzeichen"/>
        </w:rPr>
        <w:commentReference w:id="161"/>
      </w:r>
      <w:commentRangeEnd w:id="162"/>
      <w:r w:rsidR="00B11743">
        <w:rPr>
          <w:rStyle w:val="Kommentarzeichen"/>
        </w:rPr>
        <w:commentReference w:id="162"/>
      </w:r>
      <w:r w:rsidR="007C4E0E">
        <w:rPr>
          <w:lang w:val="en-US"/>
        </w:rPr>
        <w:t xml:space="preserve">, together with the need for </w:t>
      </w:r>
      <w:r>
        <w:rPr>
          <w:lang w:val="en-US"/>
        </w:rPr>
        <w:t xml:space="preserve">the </w:t>
      </w:r>
      <w:r w:rsidR="007C4E0E">
        <w:rPr>
          <w:lang w:val="en-US"/>
        </w:rPr>
        <w:t>composition of the result</w:t>
      </w:r>
      <w:r>
        <w:rPr>
          <w:lang w:val="en-US"/>
        </w:rPr>
        <w:t xml:space="preserve"> be transparent</w:t>
      </w:r>
      <w:r w:rsidR="007C4E0E">
        <w:rPr>
          <w:lang w:val="en-US"/>
        </w:rPr>
        <w:t>, i</w:t>
      </w:r>
      <w:r>
        <w:rPr>
          <w:lang w:val="en-US"/>
        </w:rPr>
        <w:t xml:space="preserve">.e. the requesting side </w:t>
      </w:r>
      <w:r w:rsidR="007C4E0E">
        <w:rPr>
          <w:lang w:val="en-US"/>
        </w:rPr>
        <w:t>be able to reconstruct the individual sources of the result.</w:t>
      </w:r>
      <w:r w:rsidR="007C4E0E" w:rsidRPr="007C4E0E">
        <w:rPr>
          <w:lang w:val="en-US"/>
        </w:rPr>
        <w:t xml:space="preserve"> </w:t>
      </w:r>
      <w:r w:rsidR="007C4E0E">
        <w:rPr>
          <w:lang w:val="en-US"/>
        </w:rPr>
        <w:t xml:space="preserve"> In practice that means that the full response  from every server (</w:t>
      </w:r>
      <w:r>
        <w:rPr>
          <w:lang w:val="en-US"/>
        </w:rPr>
        <w:t xml:space="preserve">especially </w:t>
      </w:r>
      <w:r w:rsidR="007C4E0E">
        <w:rPr>
          <w:lang w:val="en-US"/>
        </w:rPr>
        <w:t>the header) would have to be passed</w:t>
      </w:r>
      <w:r>
        <w:rPr>
          <w:lang w:val="en-US"/>
        </w:rPr>
        <w:t>.</w:t>
      </w:r>
    </w:p>
    <w:p w:rsidR="00120728" w:rsidRDefault="007C4E0E" w:rsidP="00223DF4">
      <w:pPr>
        <w:rPr>
          <w:lang w:val="en-US"/>
        </w:rPr>
      </w:pPr>
      <w:r>
        <w:rPr>
          <w:lang w:val="en-US"/>
        </w:rPr>
        <w:t xml:space="preserve">This seems to push a lot of </w:t>
      </w:r>
      <w:r w:rsidR="00120728">
        <w:rPr>
          <w:lang w:val="en-US"/>
        </w:rPr>
        <w:t xml:space="preserve">logic </w:t>
      </w:r>
      <w:r>
        <w:rPr>
          <w:lang w:val="en-US"/>
        </w:rPr>
        <w:t>wrt t</w:t>
      </w:r>
      <w:r w:rsidR="006F716D">
        <w:rPr>
          <w:lang w:val="en-US"/>
        </w:rPr>
        <w:t>o handling of this multi-result</w:t>
      </w:r>
      <w:r>
        <w:rPr>
          <w:lang w:val="en-US"/>
        </w:rPr>
        <w:t xml:space="preserve"> to the client, but </w:t>
      </w:r>
      <w:r w:rsidR="00120728">
        <w:rPr>
          <w:lang w:val="en-US"/>
        </w:rPr>
        <w:t xml:space="preserve">it seems imperative for a client of federated search to </w:t>
      </w:r>
      <w:r w:rsidR="00120728" w:rsidRPr="004278D3">
        <w:rPr>
          <w:rStyle w:val="IntensiveHervorhebung"/>
          <w:lang w:val="en-US"/>
        </w:rPr>
        <w:t>be aware of the individual sources</w:t>
      </w:r>
      <w:r w:rsidR="00120728">
        <w:rPr>
          <w:lang w:val="en-US"/>
        </w:rPr>
        <w:t xml:space="preserve"> and be able</w:t>
      </w:r>
      <w:r w:rsidR="00146818">
        <w:rPr>
          <w:lang w:val="en-US"/>
        </w:rPr>
        <w:t xml:space="preserve"> to pass this information to the user.</w:t>
      </w:r>
    </w:p>
    <w:p w:rsidR="005A609A" w:rsidRDefault="00F7156E" w:rsidP="00223DF4">
      <w:pPr>
        <w:rPr>
          <w:lang w:val="en-US"/>
        </w:rPr>
      </w:pPr>
      <w:r>
        <w:rPr>
          <w:lang w:val="en-US"/>
        </w:rPr>
        <w:t xml:space="preserve">On the other hand </w:t>
      </w:r>
      <w:r w:rsidRPr="0007312B">
        <w:rPr>
          <w:rStyle w:val="NamedEntityZchn"/>
        </w:rPr>
        <w:t>Federated Search</w:t>
      </w:r>
      <w:r>
        <w:rPr>
          <w:lang w:val="en-US"/>
        </w:rPr>
        <w:t xml:space="preserve"> should also offer the option to deliver the full </w:t>
      </w:r>
      <w:r w:rsidR="006F716D">
        <w:rPr>
          <w:lang w:val="en-US"/>
        </w:rPr>
        <w:t xml:space="preserve">composed result </w:t>
      </w:r>
      <w:r w:rsidR="006F716D" w:rsidRPr="008325D9">
        <w:rPr>
          <w:rStyle w:val="IntensiveHervorhebung"/>
          <w:lang w:val="en-US"/>
        </w:rPr>
        <w:t xml:space="preserve">merged </w:t>
      </w:r>
      <w:r>
        <w:rPr>
          <w:lang w:val="en-US"/>
        </w:rPr>
        <w:t>as one piece of data</w:t>
      </w:r>
      <w:r w:rsidR="006F716D">
        <w:rPr>
          <w:lang w:val="en-US"/>
        </w:rPr>
        <w:t xml:space="preserve"> and to </w:t>
      </w:r>
      <w:r w:rsidR="00146818">
        <w:rPr>
          <w:lang w:val="en-US"/>
        </w:rPr>
        <w:t xml:space="preserve">provide </w:t>
      </w:r>
      <w:r w:rsidR="00120728">
        <w:rPr>
          <w:lang w:val="en-US"/>
        </w:rPr>
        <w:t xml:space="preserve">a </w:t>
      </w:r>
      <w:r w:rsidR="006F716D">
        <w:rPr>
          <w:lang w:val="en-US"/>
        </w:rPr>
        <w:t xml:space="preserve">full </w:t>
      </w:r>
      <w:r w:rsidR="008325D9" w:rsidRPr="00F7156E">
        <w:rPr>
          <w:rStyle w:val="IntensiveHervorhebung"/>
          <w:lang w:val="en-US"/>
        </w:rPr>
        <w:t>summary for the whole result</w:t>
      </w:r>
      <w:r w:rsidR="006F716D">
        <w:rPr>
          <w:lang w:val="en-US"/>
        </w:rPr>
        <w:t xml:space="preserve">. </w:t>
      </w:r>
      <w:r w:rsidR="00B37288">
        <w:rPr>
          <w:lang w:val="en-US"/>
        </w:rPr>
        <w:t xml:space="preserve">Where merged could mean a number of things: </w:t>
      </w:r>
      <w:r w:rsidR="007C4E0E">
        <w:rPr>
          <w:lang w:val="en-US"/>
        </w:rPr>
        <w:t xml:space="preserve">be it just </w:t>
      </w:r>
      <w:r w:rsidR="007C4E0E" w:rsidRPr="007F3D86">
        <w:rPr>
          <w:rStyle w:val="IntensiveHervorhebung"/>
          <w:lang w:val="en-US"/>
        </w:rPr>
        <w:t xml:space="preserve">sorted </w:t>
      </w:r>
      <w:r w:rsidR="007C4E0E">
        <w:rPr>
          <w:lang w:val="en-US"/>
        </w:rPr>
        <w:t>according to any index/field</w:t>
      </w:r>
      <w:r w:rsidR="00B37288">
        <w:rPr>
          <w:lang w:val="en-US"/>
        </w:rPr>
        <w:t xml:space="preserve"> across all results, or even </w:t>
      </w:r>
      <w:r w:rsidR="007C4E0E">
        <w:rPr>
          <w:lang w:val="en-US"/>
        </w:rPr>
        <w:t xml:space="preserve">possibly the need to </w:t>
      </w:r>
      <w:r w:rsidR="007C4E0E" w:rsidRPr="007F3D86">
        <w:rPr>
          <w:rStyle w:val="IntensiveHervorhebung"/>
          <w:lang w:val="en-US"/>
        </w:rPr>
        <w:t>deduplica</w:t>
      </w:r>
      <w:r w:rsidR="005A609A" w:rsidRPr="007F3D86">
        <w:rPr>
          <w:rStyle w:val="IntensiveHervorhebung"/>
          <w:lang w:val="en-US"/>
        </w:rPr>
        <w:t xml:space="preserve">te </w:t>
      </w:r>
      <w:r w:rsidR="005A609A">
        <w:rPr>
          <w:lang w:val="en-US"/>
        </w:rPr>
        <w:t xml:space="preserve">and of course </w:t>
      </w:r>
      <w:r w:rsidR="005A609A" w:rsidRPr="007F3D86">
        <w:rPr>
          <w:rStyle w:val="IntensiveHervorhebung"/>
          <w:lang w:val="en-US"/>
        </w:rPr>
        <w:t>paging</w:t>
      </w:r>
      <w:r w:rsidR="005A609A">
        <w:rPr>
          <w:lang w:val="en-US"/>
        </w:rPr>
        <w:t xml:space="preserve"> (if the client requests only first 10 records, how to decide which records, from which server to take..).</w:t>
      </w:r>
    </w:p>
    <w:p w:rsidR="003F5023" w:rsidRPr="00FE14F6" w:rsidRDefault="003F5023" w:rsidP="00FE14F6">
      <w:pPr>
        <w:rPr>
          <w:lang w:val="en-US"/>
        </w:rPr>
      </w:pPr>
      <w:commentRangeStart w:id="163"/>
      <w:r>
        <w:rPr>
          <w:lang w:val="en-US"/>
        </w:rPr>
        <w:lastRenderedPageBreak/>
        <w:t xml:space="preserve">For a nice </w:t>
      </w:r>
      <w:r w:rsidR="002B59ED">
        <w:rPr>
          <w:lang w:val="en-US"/>
        </w:rPr>
        <w:t xml:space="preserve">(client-side) </w:t>
      </w:r>
      <w:r>
        <w:rPr>
          <w:lang w:val="en-US"/>
        </w:rPr>
        <w:t xml:space="preserve">handling of </w:t>
      </w:r>
      <w:r w:rsidR="005A609A">
        <w:rPr>
          <w:lang w:val="en-US"/>
        </w:rPr>
        <w:t xml:space="preserve">the multi-server processing </w:t>
      </w:r>
      <w:commentRangeStart w:id="164"/>
      <w:r>
        <w:rPr>
          <w:lang w:val="en-US"/>
        </w:rPr>
        <w:t xml:space="preserve">see </w:t>
      </w:r>
      <w:r w:rsidR="00223DF4" w:rsidRPr="00B37288">
        <w:rPr>
          <w:rStyle w:val="NamedEntityZchn"/>
        </w:rPr>
        <w:t>pazpar</w:t>
      </w:r>
      <w:commentRangeEnd w:id="164"/>
      <w:r w:rsidR="00FE14F6">
        <w:rPr>
          <w:rStyle w:val="Kommentarzeichen"/>
        </w:rPr>
        <w:commentReference w:id="164"/>
      </w:r>
      <w:r w:rsidR="00223DF4" w:rsidRPr="00B37288">
        <w:rPr>
          <w:rStyle w:val="NamedEntityZchn"/>
        </w:rPr>
        <w:t>2</w:t>
      </w:r>
      <w:r>
        <w:rPr>
          <w:rStyle w:val="Funotenzeichen"/>
          <w:lang w:val="en-US"/>
        </w:rPr>
        <w:footnoteReference w:id="34"/>
      </w:r>
      <w:r>
        <w:rPr>
          <w:lang w:val="en-US"/>
        </w:rPr>
        <w:t xml:space="preserve"> </w:t>
      </w:r>
      <w:commentRangeEnd w:id="163"/>
      <w:r w:rsidR="00267584">
        <w:rPr>
          <w:rStyle w:val="Kommentarzeichen"/>
        </w:rPr>
        <w:commentReference w:id="163"/>
      </w:r>
    </w:p>
    <w:p w:rsidR="003F5023" w:rsidRDefault="003F5023" w:rsidP="00223DF4">
      <w:pPr>
        <w:rPr>
          <w:lang w:val="en-US"/>
        </w:rPr>
      </w:pPr>
      <w:r>
        <w:rPr>
          <w:lang w:val="en-US"/>
        </w:rPr>
        <w:t xml:space="preserve">This would imply that the response </w:t>
      </w:r>
      <w:commentRangeStart w:id="165"/>
      <w:r w:rsidRPr="004278D3">
        <w:rPr>
          <w:rStyle w:val="IntensiveHervorhebung"/>
          <w:lang w:val="en-US"/>
        </w:rPr>
        <w:t xml:space="preserve">cannot </w:t>
      </w:r>
      <w:commentRangeEnd w:id="165"/>
      <w:r w:rsidR="00A03F92">
        <w:rPr>
          <w:rStyle w:val="Kommentarzeichen"/>
        </w:rPr>
        <w:commentReference w:id="165"/>
      </w:r>
      <w:r>
        <w:rPr>
          <w:lang w:val="en-US"/>
        </w:rPr>
        <w:t>be nested as in:</w:t>
      </w:r>
    </w:p>
    <w:p w:rsidR="003F5023" w:rsidRDefault="003F5023" w:rsidP="003F5023">
      <w:pPr>
        <w:pStyle w:val="ExampleCode"/>
        <w:pBdr>
          <w:bottom w:val="single" w:sz="4" w:space="3" w:color="8DB3E2" w:themeColor="text2" w:themeTint="66"/>
        </w:pBdr>
      </w:pPr>
      <w:r>
        <w:t>&lt;sru:records&gt;</w:t>
      </w:r>
    </w:p>
    <w:p w:rsidR="003F5023" w:rsidRDefault="003F5023" w:rsidP="003F5023">
      <w:pPr>
        <w:pStyle w:val="ExampleCode"/>
        <w:pBdr>
          <w:bottom w:val="single" w:sz="4" w:space="3" w:color="8DB3E2" w:themeColor="text2" w:themeTint="66"/>
        </w:pBdr>
      </w:pPr>
      <w:r>
        <w:t>&lt;sru:record&gt;</w:t>
      </w:r>
      <w:r w:rsidR="00952B8B">
        <w:t>...</w:t>
      </w:r>
    </w:p>
    <w:p w:rsidR="003F5023" w:rsidRDefault="003F5023" w:rsidP="003F5023">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3F5023" w:rsidP="003F5023">
      <w:pPr>
        <w:pStyle w:val="ExampleCode"/>
        <w:pBdr>
          <w:bottom w:val="single" w:sz="4" w:space="3" w:color="8DB3E2" w:themeColor="text2" w:themeTint="66"/>
        </w:pBdr>
      </w:pPr>
      <w:r>
        <w:t xml:space="preserve">  &lt;sru:searchRetrieveRepo</w:t>
      </w:r>
      <w:r w:rsidR="00952B8B">
        <w:t>nse&gt;</w:t>
      </w:r>
    </w:p>
    <w:p w:rsidR="003F5023" w:rsidRDefault="00952B8B" w:rsidP="00952B8B">
      <w:pPr>
        <w:pStyle w:val="ExampleCode"/>
        <w:pBdr>
          <w:bottom w:val="single" w:sz="4" w:space="3" w:color="8DB3E2" w:themeColor="text2" w:themeTint="66"/>
        </w:pBdr>
        <w:ind w:firstLine="424"/>
      </w:pPr>
      <w:r>
        <w:t xml:space="preserve">  response from first server</w:t>
      </w:r>
    </w:p>
    <w:p w:rsidR="003F5023" w:rsidRDefault="003F5023" w:rsidP="003F5023">
      <w:pPr>
        <w:pStyle w:val="ExampleCode"/>
        <w:pBdr>
          <w:bottom w:val="single" w:sz="4" w:space="3" w:color="8DB3E2" w:themeColor="text2" w:themeTint="66"/>
        </w:pBdr>
      </w:pPr>
      <w:r>
        <w:t xml:space="preserve">  &lt;/sru:searchRetrieveReponse&gt;</w:t>
      </w:r>
    </w:p>
    <w:p w:rsidR="003F5023" w:rsidRDefault="003F5023" w:rsidP="003F5023">
      <w:pPr>
        <w:pStyle w:val="ExampleCode"/>
        <w:pBdr>
          <w:bottom w:val="single" w:sz="4" w:space="3" w:color="8DB3E2" w:themeColor="text2" w:themeTint="66"/>
        </w:pBdr>
      </w:pPr>
      <w:r>
        <w:t>&lt;/sru:recordData&gt;</w:t>
      </w:r>
    </w:p>
    <w:p w:rsidR="003F5023" w:rsidRDefault="003F5023" w:rsidP="003F5023">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 xml:space="preserve">     response from second server</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&lt;/sru:recordData&gt;</w:t>
      </w:r>
    </w:p>
    <w:p w:rsidR="00952B8B" w:rsidRDefault="00952B8B" w:rsidP="00952B8B">
      <w:pPr>
        <w:pStyle w:val="ExampleCode"/>
        <w:pBdr>
          <w:bottom w:val="single" w:sz="4" w:space="3" w:color="8DB3E2" w:themeColor="text2" w:themeTint="66"/>
        </w:pBdr>
      </w:pPr>
      <w:r>
        <w:t>&lt;/sru:record&gt;</w:t>
      </w:r>
    </w:p>
    <w:p w:rsidR="003F5023" w:rsidRDefault="003F5023" w:rsidP="003F5023">
      <w:pPr>
        <w:pStyle w:val="ExampleCode"/>
        <w:pBdr>
          <w:bottom w:val="single" w:sz="4" w:space="3" w:color="8DB3E2" w:themeColor="text2" w:themeTint="66"/>
        </w:pBdr>
      </w:pPr>
    </w:p>
    <w:p w:rsidR="003F5023" w:rsidRDefault="00952B8B" w:rsidP="00223DF4">
      <w:pPr>
        <w:rPr>
          <w:lang w:val="en-US"/>
        </w:rPr>
      </w:pPr>
      <w:r>
        <w:rPr>
          <w:lang w:val="en-US"/>
        </w:rPr>
        <w:t>Even if that would be valid SRU-format.</w:t>
      </w:r>
    </w:p>
    <w:p w:rsidR="00464CF1" w:rsidRPr="00B37288" w:rsidRDefault="00DE54FC" w:rsidP="00223DF4">
      <w:pPr>
        <w:rPr>
          <w:lang w:val="en-US"/>
        </w:rPr>
      </w:pPr>
      <w:r>
        <w:rPr>
          <w:lang w:val="en-US"/>
        </w:rPr>
        <w:t xml:space="preserve">One solution could be </w:t>
      </w:r>
      <w:r w:rsidR="00122C80">
        <w:rPr>
          <w:lang w:val="en-US"/>
        </w:rPr>
        <w:t xml:space="preserve">the </w:t>
      </w:r>
      <w:r>
        <w:rPr>
          <w:lang w:val="en-US"/>
        </w:rPr>
        <w:t>composite response consist</w:t>
      </w:r>
      <w:r w:rsidR="008325D9">
        <w:rPr>
          <w:lang w:val="en-US"/>
        </w:rPr>
        <w:t>ing</w:t>
      </w:r>
      <w:r w:rsidR="00122C80">
        <w:rPr>
          <w:lang w:val="en-US"/>
        </w:rPr>
        <w:t xml:space="preserve"> of pointers to the partial results</w:t>
      </w:r>
      <w:r w:rsidR="00FE14F6">
        <w:rPr>
          <w:lang w:val="en-US"/>
        </w:rPr>
        <w:t>, t</w:t>
      </w:r>
      <w:r w:rsidR="00464CF1">
        <w:rPr>
          <w:lang w:val="en-US"/>
        </w:rPr>
        <w:t xml:space="preserve">he composite result </w:t>
      </w:r>
      <w:r w:rsidR="00FE14F6">
        <w:rPr>
          <w:lang w:val="en-US"/>
        </w:rPr>
        <w:t xml:space="preserve">being </w:t>
      </w:r>
      <w:r w:rsidR="00464CF1">
        <w:rPr>
          <w:lang w:val="en-US"/>
        </w:rPr>
        <w:t xml:space="preserve">a regular </w:t>
      </w:r>
      <w:r w:rsidR="00464CF1" w:rsidRPr="00464CF1">
        <w:rPr>
          <w:rStyle w:val="ExampleCodeZchn"/>
        </w:rPr>
        <w:t>searchRetrieveResponse</w:t>
      </w:r>
      <w:r w:rsidR="00464CF1">
        <w:rPr>
          <w:lang w:val="en-US"/>
        </w:rPr>
        <w:t xml:space="preserve">,  where the partial </w:t>
      </w:r>
      <w:r w:rsidR="00B37288">
        <w:rPr>
          <w:lang w:val="en-US"/>
        </w:rPr>
        <w:t xml:space="preserve">results are individual records represented by element </w:t>
      </w:r>
      <w:r w:rsidR="00B37288" w:rsidRPr="00B37288">
        <w:rPr>
          <w:rStyle w:val="ExampleCodeZchn"/>
        </w:rPr>
        <w:t>&lt;ccs:ResultSet&gt;</w:t>
      </w:r>
      <w:r w:rsidR="00B37288">
        <w:rPr>
          <w:lang w:val="en-US"/>
        </w:rPr>
        <w:t>:</w:t>
      </w:r>
    </w:p>
    <w:p w:rsidR="008325D9" w:rsidRDefault="008325D9" w:rsidP="008325D9">
      <w:pPr>
        <w:pStyle w:val="ExampleCode"/>
        <w:pBdr>
          <w:bottom w:val="single" w:sz="4" w:space="3" w:color="8DB3E2" w:themeColor="text2" w:themeTint="66"/>
        </w:pBdr>
      </w:pPr>
      <w:r>
        <w:t>&lt;sru:searchRetrieveResponse&gt;</w:t>
      </w:r>
    </w:p>
    <w:p w:rsidR="008325D9" w:rsidRDefault="008325D9" w:rsidP="008325D9">
      <w:pPr>
        <w:pStyle w:val="ExampleCode"/>
        <w:pBdr>
          <w:bottom w:val="single" w:sz="4" w:space="3" w:color="8DB3E2" w:themeColor="text2" w:themeTint="66"/>
        </w:pBdr>
      </w:pPr>
      <w:r>
        <w:t xml:space="preserve"> </w:t>
      </w:r>
      <w:r>
        <w:tab/>
        <w:t>&lt;sru:resultSetId&gt;{composite-response-id}&lt;/sru:resultSetId&gt;</w:t>
      </w:r>
    </w:p>
    <w:p w:rsidR="00122C80" w:rsidRDefault="00122C80" w:rsidP="00122C80">
      <w:pPr>
        <w:pStyle w:val="ExampleCode"/>
        <w:pBdr>
          <w:bottom w:val="single" w:sz="4" w:space="3" w:color="8DB3E2" w:themeColor="text2" w:themeTint="66"/>
        </w:pBdr>
      </w:pPr>
      <w:r>
        <w:t>&lt;sru:records&gt;</w:t>
      </w:r>
    </w:p>
    <w:p w:rsidR="00122C80" w:rsidRDefault="00122C80" w:rsidP="00122C80">
      <w:pPr>
        <w:pStyle w:val="ExampleCode"/>
        <w:pBdr>
          <w:bottom w:val="single" w:sz="4" w:space="3" w:color="8DB3E2" w:themeColor="text2" w:themeTint="66"/>
        </w:pBdr>
      </w:pPr>
      <w:r>
        <w:t>&lt;sru:record&gt;</w:t>
      </w:r>
    </w:p>
    <w:p w:rsidR="00122C80" w:rsidRDefault="00122C80" w:rsidP="00122C80">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3F5023" w:rsidRDefault="003F5023" w:rsidP="00122C80">
      <w:pPr>
        <w:pStyle w:val="ExampleCode"/>
        <w:pBdr>
          <w:bottom w:val="single" w:sz="4" w:space="3" w:color="8DB3E2" w:themeColor="text2" w:themeTint="66"/>
        </w:pBdr>
      </w:pPr>
      <w:r>
        <w:tab/>
        <w:t>&lt;ccs:Result</w:t>
      </w:r>
      <w:r w:rsidR="00464CF1">
        <w:t>Set</w:t>
      </w:r>
      <w:r>
        <w:t xml:space="preserve"> </w:t>
      </w:r>
      <w:r w:rsidR="005A609A">
        <w:t>ref=”{</w:t>
      </w:r>
      <w:r w:rsidR="00952B8B">
        <w:t>fragment</w:t>
      </w:r>
      <w:r w:rsidR="005A609A">
        <w:t>_</w:t>
      </w:r>
      <w:r w:rsidR="00952B8B">
        <w:t>identifier</w:t>
      </w:r>
      <w:r w:rsidR="005A609A">
        <w:t>}</w:t>
      </w:r>
      <w:r>
        <w:t>”</w:t>
      </w:r>
      <w:r w:rsidR="005A609A">
        <w:t xml:space="preserve"> status=”finished” /</w:t>
      </w:r>
      <w:r>
        <w:t>&gt;</w:t>
      </w:r>
    </w:p>
    <w:p w:rsidR="00122C80" w:rsidRDefault="00122C80" w:rsidP="00122C80">
      <w:pPr>
        <w:pStyle w:val="ExampleCode"/>
        <w:pBdr>
          <w:bottom w:val="single" w:sz="4" w:space="3" w:color="8DB3E2" w:themeColor="text2" w:themeTint="66"/>
        </w:pBdr>
      </w:pPr>
      <w:r>
        <w:t>&lt;/sru:recordData&gt;</w:t>
      </w:r>
    </w:p>
    <w:p w:rsidR="00464CF1" w:rsidRDefault="00464CF1" w:rsidP="00464CF1">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5A609A" w:rsidRDefault="005A609A" w:rsidP="005A609A">
      <w:pPr>
        <w:pStyle w:val="ExampleCode"/>
        <w:pBdr>
          <w:bottom w:val="single" w:sz="4" w:space="3" w:color="8DB3E2" w:themeColor="text2" w:themeTint="66"/>
        </w:pBdr>
      </w:pPr>
      <w:r>
        <w:tab/>
        <w:t>&lt;ccs:ResultSet status=”processing” /&gt;</w:t>
      </w:r>
    </w:p>
    <w:p w:rsidR="00464CF1" w:rsidRDefault="00464CF1" w:rsidP="00464CF1">
      <w:pPr>
        <w:pStyle w:val="ExampleCode"/>
        <w:pBdr>
          <w:bottom w:val="single" w:sz="4" w:space="3" w:color="8DB3E2" w:themeColor="text2" w:themeTint="66"/>
        </w:pBdr>
      </w:pPr>
      <w:r>
        <w:t>&lt;/sru:recordData&gt;</w:t>
      </w:r>
    </w:p>
    <w:p w:rsidR="008325D9" w:rsidRDefault="008325D9" w:rsidP="00223DF4">
      <w:pPr>
        <w:rPr>
          <w:lang w:val="en-US"/>
        </w:rPr>
      </w:pPr>
    </w:p>
    <w:p w:rsidR="00244634" w:rsidRDefault="00464CF1" w:rsidP="00223DF4">
      <w:pPr>
        <w:rPr>
          <w:lang w:val="en-US"/>
        </w:rPr>
      </w:pPr>
      <w:r>
        <w:rPr>
          <w:lang w:val="en-US"/>
        </w:rPr>
        <w:t xml:space="preserve">The composite result  could serve as a complex/structured </w:t>
      </w:r>
      <w:r w:rsidRPr="00FB3E61">
        <w:rPr>
          <w:rStyle w:val="IntensiveHervorhebung"/>
          <w:lang w:val="en-US"/>
        </w:rPr>
        <w:t>status update</w:t>
      </w:r>
      <w:r>
        <w:rPr>
          <w:lang w:val="en-US"/>
        </w:rPr>
        <w:t xml:space="preserve">. </w:t>
      </w:r>
      <w:r w:rsidRPr="00464CF1">
        <w:rPr>
          <w:lang w:val="en-US"/>
        </w:rPr>
        <w:t xml:space="preserve"> </w:t>
      </w:r>
      <w:r w:rsidR="00FB3E61">
        <w:rPr>
          <w:lang w:val="en-US"/>
        </w:rPr>
        <w:t>The interaction would be as follows:</w:t>
      </w:r>
    </w:p>
    <w:p w:rsidR="00CC049D" w:rsidRPr="002D224A" w:rsidRDefault="00CC049D" w:rsidP="002D224A">
      <w:pPr>
        <w:pStyle w:val="Listenabsatz"/>
        <w:numPr>
          <w:ilvl w:val="0"/>
          <w:numId w:val="22"/>
        </w:numPr>
        <w:rPr>
          <w:lang w:val="en-US"/>
        </w:rPr>
      </w:pPr>
      <w:r w:rsidRPr="002D224A">
        <w:rPr>
          <w:lang w:val="en-US"/>
        </w:rPr>
        <w:t>Upon search request t</w:t>
      </w:r>
      <w:r w:rsidR="00464CF1" w:rsidRPr="002D224A">
        <w:rPr>
          <w:lang w:val="en-US"/>
        </w:rPr>
        <w:t>he user receive</w:t>
      </w:r>
      <w:r w:rsidRPr="002D224A">
        <w:rPr>
          <w:lang w:val="en-US"/>
        </w:rPr>
        <w:t>s</w:t>
      </w:r>
      <w:r w:rsidR="00464CF1" w:rsidRPr="002D224A">
        <w:rPr>
          <w:lang w:val="en-US"/>
        </w:rPr>
        <w:t xml:space="preserve"> the first (surrogate) </w:t>
      </w:r>
      <w:r w:rsidRPr="002D224A">
        <w:rPr>
          <w:lang w:val="en-US"/>
        </w:rPr>
        <w:t xml:space="preserve">response immediately. </w:t>
      </w:r>
    </w:p>
    <w:p w:rsidR="005A609A" w:rsidRPr="002D224A" w:rsidRDefault="00CC049D" w:rsidP="002D224A">
      <w:pPr>
        <w:pStyle w:val="Listenabsatz"/>
        <w:numPr>
          <w:ilvl w:val="0"/>
          <w:numId w:val="22"/>
        </w:numPr>
        <w:rPr>
          <w:lang w:val="en-US"/>
        </w:rPr>
      </w:pPr>
      <w:r w:rsidRPr="002D224A">
        <w:rPr>
          <w:lang w:val="en-US"/>
        </w:rPr>
        <w:t xml:space="preserve">This </w:t>
      </w:r>
      <w:r w:rsidR="005A609A" w:rsidRPr="002D224A">
        <w:rPr>
          <w:lang w:val="en-US"/>
        </w:rPr>
        <w:t xml:space="preserve">response </w:t>
      </w:r>
      <w:r w:rsidRPr="002D224A">
        <w:rPr>
          <w:lang w:val="en-US"/>
        </w:rPr>
        <w:t xml:space="preserve">carries </w:t>
      </w:r>
      <w:r w:rsidR="002D224A">
        <w:rPr>
          <w:lang w:val="en-US"/>
        </w:rPr>
        <w:br/>
      </w:r>
      <w:r w:rsidR="005A609A" w:rsidRPr="002D224A">
        <w:rPr>
          <w:lang w:val="en-US"/>
        </w:rPr>
        <w:t xml:space="preserve">a) </w:t>
      </w:r>
      <w:r w:rsidRPr="002D224A">
        <w:rPr>
          <w:lang w:val="en-US"/>
        </w:rPr>
        <w:t xml:space="preserve">the </w:t>
      </w:r>
      <w:r w:rsidRPr="00FB3E61">
        <w:rPr>
          <w:rStyle w:val="DefZchn"/>
        </w:rPr>
        <w:t>resultSetId</w:t>
      </w:r>
      <w:r w:rsidRPr="002D224A">
        <w:rPr>
          <w:lang w:val="en-US"/>
        </w:rPr>
        <w:t>, which can be used as a ticket</w:t>
      </w:r>
      <w:r w:rsidR="005A609A" w:rsidRPr="002D224A">
        <w:rPr>
          <w:lang w:val="en-US"/>
        </w:rPr>
        <w:t>, so th</w:t>
      </w:r>
      <w:r w:rsidR="002D224A">
        <w:rPr>
          <w:lang w:val="en-US"/>
        </w:rPr>
        <w:t>at the client can call back and</w:t>
      </w:r>
      <w:r w:rsidR="002D224A">
        <w:rPr>
          <w:lang w:val="en-US"/>
        </w:rPr>
        <w:br/>
      </w:r>
      <w:r w:rsidR="005A609A" w:rsidRPr="002D224A">
        <w:rPr>
          <w:lang w:val="en-US"/>
        </w:rPr>
        <w:t>b) the list o</w:t>
      </w:r>
      <w:r w:rsidR="00201D19">
        <w:rPr>
          <w:lang w:val="en-US"/>
        </w:rPr>
        <w:t xml:space="preserve">f  partial </w:t>
      </w:r>
      <w:r w:rsidR="005A609A" w:rsidRPr="002D224A">
        <w:rPr>
          <w:lang w:val="en-US"/>
        </w:rPr>
        <w:t>results (one for every target-repository) .</w:t>
      </w:r>
    </w:p>
    <w:p w:rsidR="002D224A" w:rsidRPr="002D224A" w:rsidRDefault="005A609A" w:rsidP="002D224A">
      <w:pPr>
        <w:pStyle w:val="Listenabsatz"/>
        <w:numPr>
          <w:ilvl w:val="0"/>
          <w:numId w:val="22"/>
        </w:numPr>
        <w:rPr>
          <w:lang w:val="en-US"/>
        </w:rPr>
      </w:pPr>
      <w:r w:rsidRPr="002D224A">
        <w:rPr>
          <w:lang w:val="en-US"/>
        </w:rPr>
        <w:t>The client can th</w:t>
      </w:r>
      <w:r w:rsidR="002D224A">
        <w:rPr>
          <w:lang w:val="en-US"/>
        </w:rPr>
        <w:t>e</w:t>
      </w:r>
      <w:r w:rsidRPr="002D224A">
        <w:rPr>
          <w:lang w:val="en-US"/>
        </w:rPr>
        <w:t xml:space="preserve">n periodically request the status-information of the result, by passing the </w:t>
      </w:r>
      <w:r w:rsidRPr="002D224A">
        <w:rPr>
          <w:rStyle w:val="ExampleCodeZchn"/>
        </w:rPr>
        <w:t>resulSetId</w:t>
      </w:r>
      <w:r w:rsidRPr="002D224A">
        <w:rPr>
          <w:lang w:val="en-US"/>
        </w:rPr>
        <w:t>.</w:t>
      </w:r>
      <w:r w:rsidR="0007312B">
        <w:rPr>
          <w:lang w:val="en-US"/>
        </w:rPr>
        <w:t xml:space="preserve"> </w:t>
      </w:r>
      <w:r w:rsidRPr="002D224A">
        <w:rPr>
          <w:lang w:val="en-US"/>
        </w:rPr>
        <w:t xml:space="preserve">The response will be basically always the same, however with the status of the partial results </w:t>
      </w:r>
      <w:r w:rsidR="002D224A" w:rsidRPr="002D224A">
        <w:rPr>
          <w:lang w:val="en-US"/>
        </w:rPr>
        <w:t>and the overall-summary information updated.</w:t>
      </w:r>
    </w:p>
    <w:p w:rsidR="00952B8B" w:rsidRPr="002D224A" w:rsidRDefault="005A609A" w:rsidP="002D224A">
      <w:pPr>
        <w:pStyle w:val="Listenabsatz"/>
        <w:numPr>
          <w:ilvl w:val="0"/>
          <w:numId w:val="22"/>
        </w:numPr>
        <w:rPr>
          <w:lang w:val="en-US"/>
        </w:rPr>
      </w:pPr>
      <w:r w:rsidRPr="002D224A">
        <w:rPr>
          <w:lang w:val="en-US"/>
        </w:rPr>
        <w:lastRenderedPageBreak/>
        <w:t xml:space="preserve">When one partial result gets ready, </w:t>
      </w:r>
      <w:r w:rsidR="00A95363" w:rsidRPr="002D224A">
        <w:rPr>
          <w:lang w:val="en-US"/>
        </w:rPr>
        <w:t xml:space="preserve">it gets a ref-attribute and the client can fetch it (as separate </w:t>
      </w:r>
      <w:r w:rsidR="00A95363" w:rsidRPr="00A95363">
        <w:rPr>
          <w:rStyle w:val="ExampleCodeZchn"/>
        </w:rPr>
        <w:t>searchRetrieveResponse</w:t>
      </w:r>
      <w:r w:rsidR="00A95363" w:rsidRPr="002D224A">
        <w:rPr>
          <w:lang w:val="en-US"/>
        </w:rPr>
        <w:t>!).</w:t>
      </w:r>
    </w:p>
    <w:p w:rsidR="00FB3E61" w:rsidRDefault="00FB3E61" w:rsidP="00FB3E61">
      <w:pPr>
        <w:rPr>
          <w:lang w:val="en-US"/>
        </w:rPr>
      </w:pPr>
      <w:r>
        <w:rPr>
          <w:lang w:val="en-US"/>
        </w:rPr>
        <w:t xml:space="preserve">This would cater for a robust system, that can handle different response times gracefully and would  suit itself well for “semi-asynchronous” interaction, ie the user more-or-less waiting for the result, being informed about the </w:t>
      </w:r>
      <w:commentRangeStart w:id="166"/>
      <w:commentRangeStart w:id="167"/>
      <w:r>
        <w:rPr>
          <w:lang w:val="en-US"/>
        </w:rPr>
        <w:t xml:space="preserve">progress </w:t>
      </w:r>
      <w:commentRangeEnd w:id="166"/>
      <w:r w:rsidR="00A03F92">
        <w:rPr>
          <w:rStyle w:val="Kommentarzeichen"/>
        </w:rPr>
        <w:commentReference w:id="166"/>
      </w:r>
      <w:commentRangeEnd w:id="167"/>
      <w:r w:rsidR="00790A0A">
        <w:rPr>
          <w:rStyle w:val="Kommentarzeichen"/>
        </w:rPr>
        <w:commentReference w:id="167"/>
      </w:r>
      <w:r>
        <w:rPr>
          <w:lang w:val="en-US"/>
        </w:rPr>
        <w:t>and receiving partial results without further delay.</w:t>
      </w:r>
    </w:p>
    <w:p w:rsidR="00FB3E61" w:rsidRDefault="00F7156E" w:rsidP="00223DF4">
      <w:pPr>
        <w:rPr>
          <w:lang w:val="en-US"/>
        </w:rPr>
      </w:pPr>
      <w:r>
        <w:rPr>
          <w:lang w:val="en-US"/>
        </w:rPr>
        <w:t xml:space="preserve">This is especially important for complex workflows, </w:t>
      </w:r>
      <w:r w:rsidR="00827EF3">
        <w:rPr>
          <w:lang w:val="en-US"/>
        </w:rPr>
        <w:t xml:space="preserve">in particular </w:t>
      </w:r>
      <w:r>
        <w:rPr>
          <w:lang w:val="en-US"/>
        </w:rPr>
        <w:t>involving computational steps (aggregation)</w:t>
      </w:r>
      <w:r w:rsidR="00827EF3">
        <w:rPr>
          <w:lang w:val="en-US"/>
        </w:rPr>
        <w:t xml:space="preserve"> over large resultset needed for advanced visualizations</w:t>
      </w:r>
      <w:r w:rsidR="001D14AC">
        <w:rPr>
          <w:lang w:val="en-US"/>
        </w:rPr>
        <w:t>.</w:t>
      </w:r>
    </w:p>
    <w:p w:rsidR="001D14AC" w:rsidRPr="00B82E5E" w:rsidRDefault="001D14AC" w:rsidP="001D14AC">
      <w:pPr>
        <w:rPr>
          <w:lang w:val="en-US"/>
        </w:rPr>
      </w:pPr>
      <w:r>
        <w:rPr>
          <w:lang w:val="en-US"/>
        </w:rPr>
        <w:t>Another special issue are the responses of combined metadata/content search. The simplest solution seems to be to handle the metadata response the same way as the other responses as a partial result.</w:t>
      </w:r>
    </w:p>
    <w:p w:rsidR="0099497C" w:rsidRDefault="0099497C" w:rsidP="009E3BB1">
      <w:pPr>
        <w:pStyle w:val="berschrift1"/>
        <w:rPr>
          <w:lang w:val="en-US"/>
        </w:rPr>
      </w:pPr>
      <w:bookmarkStart w:id="168" w:name="_Toc287824964"/>
      <w:r>
        <w:rPr>
          <w:lang w:val="en-US"/>
        </w:rPr>
        <w:t>Architecture</w:t>
      </w:r>
      <w:bookmarkEnd w:id="168"/>
    </w:p>
    <w:p w:rsidR="0099497C" w:rsidRPr="0099497C" w:rsidRDefault="0099497C" w:rsidP="0099497C">
      <w:pPr>
        <w:rPr>
          <w:lang w:val="en-US"/>
        </w:rPr>
      </w:pPr>
      <w:r>
        <w:rPr>
          <w:lang w:val="en-US"/>
        </w:rPr>
        <w:t>In this chapter some considerati</w:t>
      </w:r>
      <w:r w:rsidR="001515B2">
        <w:rPr>
          <w:lang w:val="en-US"/>
        </w:rPr>
        <w:t>ons regarding the architecture, focus on the main components of the Federated Search, but we may want to mention also other related components here.</w:t>
      </w:r>
    </w:p>
    <w:p w:rsidR="009E3BB1" w:rsidRDefault="009E3BB1" w:rsidP="0099497C">
      <w:pPr>
        <w:pStyle w:val="berschrift2"/>
        <w:rPr>
          <w:lang w:val="en-US"/>
        </w:rPr>
      </w:pPr>
      <w:bookmarkStart w:id="169" w:name="_Toc287824965"/>
      <w:r>
        <w:rPr>
          <w:lang w:val="en-US"/>
        </w:rPr>
        <w:t>Federated Search</w:t>
      </w:r>
      <w:r w:rsidR="001515B2">
        <w:rPr>
          <w:lang w:val="en-US"/>
        </w:rPr>
        <w:t xml:space="preserve"> Proper</w:t>
      </w:r>
      <w:bookmarkEnd w:id="169"/>
    </w:p>
    <w:p w:rsidR="00EA49F5" w:rsidRDefault="00EA49F5" w:rsidP="00EA49F5">
      <w:pPr>
        <w:rPr>
          <w:lang w:val="en-US"/>
        </w:rPr>
      </w:pPr>
      <w:r>
        <w:rPr>
          <w:lang w:val="en-US"/>
        </w:rPr>
        <w:t>The federated search, ie search over multiple search engines is the actual core issue of this paper.</w:t>
      </w:r>
    </w:p>
    <w:p w:rsidR="00EA2099" w:rsidRDefault="00EA49F5" w:rsidP="00EA49F5">
      <w:pPr>
        <w:rPr>
          <w:lang w:val="en-US"/>
        </w:rPr>
      </w:pPr>
      <w:r>
        <w:rPr>
          <w:lang w:val="en-US"/>
        </w:rPr>
        <w:t xml:space="preserve">The </w:t>
      </w:r>
      <w:r w:rsidR="00861F82">
        <w:rPr>
          <w:lang w:val="en-US"/>
        </w:rPr>
        <w:t xml:space="preserve">three </w:t>
      </w:r>
      <w:r>
        <w:rPr>
          <w:lang w:val="en-US"/>
        </w:rPr>
        <w:t xml:space="preserve">parts to this </w:t>
      </w:r>
      <w:r w:rsidR="004760E2">
        <w:rPr>
          <w:lang w:val="en-US"/>
        </w:rPr>
        <w:t xml:space="preserve">module/component </w:t>
      </w:r>
      <w:r>
        <w:rPr>
          <w:lang w:val="en-US"/>
        </w:rPr>
        <w:t xml:space="preserve">are </w:t>
      </w:r>
    </w:p>
    <w:p w:rsidR="004760E2" w:rsidRDefault="004760E2" w:rsidP="004760E2">
      <w:pPr>
        <w:pStyle w:val="TermDef"/>
      </w:pPr>
      <w:r w:rsidRPr="00EA2099">
        <w:t>composite service</w:t>
      </w:r>
      <w:r>
        <w:t xml:space="preserve"> - aggregator</w:t>
      </w:r>
    </w:p>
    <w:p w:rsidR="004760E2" w:rsidRDefault="00EA2099" w:rsidP="0017072C">
      <w:pPr>
        <w:pStyle w:val="TermExplain"/>
      </w:pPr>
      <w:r w:rsidRPr="004760E2">
        <w:t>dispatching the request to individual search services and mergi</w:t>
      </w:r>
      <w:r w:rsidR="00516F5E">
        <w:t xml:space="preserve">ng the incoming partial results. </w:t>
      </w:r>
      <w:r w:rsidR="0017072C">
        <w:t xml:space="preserve">Ths service has to </w:t>
      </w:r>
      <w:r w:rsidR="005A2A6F">
        <w:t xml:space="preserve">a)  </w:t>
      </w:r>
      <w:r w:rsidR="0017072C">
        <w:t xml:space="preserve">expose/announce the list of searchable repositories and </w:t>
      </w:r>
      <w:r w:rsidR="005A2A6F">
        <w:t xml:space="preserve">b) </w:t>
      </w:r>
      <w:r w:rsidR="0017072C">
        <w:t>accept the selection on a separate parameter.</w:t>
      </w:r>
    </w:p>
    <w:p w:rsidR="0017072C" w:rsidRDefault="0017072C" w:rsidP="004760E2">
      <w:pPr>
        <w:pStyle w:val="TermExplain"/>
      </w:pPr>
      <w:r>
        <w:t>The interaction is then as follows:</w:t>
      </w:r>
    </w:p>
    <w:p w:rsidR="0017072C" w:rsidRDefault="00516F5E" w:rsidP="00516F5E">
      <w:pPr>
        <w:pStyle w:val="TermExplain"/>
      </w:pPr>
      <w:r>
        <w:t>1</w:t>
      </w:r>
      <w:r w:rsidR="0017072C">
        <w:t>.</w:t>
      </w:r>
      <w:r>
        <w:t xml:space="preserve"> </w:t>
      </w:r>
      <w:r w:rsidR="0017072C">
        <w:t xml:space="preserve">user (or foreign application) </w:t>
      </w:r>
      <w:r>
        <w:t>select</w:t>
      </w:r>
      <w:r w:rsidR="0017072C">
        <w:t>s</w:t>
      </w:r>
      <w:r>
        <w:t xml:space="preserve"> the corpora that </w:t>
      </w:r>
      <w:r w:rsidR="0017072C">
        <w:t xml:space="preserve">they </w:t>
      </w:r>
      <w:r>
        <w:t xml:space="preserve">want to search, based on </w:t>
      </w:r>
      <w:r w:rsidR="0017072C">
        <w:t xml:space="preserve">the </w:t>
      </w:r>
      <w:r>
        <w:t xml:space="preserve">list </w:t>
      </w:r>
      <w:r w:rsidR="0017072C">
        <w:t xml:space="preserve">provided and </w:t>
      </w:r>
      <w:r w:rsidR="005A2A6F">
        <w:t xml:space="preserve">submits </w:t>
      </w:r>
      <w:r w:rsidR="0017072C">
        <w:t>the query together with this selection</w:t>
      </w:r>
    </w:p>
    <w:p w:rsidR="00516F5E" w:rsidRDefault="00516F5E" w:rsidP="00516F5E">
      <w:pPr>
        <w:pStyle w:val="TermExplain"/>
      </w:pPr>
      <w:r>
        <w:t>2</w:t>
      </w:r>
      <w:r w:rsidR="0017072C">
        <w:t>.</w:t>
      </w:r>
      <w:r>
        <w:t xml:space="preserve"> </w:t>
      </w:r>
      <w:r w:rsidR="0017072C">
        <w:t xml:space="preserve">the service </w:t>
      </w:r>
      <w:r>
        <w:t>iterate</w:t>
      </w:r>
      <w:r w:rsidR="0017072C">
        <w:t>s through the list and queries</w:t>
      </w:r>
      <w:r>
        <w:t xml:space="preserve"> </w:t>
      </w:r>
      <w:r w:rsidR="0017072C">
        <w:t>individual candidate target services</w:t>
      </w:r>
    </w:p>
    <w:p w:rsidR="0017072C" w:rsidRDefault="0017072C" w:rsidP="00516F5E">
      <w:pPr>
        <w:pStyle w:val="TermExplain"/>
      </w:pPr>
      <w:r>
        <w:t xml:space="preserve">3. it returns the </w:t>
      </w:r>
      <w:r w:rsidR="00942672">
        <w:t xml:space="preserve">aggregated/merged </w:t>
      </w:r>
      <w:r>
        <w:t>result, either</w:t>
      </w:r>
    </w:p>
    <w:p w:rsidR="0017072C" w:rsidRDefault="0017072C" w:rsidP="00516F5E">
      <w:pPr>
        <w:pStyle w:val="TermExplain"/>
      </w:pPr>
      <w:r>
        <w:tab/>
        <w:t xml:space="preserve">a) as the complete result, ie waiting till the last target service answered or timed out </w:t>
      </w:r>
      <w:r w:rsidR="00942672">
        <w:t>, or</w:t>
      </w:r>
    </w:p>
    <w:p w:rsidR="0017072C" w:rsidRDefault="0017072C" w:rsidP="00516F5E">
      <w:pPr>
        <w:pStyle w:val="TermExplain"/>
      </w:pPr>
      <w:r>
        <w:tab/>
        <w:t xml:space="preserve">b) </w:t>
      </w:r>
      <w:r w:rsidR="00942672">
        <w:t>as temporary status-result (available under a ticket) informing about the progress of the search at individual target services and either incorporating or linking to partial results.</w:t>
      </w:r>
      <w:r w:rsidR="00280389">
        <w:t xml:space="preserve"> </w:t>
      </w:r>
    </w:p>
    <w:p w:rsidR="00280389" w:rsidRDefault="00280389" w:rsidP="00516F5E">
      <w:pPr>
        <w:pStyle w:val="TermExplain"/>
      </w:pPr>
      <w:r>
        <w:t xml:space="preserve">(see </w:t>
      </w:r>
      <w:r w:rsidR="00125AB8">
        <w:fldChar w:fldCharType="begin"/>
      </w:r>
      <w:r>
        <w:instrText xml:space="preserve"> REF _Ref287797828 \w \h </w:instrText>
      </w:r>
      <w:r w:rsidR="00125AB8">
        <w:fldChar w:fldCharType="separate"/>
      </w:r>
      <w:r w:rsidR="00243C76">
        <w:t>5.3</w:t>
      </w:r>
      <w:r w:rsidR="00125AB8">
        <w:fldChar w:fldCharType="end"/>
      </w:r>
      <w:r>
        <w:t xml:space="preserve"> </w:t>
      </w:r>
      <w:r w:rsidR="00125AB8">
        <w:fldChar w:fldCharType="begin"/>
      </w:r>
      <w:r>
        <w:instrText xml:space="preserve"> REF _Ref287797831 \h </w:instrText>
      </w:r>
      <w:r w:rsidR="00125AB8">
        <w:fldChar w:fldCharType="separate"/>
      </w:r>
      <w:r w:rsidR="00243C76">
        <w:t>Multi-server response</w:t>
      </w:r>
      <w:r w:rsidR="00125AB8">
        <w:fldChar w:fldCharType="end"/>
      </w:r>
      <w:r w:rsidR="00C806D4">
        <w:t xml:space="preserve"> for detailed discussion of the alternatives for response format</w:t>
      </w:r>
      <w:r>
        <w:t>)</w:t>
      </w:r>
    </w:p>
    <w:p w:rsidR="004760E2" w:rsidRPr="004760E2" w:rsidRDefault="004760E2" w:rsidP="004760E2">
      <w:pPr>
        <w:pStyle w:val="TermDef"/>
      </w:pPr>
      <w:r>
        <w:t>mapping</w:t>
      </w:r>
    </w:p>
    <w:p w:rsidR="00EA2099" w:rsidRDefault="00EA2099" w:rsidP="004760E2">
      <w:pPr>
        <w:pStyle w:val="TermExplain"/>
      </w:pPr>
      <w:r>
        <w:t xml:space="preserve">between the common protocol and the idiosyncratic interfaces of the individual search services. </w:t>
      </w:r>
    </w:p>
    <w:p w:rsidR="000F1050" w:rsidRDefault="006070A5" w:rsidP="000F1050">
      <w:pPr>
        <w:pStyle w:val="TermExplain"/>
      </w:pPr>
      <w:r>
        <w:t>We assume, that t</w:t>
      </w:r>
      <w:r w:rsidR="000F1050">
        <w:t>he mapping</w:t>
      </w:r>
      <w:r>
        <w:t xml:space="preserve"> will be usually a wrapper around the existing target service, but should </w:t>
      </w:r>
      <w:r w:rsidR="000F1050">
        <w:t>be seen as a separate (transformer) component and could be implemented either on the side of the individual search engine or the federating componen</w:t>
      </w:r>
      <w:r>
        <w:t xml:space="preserve">t or as a real separate service. </w:t>
      </w:r>
    </w:p>
    <w:p w:rsidR="004760E2" w:rsidRDefault="004760E2" w:rsidP="004760E2">
      <w:pPr>
        <w:pStyle w:val="TermDef"/>
      </w:pPr>
      <w:r>
        <w:t>discovery service</w:t>
      </w:r>
    </w:p>
    <w:p w:rsidR="00E46AC1" w:rsidRDefault="00861F82" w:rsidP="004760E2">
      <w:pPr>
        <w:pStyle w:val="TermExplain"/>
      </w:pPr>
      <w:commentRangeStart w:id="170"/>
      <w:commentRangeStart w:id="171"/>
      <w:r>
        <w:t xml:space="preserve">a way to </w:t>
      </w:r>
      <w:r w:rsidR="00280389">
        <w:t xml:space="preserve">announce available repositories. This could either be provided by the composite service itself (in a kind of </w:t>
      </w:r>
      <w:r w:rsidR="00280389" w:rsidRPr="00280389">
        <w:rPr>
          <w:rStyle w:val="DefZchn"/>
        </w:rPr>
        <w:t>explain</w:t>
      </w:r>
      <w:r w:rsidR="00280389">
        <w:t xml:space="preserve">-operation), or this could be a separate service (a </w:t>
      </w:r>
      <w:r w:rsidR="00280389" w:rsidRPr="00280389">
        <w:rPr>
          <w:rStyle w:val="IntensiveHervorhebung"/>
        </w:rPr>
        <w:t>centers registry</w:t>
      </w:r>
      <w:r w:rsidR="00280389">
        <w:t xml:space="preserve">), being used by the </w:t>
      </w:r>
      <w:r>
        <w:t>composite service</w:t>
      </w:r>
      <w:r w:rsidR="00E46AC1">
        <w:t xml:space="preserve">. </w:t>
      </w:r>
      <w:r w:rsidR="005A2A6F">
        <w:t xml:space="preserve">This is in general </w:t>
      </w:r>
      <w:r w:rsidR="00E46AC1">
        <w:t xml:space="preserve">a registry as it is already </w:t>
      </w:r>
      <w:r w:rsidR="00E46AC1">
        <w:lastRenderedPageBreak/>
        <w:t xml:space="preserve">started at </w:t>
      </w:r>
      <w:hyperlink r:id="rId24" w:history="1">
        <w:r w:rsidR="00E46AC1" w:rsidRPr="00614274">
          <w:rPr>
            <w:rStyle w:val="Hyperlink"/>
          </w:rPr>
          <w:t>http://www.clarin.eu/centres</w:t>
        </w:r>
      </w:hyperlink>
      <w:r w:rsidR="00E46AC1">
        <w:t xml:space="preserve"> but with more formalized output. (See more under </w:t>
      </w:r>
      <w:r w:rsidR="00125AB8">
        <w:fldChar w:fldCharType="begin"/>
      </w:r>
      <w:r w:rsidR="00732437">
        <w:instrText xml:space="preserve"> REF _Ref287707700 \w \h </w:instrText>
      </w:r>
      <w:r w:rsidR="00125AB8">
        <w:fldChar w:fldCharType="separate"/>
      </w:r>
      <w:r w:rsidR="00243C76">
        <w:t>4.5.1</w:t>
      </w:r>
      <w:r w:rsidR="00125AB8">
        <w:fldChar w:fldCharType="end"/>
      </w:r>
      <w:r w:rsidR="00732437">
        <w:t xml:space="preserve"> </w:t>
      </w:r>
      <w:r w:rsidR="00125AB8">
        <w:fldChar w:fldCharType="begin"/>
      </w:r>
      <w:r w:rsidR="00732437">
        <w:instrText xml:space="preserve"> REF _Ref287707700 \h </w:instrText>
      </w:r>
      <w:r w:rsidR="00125AB8">
        <w:fldChar w:fldCharType="separate"/>
      </w:r>
      <w:r w:rsidR="00243C76" w:rsidRPr="00754D5D">
        <w:t xml:space="preserve">Announcing </w:t>
      </w:r>
      <w:r w:rsidR="00243C76">
        <w:t>Repositories / C</w:t>
      </w:r>
      <w:r w:rsidR="00243C76" w:rsidRPr="00754D5D">
        <w:t>ollections</w:t>
      </w:r>
      <w:r w:rsidR="00125AB8">
        <w:fldChar w:fldCharType="end"/>
      </w:r>
      <w:r w:rsidR="00A344AF">
        <w:t xml:space="preserve"> and </w:t>
      </w:r>
      <w:r w:rsidR="00125AB8">
        <w:fldChar w:fldCharType="begin"/>
      </w:r>
      <w:r w:rsidR="00E46AC1">
        <w:instrText xml:space="preserve"> REF _Ref284192110 \w \h </w:instrText>
      </w:r>
      <w:r w:rsidR="00125AB8">
        <w:fldChar w:fldCharType="separate"/>
      </w:r>
      <w:r w:rsidR="00243C76">
        <w:t>Appendix A</w:t>
      </w:r>
      <w:r w:rsidR="00125AB8">
        <w:fldChar w:fldCharType="end"/>
      </w:r>
      <w:r w:rsidR="00E46AC1">
        <w:t xml:space="preserve"> </w:t>
      </w:r>
      <w:r w:rsidR="00125AB8">
        <w:fldChar w:fldCharType="begin"/>
      </w:r>
      <w:r w:rsidR="00E46AC1">
        <w:instrText xml:space="preserve"> REF _Ref284192110 \h </w:instrText>
      </w:r>
      <w:r w:rsidR="00125AB8">
        <w:fldChar w:fldCharType="separate"/>
      </w:r>
      <w:r w:rsidR="00243C76">
        <w:t>Repository List</w:t>
      </w:r>
      <w:r w:rsidR="00125AB8">
        <w:fldChar w:fldCharType="end"/>
      </w:r>
      <w:r w:rsidR="00E46AC1">
        <w:t>)</w:t>
      </w:r>
      <w:commentRangeEnd w:id="170"/>
      <w:r w:rsidR="00BE39A9">
        <w:rPr>
          <w:rStyle w:val="Kommentarzeichen"/>
          <w:lang w:val="de-AT"/>
        </w:rPr>
        <w:commentReference w:id="170"/>
      </w:r>
      <w:commentRangeEnd w:id="171"/>
      <w:r w:rsidR="005A2A6F">
        <w:rPr>
          <w:rStyle w:val="Kommentarzeichen"/>
          <w:lang w:val="de-AT"/>
        </w:rPr>
        <w:commentReference w:id="171"/>
      </w:r>
      <w:r w:rsidR="00942672">
        <w:t xml:space="preserve"> </w:t>
      </w:r>
    </w:p>
    <w:p w:rsidR="00C70667" w:rsidRDefault="00125AB8" w:rsidP="00C70667">
      <w:pPr>
        <w:rPr>
          <w:lang w:val="en-US"/>
        </w:rPr>
      </w:pPr>
      <w:r>
        <w:rPr>
          <w:lang w:val="en-US"/>
        </w:rPr>
        <w:fldChar w:fldCharType="begin"/>
      </w:r>
      <w:r w:rsidR="00C70667">
        <w:rPr>
          <w:lang w:val="en-US"/>
        </w:rPr>
        <w:instrText xml:space="preserve"> REF _Ref284186680 \h </w:instrText>
      </w:r>
      <w:r>
        <w:rPr>
          <w:lang w:val="en-US"/>
        </w:rPr>
      </w:r>
      <w:r>
        <w:rPr>
          <w:lang w:val="en-US"/>
        </w:rPr>
        <w:fldChar w:fldCharType="separate"/>
      </w:r>
      <w:r w:rsidR="00243C76" w:rsidRPr="00C70667">
        <w:rPr>
          <w:lang w:val="en-US"/>
        </w:rPr>
        <w:t xml:space="preserve">Figure </w:t>
      </w:r>
      <w:r w:rsidR="00243C76">
        <w:rPr>
          <w:noProof/>
          <w:lang w:val="en-US"/>
        </w:rPr>
        <w:t>7</w:t>
      </w:r>
      <w:r>
        <w:rPr>
          <w:lang w:val="en-US"/>
        </w:rPr>
        <w:fldChar w:fldCharType="end"/>
      </w:r>
      <w:r w:rsidR="00C70667">
        <w:rPr>
          <w:lang w:val="en-US"/>
        </w:rPr>
        <w:t xml:space="preserve"> </w:t>
      </w:r>
      <w:r w:rsidR="00C70667" w:rsidRPr="00C70667">
        <w:rPr>
          <w:lang w:val="en-US"/>
        </w:rPr>
        <w:t>sketches a ten</w:t>
      </w:r>
      <w:r w:rsidR="00C70667">
        <w:rPr>
          <w:lang w:val="en-US"/>
        </w:rPr>
        <w:t>t</w:t>
      </w:r>
      <w:r w:rsidR="00C70667" w:rsidRPr="00C70667">
        <w:rPr>
          <w:lang w:val="en-US"/>
        </w:rPr>
        <w:t>ative s</w:t>
      </w:r>
      <w:r w:rsidR="00C70667">
        <w:rPr>
          <w:lang w:val="en-US"/>
        </w:rPr>
        <w:t xml:space="preserve">etup for a </w:t>
      </w:r>
      <w:r w:rsidR="003A115A">
        <w:rPr>
          <w:lang w:val="en-US"/>
        </w:rPr>
        <w:t xml:space="preserve">distributed system </w:t>
      </w:r>
      <w:r w:rsidR="00C70667">
        <w:rPr>
          <w:lang w:val="en-US"/>
        </w:rPr>
        <w:t>of german text corpora rooted in the EDC/C4W democase. In the left part the whole communication is expected i</w:t>
      </w:r>
      <w:r w:rsidR="003A115A">
        <w:rPr>
          <w:lang w:val="en-US"/>
        </w:rPr>
        <w:t xml:space="preserve">n </w:t>
      </w:r>
      <w:r w:rsidR="00C70667">
        <w:rPr>
          <w:lang w:val="en-US"/>
        </w:rPr>
        <w:t>SRU/CQL only</w:t>
      </w:r>
      <w:bookmarkStart w:id="172" w:name="_Ref284186497"/>
      <w:r w:rsidR="003A115A">
        <w:rPr>
          <w:lang w:val="en-US"/>
        </w:rPr>
        <w:t>.</w:t>
      </w:r>
    </w:p>
    <w:p w:rsidR="003A115A" w:rsidRDefault="003A115A" w:rsidP="00C70667">
      <w:pPr>
        <w:rPr>
          <w:lang w:val="en-US"/>
        </w:rPr>
      </w:pPr>
      <w:r>
        <w:rPr>
          <w:lang w:val="en-US"/>
        </w:rPr>
        <w:t>The common components are the Federated Content Search, Combined Metadata Content Search, CMDI-MDService. The browser represents any user interface - SRU/CQL-aware web application, building on these services.</w:t>
      </w:r>
    </w:p>
    <w:p w:rsidR="00C70667" w:rsidRPr="00C70667" w:rsidRDefault="00C70667" w:rsidP="00C70667">
      <w:pPr>
        <w:pStyle w:val="Beschriftung"/>
        <w:keepNext/>
        <w:rPr>
          <w:lang w:val="en-US"/>
        </w:rPr>
      </w:pPr>
      <w:bookmarkStart w:id="173" w:name="_Ref284186680"/>
      <w:bookmarkEnd w:id="172"/>
      <w:r w:rsidRPr="00C70667">
        <w:rPr>
          <w:lang w:val="en-US"/>
        </w:rPr>
        <w:t xml:space="preserve">Figure </w:t>
      </w:r>
      <w:r w:rsidR="00125AB8">
        <w:fldChar w:fldCharType="begin"/>
      </w:r>
      <w:r w:rsidRPr="00C70667">
        <w:rPr>
          <w:lang w:val="en-US"/>
        </w:rPr>
        <w:instrText xml:space="preserve"> SEQ Figure \* ARABIC </w:instrText>
      </w:r>
      <w:r w:rsidR="00125AB8">
        <w:fldChar w:fldCharType="separate"/>
      </w:r>
      <w:r w:rsidR="00243C76">
        <w:rPr>
          <w:noProof/>
          <w:lang w:val="en-US"/>
        </w:rPr>
        <w:t>7</w:t>
      </w:r>
      <w:r w:rsidR="00125AB8">
        <w:fldChar w:fldCharType="end"/>
      </w:r>
      <w:bookmarkEnd w:id="173"/>
      <w:r w:rsidRPr="00C70667">
        <w:rPr>
          <w:lang w:val="en-US"/>
        </w:rPr>
        <w:t xml:space="preserve"> A schematic  view of distributed search system, on the example of a few german corpora</w:t>
      </w:r>
    </w:p>
    <w:p w:rsidR="003F5023" w:rsidRDefault="00A75511" w:rsidP="00EA2099">
      <w:pPr>
        <w:keepNext/>
      </w:pPr>
      <w:r w:rsidRPr="00A75511">
        <w:rPr>
          <w:noProof/>
          <w:lang w:eastAsia="de-AT"/>
        </w:rPr>
        <w:drawing>
          <wp:inline distT="0" distB="0" distL="0" distR="0">
            <wp:extent cx="5753100" cy="2286000"/>
            <wp:effectExtent l="19050" t="0" r="0" b="0"/>
            <wp:docPr id="4" name="Bild 2" descr="C:\Users\m\3lingua\aac_shell\output\resources\Cont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3lingua\aac_shell\output\resources\ContentSearch.png"/>
                    <pic:cNvPicPr>
                      <a:picLocks noChangeAspect="1" noChangeArrowheads="1"/>
                    </pic:cNvPicPr>
                  </pic:nvPicPr>
                  <pic:blipFill>
                    <a:blip r:embed="rId25"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1515B2" w:rsidRDefault="001515B2" w:rsidP="008B7ED8">
      <w:pPr>
        <w:pStyle w:val="berschrift2"/>
        <w:rPr>
          <w:lang w:val="en-US"/>
        </w:rPr>
      </w:pPr>
      <w:bookmarkStart w:id="174" w:name="_Toc287824966"/>
      <w:r>
        <w:rPr>
          <w:lang w:val="en-US"/>
        </w:rPr>
        <w:t>Potential Supporting Services</w:t>
      </w:r>
      <w:bookmarkEnd w:id="174"/>
    </w:p>
    <w:p w:rsidR="001515B2" w:rsidRDefault="001515B2" w:rsidP="001515B2">
      <w:pPr>
        <w:pStyle w:val="TermDef"/>
      </w:pPr>
      <w:r>
        <w:t>Data Category Registry, DCR</w:t>
      </w:r>
    </w:p>
    <w:p w:rsidR="001515B2" w:rsidRDefault="001515B2" w:rsidP="001515B2">
      <w:pPr>
        <w:pStyle w:val="TermExplain"/>
      </w:pPr>
      <w:r>
        <w:t xml:space="preserve">Primarily </w:t>
      </w:r>
      <w:r w:rsidRPr="00A42F1C">
        <w:rPr>
          <w:rStyle w:val="NamedEntityZchn"/>
        </w:rPr>
        <w:t>isocat</w:t>
      </w:r>
      <w:r>
        <w:rPr>
          <w:rStyle w:val="Funotenzeichen"/>
        </w:rPr>
        <w:footnoteReference w:id="35"/>
      </w:r>
      <w:r>
        <w:t>, defines data categories needed for harmonization of the indices and vocabularies</w:t>
      </w:r>
    </w:p>
    <w:p w:rsidR="001515B2" w:rsidRDefault="001515B2" w:rsidP="001515B2">
      <w:pPr>
        <w:pStyle w:val="TermDef"/>
      </w:pPr>
      <w:r>
        <w:t>Virtual Collection Registry, VCR</w:t>
      </w:r>
      <w:r>
        <w:rPr>
          <w:rStyle w:val="Funotenzeichen"/>
        </w:rPr>
        <w:footnoteReference w:id="36"/>
      </w:r>
    </w:p>
    <w:p w:rsidR="001515B2" w:rsidRDefault="001515B2" w:rsidP="001515B2">
      <w:pPr>
        <w:pStyle w:val="TermExplain"/>
      </w:pPr>
      <w:r>
        <w:t>this CMDI-component allows to define (both extensional and intensional) Virtual Collections. This seems to suit for the need of defining context for the search, i.e. defining which Resources shall be searched.</w:t>
      </w:r>
    </w:p>
    <w:p w:rsidR="001515B2" w:rsidRDefault="001515B2" w:rsidP="001515B2">
      <w:pPr>
        <w:pStyle w:val="TermDef"/>
      </w:pPr>
      <w:commentRangeStart w:id="175"/>
      <w:commentRangeStart w:id="176"/>
      <w:r>
        <w:t>Vocabulary Align</w:t>
      </w:r>
      <w:r w:rsidR="00980257">
        <w:t>e</w:t>
      </w:r>
      <w:r>
        <w:t>ment Service</w:t>
      </w:r>
      <w:commentRangeEnd w:id="175"/>
      <w:r w:rsidR="006D1033">
        <w:rPr>
          <w:rStyle w:val="Kommentarzeichen"/>
          <w:b w:val="0"/>
          <w:lang w:val="de-AT"/>
        </w:rPr>
        <w:commentReference w:id="175"/>
      </w:r>
      <w:commentRangeEnd w:id="176"/>
      <w:r w:rsidR="0017072C">
        <w:rPr>
          <w:rStyle w:val="Kommentarzeichen"/>
          <w:b w:val="0"/>
          <w:lang w:val="de-AT"/>
        </w:rPr>
        <w:commentReference w:id="176"/>
      </w:r>
    </w:p>
    <w:p w:rsidR="001515B2" w:rsidRDefault="001515B2" w:rsidP="001515B2">
      <w:pPr>
        <w:pStyle w:val="TermExplain"/>
      </w:pPr>
      <w:r>
        <w:t xml:space="preserve">This component is only in discussion, but its need was observed on multiple </w:t>
      </w:r>
      <w:r w:rsidR="006D1033">
        <w:t>occasions</w:t>
      </w:r>
      <w:r>
        <w:t>.</w:t>
      </w:r>
    </w:p>
    <w:p w:rsidR="0027672E" w:rsidRDefault="0027672E" w:rsidP="0027672E">
      <w:pPr>
        <w:pStyle w:val="TermExplain"/>
      </w:pPr>
      <w:r>
        <w:t xml:space="preserve">It can be seen as a service under (or related to) DCR, a “soft registry” providing lists of possible (recommended) values for data categories, of which domain can’t be closed, but neither it is completely open </w:t>
      </w:r>
      <w:r w:rsidR="0027622A">
        <w:t>– in the IMDI tradition</w:t>
      </w:r>
      <w:r>
        <w:t xml:space="preserve"> </w:t>
      </w:r>
      <w:r w:rsidR="0027622A">
        <w:t>we speak of “open v</w:t>
      </w:r>
      <w:r w:rsidR="00980257">
        <w:t>oc</w:t>
      </w:r>
      <w:r w:rsidR="0027622A">
        <w:t xml:space="preserve">abularies” </w:t>
      </w:r>
      <w:r>
        <w:t>- the canonical example</w:t>
      </w:r>
      <w:r w:rsidR="00980257">
        <w:t xml:space="preserve"> being the Organization names.</w:t>
      </w:r>
    </w:p>
    <w:p w:rsidR="0027672E" w:rsidRDefault="0027672E" w:rsidP="0027672E">
      <w:pPr>
        <w:pStyle w:val="TermExplain"/>
      </w:pPr>
      <w:r>
        <w:t>The service shall provide lists of existing names and their aliases, allowing various application to provide the user pick-lists, when editing fields in metadata records, and similar..</w:t>
      </w:r>
    </w:p>
    <w:p w:rsidR="0027672E" w:rsidRPr="001515B2" w:rsidRDefault="0027672E" w:rsidP="0027672E">
      <w:pPr>
        <w:pStyle w:val="TermExplain"/>
      </w:pPr>
      <w:r>
        <w:t>The service itself shall be kind of patch-panel aggregating the information from existing vocabulary services like, e.</w:t>
      </w:r>
      <w:r w:rsidR="00C67CF2">
        <w:t>g. the EC-organisation database and probably also manage the linking to the data categories…</w:t>
      </w:r>
    </w:p>
    <w:p w:rsidR="008B7ED8" w:rsidRDefault="008B7ED8" w:rsidP="008B7ED8">
      <w:pPr>
        <w:pStyle w:val="berschrift2"/>
        <w:rPr>
          <w:lang w:val="en-US"/>
        </w:rPr>
      </w:pPr>
      <w:bookmarkStart w:id="177" w:name="_Toc287824967"/>
      <w:r>
        <w:rPr>
          <w:lang w:val="en-US"/>
        </w:rPr>
        <w:lastRenderedPageBreak/>
        <w:t>Combined Metadata Content Search</w:t>
      </w:r>
      <w:bookmarkEnd w:id="177"/>
    </w:p>
    <w:p w:rsidR="008B7ED8" w:rsidRDefault="008B7ED8" w:rsidP="008B7ED8">
      <w:pPr>
        <w:rPr>
          <w:lang w:val="en-US"/>
        </w:rPr>
      </w:pPr>
      <w:r>
        <w:rPr>
          <w:lang w:val="en-US"/>
        </w:rPr>
        <w:t xml:space="preserve">Following has been described within the </w:t>
      </w:r>
      <w:r w:rsidRPr="0056085B">
        <w:rPr>
          <w:rStyle w:val="NamedEntityZchn"/>
        </w:rPr>
        <w:t>EDC</w:t>
      </w:r>
      <w:r>
        <w:rPr>
          <w:lang w:val="en-US"/>
        </w:rPr>
        <w:t xml:space="preserve"> discussion. The proposal </w:t>
      </w:r>
      <w:r w:rsidR="00EA73FB">
        <w:rPr>
          <w:lang w:val="en-US"/>
        </w:rPr>
        <w:t xml:space="preserve">foresees </w:t>
      </w:r>
      <w:r>
        <w:rPr>
          <w:lang w:val="en-US"/>
        </w:rPr>
        <w:t>two separate phases of the combined metadata content search:</w:t>
      </w:r>
    </w:p>
    <w:p w:rsidR="008B7ED8" w:rsidRDefault="008B7ED8" w:rsidP="008B7ED8">
      <w:pPr>
        <w:pStyle w:val="Listenabsatz"/>
        <w:numPr>
          <w:ilvl w:val="6"/>
          <w:numId w:val="2"/>
        </w:numPr>
        <w:ind w:left="851"/>
        <w:rPr>
          <w:lang w:val="en-US"/>
        </w:rPr>
      </w:pPr>
      <w:commentRangeStart w:id="178"/>
      <w:commentRangeStart w:id="179"/>
      <w:r w:rsidRPr="00850D2F">
        <w:rPr>
          <w:rStyle w:val="TermDefZchn"/>
        </w:rPr>
        <w:t>metadata search</w:t>
      </w:r>
      <w:r>
        <w:rPr>
          <w:lang w:val="en-US"/>
        </w:rPr>
        <w:t xml:space="preserve"> – restricts the candidate collections to search in, based on metadata part of the query. </w:t>
      </w:r>
      <w:r>
        <w:rPr>
          <w:lang w:val="en-US"/>
        </w:rPr>
        <w:br/>
        <w:t>It returns a list of candidates, which is used in:</w:t>
      </w:r>
      <w:commentRangeEnd w:id="178"/>
      <w:r w:rsidR="006D1033">
        <w:rPr>
          <w:rStyle w:val="Kommentarzeichen"/>
        </w:rPr>
        <w:commentReference w:id="178"/>
      </w:r>
      <w:commentRangeEnd w:id="179"/>
      <w:r w:rsidR="00516F5E">
        <w:rPr>
          <w:rStyle w:val="Kommentarzeichen"/>
        </w:rPr>
        <w:commentReference w:id="179"/>
      </w:r>
    </w:p>
    <w:p w:rsidR="008B7ED8" w:rsidRDefault="008B7ED8" w:rsidP="008B7ED8">
      <w:pPr>
        <w:pStyle w:val="Listenabsatz"/>
        <w:numPr>
          <w:ilvl w:val="6"/>
          <w:numId w:val="2"/>
        </w:numPr>
        <w:ind w:left="851"/>
        <w:rPr>
          <w:lang w:val="en-US"/>
        </w:rPr>
      </w:pPr>
      <w:r w:rsidRPr="00850D2F">
        <w:rPr>
          <w:rStyle w:val="TermDefZchn"/>
        </w:rPr>
        <w:t xml:space="preserve">content search </w:t>
      </w:r>
      <w:r>
        <w:rPr>
          <w:lang w:val="en-US"/>
        </w:rPr>
        <w:t>– by the federated content search, to iterate through and issue the content query to each candidate in turn.</w:t>
      </w:r>
    </w:p>
    <w:p w:rsidR="008B7ED8" w:rsidRPr="00D16003" w:rsidRDefault="008B7ED8" w:rsidP="008B7ED8">
      <w:pPr>
        <w:rPr>
          <w:lang w:val="en-US"/>
        </w:rPr>
      </w:pPr>
      <w:r>
        <w:rPr>
          <w:lang w:val="en-US"/>
        </w:rPr>
        <w:t>As was stated before</w:t>
      </w:r>
      <w:r w:rsidR="00516F5E">
        <w:rPr>
          <w:lang w:val="en-US"/>
        </w:rPr>
        <w:t xml:space="preserve"> (see </w:t>
      </w:r>
      <w:r w:rsidR="00125AB8">
        <w:rPr>
          <w:lang w:val="en-US"/>
        </w:rPr>
        <w:fldChar w:fldCharType="begin"/>
      </w:r>
      <w:r w:rsidR="00516F5E">
        <w:rPr>
          <w:lang w:val="en-US"/>
        </w:rPr>
        <w:instrText xml:space="preserve"> REF _Ref287708912 \w \h </w:instrText>
      </w:r>
      <w:r w:rsidR="00125AB8">
        <w:rPr>
          <w:lang w:val="en-US"/>
        </w:rPr>
      </w:r>
      <w:r w:rsidR="00125AB8">
        <w:rPr>
          <w:lang w:val="en-US"/>
        </w:rPr>
        <w:fldChar w:fldCharType="separate"/>
      </w:r>
      <w:r w:rsidR="00243C76">
        <w:rPr>
          <w:lang w:val="en-US"/>
        </w:rPr>
        <w:t>4.6</w:t>
      </w:r>
      <w:r w:rsidR="00125AB8">
        <w:rPr>
          <w:lang w:val="en-US"/>
        </w:rPr>
        <w:fldChar w:fldCharType="end"/>
      </w:r>
      <w:r w:rsidR="00516F5E">
        <w:rPr>
          <w:lang w:val="en-US"/>
        </w:rPr>
        <w:t xml:space="preserve"> </w:t>
      </w:r>
      <w:r w:rsidR="00125AB8">
        <w:rPr>
          <w:lang w:val="en-US"/>
        </w:rPr>
        <w:fldChar w:fldCharType="begin"/>
      </w:r>
      <w:r w:rsidR="00516F5E">
        <w:rPr>
          <w:lang w:val="en-US"/>
        </w:rPr>
        <w:instrText xml:space="preserve"> REF _Ref287708912 \h </w:instrText>
      </w:r>
      <w:r w:rsidR="00125AB8">
        <w:rPr>
          <w:lang w:val="en-US"/>
        </w:rPr>
      </w:r>
      <w:r w:rsidR="00125AB8">
        <w:rPr>
          <w:lang w:val="en-US"/>
        </w:rPr>
        <w:fldChar w:fldCharType="separate"/>
      </w:r>
      <w:r w:rsidR="00243C76">
        <w:rPr>
          <w:lang w:val="en-US"/>
        </w:rPr>
        <w:t>Combined Metadata and Content Query</w:t>
      </w:r>
      <w:r w:rsidR="00125AB8">
        <w:rPr>
          <w:lang w:val="en-US"/>
        </w:rPr>
        <w:fldChar w:fldCharType="end"/>
      </w:r>
      <w:r w:rsidR="00516F5E">
        <w:rPr>
          <w:lang w:val="en-US"/>
        </w:rPr>
        <w:t>)</w:t>
      </w:r>
      <w:r>
        <w:rPr>
          <w:lang w:val="en-US"/>
        </w:rPr>
        <w:t>, it is not easy to distinguish clearly between the metadata and content part of a query, thus in both phases the protocol could encourage to send whole query, leaving it up to the target service to make the best out of it (i.e. utilize whatever parts of the query it can interpret)</w:t>
      </w:r>
      <w:r w:rsidR="003C3B95">
        <w:rPr>
          <w:lang w:val="en-US"/>
        </w:rPr>
        <w:t>.</w:t>
      </w:r>
      <w:r w:rsidR="00516F5E">
        <w:rPr>
          <w:lang w:val="en-US"/>
        </w:rPr>
        <w:t xml:space="preserve">  Nevertheless the </w:t>
      </w:r>
      <w:r w:rsidR="00516F5E" w:rsidRPr="00516F5E">
        <w:rPr>
          <w:lang w:val="en-US"/>
        </w:rPr>
        <w:t xml:space="preserve">composite service should first try to execute the metadata search to retrieve the </w:t>
      </w:r>
      <w:r w:rsidR="00516F5E">
        <w:rPr>
          <w:lang w:val="en-US"/>
        </w:rPr>
        <w:t xml:space="preserve">candidate </w:t>
      </w:r>
      <w:r w:rsidR="00516F5E" w:rsidRPr="00516F5E">
        <w:rPr>
          <w:lang w:val="en-US"/>
        </w:rPr>
        <w:t>target resources (or collections).</w:t>
      </w:r>
      <w:r w:rsidR="00516F5E">
        <w:rPr>
          <w:lang w:val="en-US"/>
        </w:rPr>
        <w:t xml:space="preserve"> </w:t>
      </w:r>
    </w:p>
    <w:p w:rsidR="008B7ED8" w:rsidRDefault="008B7ED8" w:rsidP="008B7ED8">
      <w:pPr>
        <w:rPr>
          <w:lang w:val="en-US"/>
        </w:rPr>
      </w:pPr>
      <w:r>
        <w:rPr>
          <w:lang w:val="en-US"/>
        </w:rPr>
        <w:t xml:space="preserve">This scenario requires a clear definition of how the metadata records are linked with the </w:t>
      </w:r>
      <w:r w:rsidR="003C3B95">
        <w:rPr>
          <w:lang w:val="en-US"/>
        </w:rPr>
        <w:t xml:space="preserve">(endpoints of the) </w:t>
      </w:r>
      <w:r>
        <w:rPr>
          <w:lang w:val="en-US"/>
        </w:rPr>
        <w:t>repositories</w:t>
      </w:r>
      <w:r w:rsidR="003C3B95">
        <w:rPr>
          <w:lang w:val="en-US"/>
        </w:rPr>
        <w:t>/search engines</w:t>
      </w:r>
      <w:r>
        <w:rPr>
          <w:lang w:val="en-US"/>
        </w:rPr>
        <w:t>.</w:t>
      </w:r>
    </w:p>
    <w:p w:rsidR="008B7ED8" w:rsidRDefault="008B7ED8" w:rsidP="008B7ED8">
      <w:pPr>
        <w:rPr>
          <w:lang w:val="en-US"/>
        </w:rPr>
      </w:pPr>
      <w:r>
        <w:rPr>
          <w:lang w:val="en-US"/>
        </w:rPr>
        <w:t xml:space="preserve">A basic solution is that the </w:t>
      </w:r>
      <w:r w:rsidRPr="00516F5E">
        <w:rPr>
          <w:rStyle w:val="DefZchn"/>
        </w:rPr>
        <w:t>ResourceRef</w:t>
      </w:r>
      <w:r>
        <w:rPr>
          <w:lang w:val="en-US"/>
        </w:rPr>
        <w:t xml:space="preserve"> of the </w:t>
      </w:r>
      <w:r w:rsidR="00516F5E">
        <w:rPr>
          <w:lang w:val="en-US"/>
        </w:rPr>
        <w:t>C</w:t>
      </w:r>
      <w:r w:rsidR="00BF6D6B">
        <w:rPr>
          <w:lang w:val="en-US"/>
        </w:rPr>
        <w:t xml:space="preserve">ollection </w:t>
      </w:r>
      <w:r>
        <w:rPr>
          <w:lang w:val="en-US"/>
        </w:rPr>
        <w:t>MDRecord points to the endpoint of given search engine, but this seems to simplistic. We have to distinguish at least three entities</w:t>
      </w:r>
      <w:r w:rsidR="008D3749">
        <w:rPr>
          <w:lang w:val="en-US"/>
        </w:rPr>
        <w:t xml:space="preserve"> (see also discussion in </w:t>
      </w:r>
      <w:r w:rsidR="00125AB8">
        <w:rPr>
          <w:lang w:val="en-US"/>
        </w:rPr>
        <w:fldChar w:fldCharType="begin"/>
      </w:r>
      <w:r w:rsidR="008D3749">
        <w:rPr>
          <w:lang w:val="en-US"/>
        </w:rPr>
        <w:instrText xml:space="preserve"> REF _Ref287825519 \w \h </w:instrText>
      </w:r>
      <w:r w:rsidR="00125AB8">
        <w:rPr>
          <w:lang w:val="en-US"/>
        </w:rPr>
      </w:r>
      <w:r w:rsidR="00125AB8">
        <w:rPr>
          <w:lang w:val="en-US"/>
        </w:rPr>
        <w:fldChar w:fldCharType="separate"/>
      </w:r>
      <w:r w:rsidR="00243C76">
        <w:rPr>
          <w:lang w:val="en-US"/>
        </w:rPr>
        <w:t>4.5</w:t>
      </w:r>
      <w:r w:rsidR="00125AB8">
        <w:rPr>
          <w:lang w:val="en-US"/>
        </w:rPr>
        <w:fldChar w:fldCharType="end"/>
      </w:r>
      <w:r w:rsidR="008D3749">
        <w:rPr>
          <w:lang w:val="en-US"/>
        </w:rPr>
        <w:t xml:space="preserve"> </w:t>
      </w:r>
      <w:r w:rsidR="00125AB8">
        <w:rPr>
          <w:lang w:val="en-US"/>
        </w:rPr>
        <w:fldChar w:fldCharType="begin"/>
      </w:r>
      <w:r w:rsidR="008D3749">
        <w:rPr>
          <w:lang w:val="en-US"/>
        </w:rPr>
        <w:instrText xml:space="preserve"> REF _Ref287825523 \h </w:instrText>
      </w:r>
      <w:r w:rsidR="00125AB8">
        <w:rPr>
          <w:lang w:val="en-US"/>
        </w:rPr>
      </w:r>
      <w:r w:rsidR="00125AB8">
        <w:rPr>
          <w:lang w:val="en-US"/>
        </w:rPr>
        <w:fldChar w:fldCharType="separate"/>
      </w:r>
      <w:r w:rsidR="00243C76">
        <w:rPr>
          <w:lang w:val="en-US"/>
        </w:rPr>
        <w:t>Restricting Search by Repositories/Corpora/Collections</w:t>
      </w:r>
      <w:r w:rsidR="00125AB8">
        <w:rPr>
          <w:lang w:val="en-US"/>
        </w:rPr>
        <w:fldChar w:fldCharType="end"/>
      </w:r>
      <w:r w:rsidR="008D3749">
        <w:rPr>
          <w:lang w:val="en-US"/>
        </w:rPr>
        <w:t>)</w:t>
      </w:r>
      <w:r>
        <w:rPr>
          <w:lang w:val="en-US"/>
        </w:rPr>
        <w:t xml:space="preserve">: </w:t>
      </w:r>
    </w:p>
    <w:p w:rsidR="008B7ED8" w:rsidRDefault="008B7ED8" w:rsidP="008B7ED8">
      <w:pPr>
        <w:pStyle w:val="TermDef"/>
      </w:pPr>
      <w:r>
        <w:t xml:space="preserve">Collection </w:t>
      </w:r>
    </w:p>
    <w:p w:rsidR="008B7ED8" w:rsidRPr="005105E2" w:rsidRDefault="00BF6D6B" w:rsidP="008B7ED8">
      <w:pPr>
        <w:pStyle w:val="TermExplain"/>
      </w:pPr>
      <w:r>
        <w:t>r</w:t>
      </w:r>
      <w:r w:rsidR="008B7ED8">
        <w:t>epresented by the MDRecord</w:t>
      </w:r>
      <w:r>
        <w:t>, which describes the collection (originating Project, Editors etc.)</w:t>
      </w:r>
      <w:r>
        <w:br/>
        <w:t>links to member Resources (or sub-collections)</w:t>
      </w:r>
    </w:p>
    <w:p w:rsidR="008B7ED8" w:rsidRDefault="008B7ED8" w:rsidP="008B7ED8">
      <w:pPr>
        <w:pStyle w:val="TermDef"/>
      </w:pPr>
      <w:r>
        <w:t>Resource</w:t>
      </w:r>
    </w:p>
    <w:p w:rsidR="008B7ED8" w:rsidRDefault="008B7ED8" w:rsidP="008B7ED8">
      <w:pPr>
        <w:pStyle w:val="TermExplain"/>
      </w:pPr>
      <w:r>
        <w:t>represented by own MDRecord</w:t>
      </w:r>
      <w:r w:rsidR="00BF6D6B">
        <w:t>, refers to its parent collection.</w:t>
      </w:r>
    </w:p>
    <w:p w:rsidR="008B7ED8" w:rsidRDefault="008B7ED8" w:rsidP="008B7ED8">
      <w:pPr>
        <w:pStyle w:val="TermExplain"/>
      </w:pPr>
      <w:r>
        <w:t xml:space="preserve">However not every </w:t>
      </w:r>
      <w:r w:rsidR="00BF6D6B">
        <w:t>R</w:t>
      </w:r>
      <w:r>
        <w:t>esource needs to have own MDRecord</w:t>
      </w:r>
      <w:r w:rsidR="00BF6D6B">
        <w:t xml:space="preserve"> -&gt; </w:t>
      </w:r>
      <w:r>
        <w:t>Issue of granularity</w:t>
      </w:r>
    </w:p>
    <w:p w:rsidR="008B7ED8" w:rsidRDefault="008B7ED8" w:rsidP="008B7ED8">
      <w:pPr>
        <w:pStyle w:val="TermDef"/>
      </w:pPr>
      <w:r>
        <w:t xml:space="preserve">Search Service </w:t>
      </w:r>
    </w:p>
    <w:p w:rsidR="008B7ED8" w:rsidRDefault="008B7ED8" w:rsidP="008B7ED8">
      <w:pPr>
        <w:pStyle w:val="TermExplain"/>
      </w:pPr>
      <w:r>
        <w:t>the active component allowing to search in given collection.</w:t>
      </w:r>
    </w:p>
    <w:p w:rsidR="00BF6D6B" w:rsidRDefault="00BF6D6B" w:rsidP="008B7ED8">
      <w:pPr>
        <w:pStyle w:val="TermExplain"/>
      </w:pPr>
      <w:r>
        <w:t xml:space="preserve">There should be a MDRecord for this entity containing the </w:t>
      </w:r>
      <w:r w:rsidRPr="00516F5E">
        <w:rPr>
          <w:rStyle w:val="NamedEntityZchn"/>
        </w:rPr>
        <w:t>Technical Metadata Component</w:t>
      </w:r>
      <w:r>
        <w:t>, describing the technical details of the interface.</w:t>
      </w:r>
    </w:p>
    <w:p w:rsidR="008B7ED8" w:rsidRDefault="008B7ED8" w:rsidP="004C19CF">
      <w:pPr>
        <w:pStyle w:val="TermExplain"/>
      </w:pPr>
      <w:r>
        <w:t>It will not necessarily</w:t>
      </w:r>
      <w:r w:rsidR="004C19CF">
        <w:t xml:space="preserve"> be able to</w:t>
      </w:r>
      <w:r>
        <w:t xml:space="preserve"> deliver the Resource itself. Due to IPR-issues, it may return </w:t>
      </w:r>
      <w:ins w:id="180" w:author="Administrator" w:date="2011-03-07T21:13:00Z">
        <w:r w:rsidR="0007094F">
          <w:t xml:space="preserve">         </w:t>
        </w:r>
      </w:ins>
      <w:r>
        <w:t>only resource fragments –</w:t>
      </w:r>
      <w:r w:rsidR="004C19CF">
        <w:t xml:space="preserve"> small snippets of the Resource in a KWIC-mode (as is the usual in text-corpora)</w:t>
      </w:r>
    </w:p>
    <w:p w:rsidR="008B7ED8" w:rsidRDefault="008B7ED8" w:rsidP="008B7ED8">
      <w:pPr>
        <w:rPr>
          <w:lang w:val="en-US"/>
        </w:rPr>
      </w:pPr>
      <w:commentRangeStart w:id="181"/>
      <w:r w:rsidRPr="00DF5024">
        <w:rPr>
          <w:lang w:val="en-US"/>
        </w:rPr>
        <w:t>So the requirement for t</w:t>
      </w:r>
      <w:r>
        <w:rPr>
          <w:lang w:val="en-US"/>
        </w:rPr>
        <w:t>he metadata phase is to deliver not only the matching resource, but if the resource is not accessible directly, to also traverse t</w:t>
      </w:r>
      <w:r w:rsidR="004C19CF">
        <w:rPr>
          <w:lang w:val="en-US"/>
        </w:rPr>
        <w:t>he collection hierarchy up to a searchable/accessible</w:t>
      </w:r>
      <w:r>
        <w:rPr>
          <w:lang w:val="en-US"/>
        </w:rPr>
        <w:t xml:space="preserve"> collection</w:t>
      </w:r>
      <w:r w:rsidR="004C19CF">
        <w:rPr>
          <w:lang w:val="en-US"/>
        </w:rPr>
        <w:t xml:space="preserve">, ie one that </w:t>
      </w:r>
      <w:r>
        <w:rPr>
          <w:lang w:val="en-US"/>
        </w:rPr>
        <w:t xml:space="preserve">points to a search service. </w:t>
      </w:r>
      <w:commentRangeEnd w:id="181"/>
      <w:r w:rsidR="007C01F1">
        <w:rPr>
          <w:rStyle w:val="Kommentarzeichen"/>
        </w:rPr>
        <w:commentReference w:id="181"/>
      </w:r>
    </w:p>
    <w:p w:rsidR="008B7ED8" w:rsidRDefault="008B7ED8" w:rsidP="008B7ED8">
      <w:pPr>
        <w:rPr>
          <w:lang w:val="en-US"/>
        </w:rPr>
      </w:pPr>
      <w:r>
        <w:rPr>
          <w:lang w:val="en-US"/>
        </w:rPr>
        <w:t>It is not clear yet which software component would/shall have the intelligence/logic to match the information in the metadata record, with the corresponding information in the annotation file (</w:t>
      </w:r>
      <w:r w:rsidRPr="00971EC6">
        <w:rPr>
          <w:rStyle w:val="ExampleCodeZchn"/>
        </w:rPr>
        <w:t>Actor</w:t>
      </w:r>
      <w:r>
        <w:rPr>
          <w:lang w:val="en-US"/>
        </w:rPr>
        <w:t xml:space="preserve"> components to the appropriate </w:t>
      </w:r>
      <w:r w:rsidRPr="00971EC6">
        <w:rPr>
          <w:rStyle w:val="ExampleCodeZchn"/>
        </w:rPr>
        <w:t>Participants</w:t>
      </w:r>
      <w:r>
        <w:rPr>
          <w:lang w:val="en-US"/>
        </w:rPr>
        <w:t>) or even how to do it at all.</w:t>
      </w:r>
    </w:p>
    <w:p w:rsidR="003F248F" w:rsidRPr="003F248F" w:rsidRDefault="003F248F" w:rsidP="003F248F">
      <w:pPr>
        <w:rPr>
          <w:lang w:val="en-US"/>
        </w:rPr>
      </w:pPr>
    </w:p>
    <w:p w:rsidR="008B7ED8" w:rsidRPr="005B74D1" w:rsidRDefault="008B7ED8" w:rsidP="008B7ED8">
      <w:pPr>
        <w:pStyle w:val="Beschriftung"/>
        <w:keepNext/>
        <w:rPr>
          <w:lang w:val="en-US"/>
        </w:rPr>
      </w:pPr>
      <w:r w:rsidRPr="005B74D1">
        <w:rPr>
          <w:lang w:val="en-US"/>
        </w:rPr>
        <w:lastRenderedPageBreak/>
        <w:t xml:space="preserve">Figure </w:t>
      </w:r>
      <w:r w:rsidR="00125AB8">
        <w:fldChar w:fldCharType="begin"/>
      </w:r>
      <w:r w:rsidRPr="005B74D1">
        <w:rPr>
          <w:lang w:val="en-US"/>
        </w:rPr>
        <w:instrText xml:space="preserve"> SEQ Figure \* ARABIC </w:instrText>
      </w:r>
      <w:r w:rsidR="00125AB8">
        <w:fldChar w:fldCharType="separate"/>
      </w:r>
      <w:r w:rsidR="00243C76">
        <w:rPr>
          <w:noProof/>
          <w:lang w:val="en-US"/>
        </w:rPr>
        <w:t>8</w:t>
      </w:r>
      <w:r w:rsidR="00125AB8">
        <w:fldChar w:fldCharType="end"/>
      </w:r>
      <w:r w:rsidRPr="005B74D1">
        <w:rPr>
          <w:lang w:val="en-US"/>
        </w:rPr>
        <w:t xml:space="preserve"> A schematic view on a combined metadata content search scenario</w:t>
      </w:r>
    </w:p>
    <w:p w:rsidR="008B7ED8" w:rsidRPr="005B74D1" w:rsidRDefault="008B7ED8" w:rsidP="008B7ED8">
      <w:pPr>
        <w:rPr>
          <w:lang w:val="en-US"/>
        </w:rPr>
      </w:pPr>
      <w:r>
        <w:rPr>
          <w:noProof/>
          <w:lang w:eastAsia="de-AT"/>
        </w:rPr>
        <w:drawing>
          <wp:inline distT="0" distB="0" distL="0" distR="0">
            <wp:extent cx="5753100" cy="4610100"/>
            <wp:effectExtent l="19050" t="0" r="0" b="0"/>
            <wp:docPr id="7" name="Bild 19" descr="C:\Users\m\3lingua\clarin\CMDI\EDC\edc_interaction_m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3lingua\clarin\CMDI\EDC\edc_interaction_mks.png"/>
                    <pic:cNvPicPr>
                      <a:picLocks noChangeAspect="1" noChangeArrowheads="1"/>
                    </pic:cNvPicPr>
                  </pic:nvPicPr>
                  <pic:blipFill>
                    <a:blip r:embed="rId26" cstate="print"/>
                    <a:srcRect/>
                    <a:stretch>
                      <a:fillRect/>
                    </a:stretch>
                  </pic:blipFill>
                  <pic:spPr bwMode="auto">
                    <a:xfrm>
                      <a:off x="0" y="0"/>
                      <a:ext cx="5753100" cy="4610100"/>
                    </a:xfrm>
                    <a:prstGeom prst="rect">
                      <a:avLst/>
                    </a:prstGeom>
                    <a:noFill/>
                    <a:ln w="9525">
                      <a:noFill/>
                      <a:miter lim="800000"/>
                      <a:headEnd/>
                      <a:tailEnd/>
                    </a:ln>
                  </pic:spPr>
                </pic:pic>
              </a:graphicData>
            </a:graphic>
          </wp:inline>
        </w:drawing>
      </w:r>
    </w:p>
    <w:p w:rsidR="008B7ED8" w:rsidRDefault="008B7ED8" w:rsidP="00EA2099">
      <w:pPr>
        <w:keepNext/>
      </w:pPr>
    </w:p>
    <w:p w:rsidR="003F248F" w:rsidRDefault="003F248F" w:rsidP="003F248F">
      <w:pPr>
        <w:pStyle w:val="berschrift2"/>
        <w:rPr>
          <w:lang w:val="en-US"/>
        </w:rPr>
      </w:pPr>
      <w:bookmarkStart w:id="182" w:name="_Toc287824968"/>
      <w:r w:rsidRPr="003F248F">
        <w:rPr>
          <w:lang w:val="en-US"/>
        </w:rPr>
        <w:t>Distributed User Management – Federated AAI</w:t>
      </w:r>
      <w:bookmarkEnd w:id="182"/>
    </w:p>
    <w:p w:rsidR="003F248F" w:rsidRDefault="00890A22" w:rsidP="003F248F">
      <w:pPr>
        <w:rPr>
          <w:lang w:val="en-US"/>
        </w:rPr>
      </w:pPr>
      <w:r>
        <w:rPr>
          <w:lang w:val="en-US"/>
        </w:rPr>
        <w:t>In a distributed environment as envisaged, we will very soon have to handle the authentification and authorization. Especially as there are restriction (licensing) accessing a substantial part of the resources in question. Albeit this issue is being discussed in separate track within CLARIN and in tight cooperation with concerned players (eduGAIN, GEANT, …), we should sketch the specifics of this problem in the context of federated search:</w:t>
      </w:r>
    </w:p>
    <w:p w:rsidR="00890A22" w:rsidRDefault="00890A22" w:rsidP="003F248F">
      <w:pPr>
        <w:rPr>
          <w:lang w:val="en-US"/>
        </w:rPr>
      </w:pPr>
      <w:commentRangeStart w:id="183"/>
      <w:r>
        <w:rPr>
          <w:lang w:val="en-US"/>
        </w:rPr>
        <w:t xml:space="preserve">In the </w:t>
      </w:r>
      <w:commentRangeEnd w:id="183"/>
      <w:r w:rsidR="00FE47C7">
        <w:rPr>
          <w:rStyle w:val="Kommentarzeichen"/>
        </w:rPr>
        <w:commentReference w:id="183"/>
      </w:r>
      <w:r>
        <w:rPr>
          <w:lang w:val="en-US"/>
        </w:rPr>
        <w:t xml:space="preserve">default scenario, we expect an user interacting with some web application, so authentification (via </w:t>
      </w:r>
      <w:r w:rsidRPr="008B7A3F">
        <w:rPr>
          <w:rStyle w:val="Fett"/>
          <w:lang w:val="en-US"/>
        </w:rPr>
        <w:t>Shibboleth</w:t>
      </w:r>
      <w:r>
        <w:rPr>
          <w:lang w:val="en-US"/>
        </w:rPr>
        <w:t xml:space="preserve"> at home organization) should be applicable here. However this web-application</w:t>
      </w:r>
      <w:r w:rsidR="00FE47C7">
        <w:rPr>
          <w:lang w:val="en-US"/>
        </w:rPr>
        <w:t xml:space="preserve"> acting as an aggregator</w:t>
      </w:r>
      <w:r>
        <w:rPr>
          <w:lang w:val="en-US"/>
        </w:rPr>
        <w:t xml:space="preserve">, will </w:t>
      </w:r>
      <w:r w:rsidR="00FE47C7">
        <w:rPr>
          <w:lang w:val="en-US"/>
        </w:rPr>
        <w:t xml:space="preserve">try to </w:t>
      </w:r>
      <w:r>
        <w:rPr>
          <w:lang w:val="en-US"/>
        </w:rPr>
        <w:t>access multiple Content Providers</w:t>
      </w:r>
      <w:r w:rsidR="00FE47C7">
        <w:rPr>
          <w:lang w:val="en-US"/>
        </w:rPr>
        <w:t xml:space="preserve"> with this user’s request, where it would need to identify itself with user’s authority (</w:t>
      </w:r>
      <w:r w:rsidR="00FE47C7" w:rsidRPr="008B7A3F">
        <w:rPr>
          <w:rStyle w:val="Fett"/>
          <w:lang w:val="en-US"/>
        </w:rPr>
        <w:t>delegation</w:t>
      </w:r>
      <w:r w:rsidR="00FE47C7">
        <w:rPr>
          <w:lang w:val="en-US"/>
        </w:rPr>
        <w:t xml:space="preserve"> of authentification).</w:t>
      </w:r>
    </w:p>
    <w:p w:rsidR="00FE47C7" w:rsidRDefault="00FE47C7" w:rsidP="003F248F">
      <w:pPr>
        <w:rPr>
          <w:lang w:val="en-US"/>
        </w:rPr>
      </w:pPr>
      <w:r>
        <w:rPr>
          <w:lang w:val="en-US"/>
        </w:rPr>
        <w:t xml:space="preserve">This configuration gets one step more complicated, when considering the federated search </w:t>
      </w:r>
      <w:r w:rsidRPr="00FE47C7">
        <w:rPr>
          <w:rStyle w:val="Fett"/>
          <w:lang w:val="en-US"/>
        </w:rPr>
        <w:t xml:space="preserve">as a service </w:t>
      </w:r>
      <w:r>
        <w:rPr>
          <w:lang w:val="en-US"/>
        </w:rPr>
        <w:t xml:space="preserve">being invoked by some third application (e.g. workflow-engine), so the service itself would have to be equipped with </w:t>
      </w:r>
      <w:commentRangeStart w:id="184"/>
      <w:r>
        <w:rPr>
          <w:lang w:val="en-US"/>
        </w:rPr>
        <w:t>delegated identity</w:t>
      </w:r>
      <w:commentRangeEnd w:id="184"/>
      <w:r>
        <w:rPr>
          <w:rStyle w:val="Kommentarzeichen"/>
        </w:rPr>
        <w:commentReference w:id="184"/>
      </w:r>
      <w:r>
        <w:rPr>
          <w:lang w:val="en-US"/>
        </w:rPr>
        <w:t>.</w:t>
      </w:r>
    </w:p>
    <w:p w:rsidR="00890A22" w:rsidRPr="003F248F" w:rsidRDefault="00FE47C7" w:rsidP="003F248F">
      <w:pPr>
        <w:rPr>
          <w:lang w:val="en-US"/>
        </w:rPr>
      </w:pPr>
      <w:r>
        <w:rPr>
          <w:lang w:val="en-US"/>
        </w:rPr>
        <w:t xml:space="preserve">Even before such requests can technically happen and be handled, the Content and Service Providers have to agree upon </w:t>
      </w:r>
      <w:r w:rsidRPr="008B7A3F">
        <w:rPr>
          <w:rStyle w:val="Fett"/>
          <w:lang w:val="en-US"/>
        </w:rPr>
        <w:t xml:space="preserve">harmonizing licensing schemes </w:t>
      </w:r>
      <w:r>
        <w:rPr>
          <w:lang w:val="en-US"/>
        </w:rPr>
        <w:t>on the orgnizational/contractual level.</w:t>
      </w:r>
    </w:p>
    <w:p w:rsidR="00FC1B24" w:rsidRDefault="00FC1B24" w:rsidP="00FC1B24">
      <w:pPr>
        <w:pStyle w:val="berschrift1"/>
      </w:pPr>
      <w:bookmarkStart w:id="185" w:name="_Toc287824969"/>
      <w:bookmarkStart w:id="186" w:name="_Ref283837683"/>
      <w:bookmarkStart w:id="187" w:name="_Ref283837686"/>
      <w:r>
        <w:t>References</w:t>
      </w:r>
      <w:bookmarkEnd w:id="185"/>
    </w:p>
    <w:p w:rsidR="00FC1B24" w:rsidRPr="00101BE1" w:rsidRDefault="00FC1B24" w:rsidP="00FC1B24">
      <w:pPr>
        <w:rPr>
          <w:lang w:val="en-US"/>
        </w:rPr>
      </w:pPr>
      <w:r w:rsidRPr="00101BE1">
        <w:rPr>
          <w:lang w:val="en-US"/>
        </w:rPr>
        <w:t xml:space="preserve">The documents oft he </w:t>
      </w:r>
      <w:r>
        <w:rPr>
          <w:lang w:val="en-US"/>
        </w:rPr>
        <w:t>OASIS - Search Web Services  TC:</w:t>
      </w:r>
      <w:r>
        <w:rPr>
          <w:lang w:val="en-US"/>
        </w:rPr>
        <w:br/>
        <w:t>(</w:t>
      </w:r>
      <w:r w:rsidRPr="00101BE1">
        <w:rPr>
          <w:lang w:val="en-US"/>
        </w:rPr>
        <w:t>a</w:t>
      </w:r>
      <w:r>
        <w:rPr>
          <w:lang w:val="en-US"/>
        </w:rPr>
        <w:t xml:space="preserve">t </w:t>
      </w:r>
      <w:hyperlink r:id="rId27" w:history="1">
        <w:r w:rsidRPr="00101BE1">
          <w:rPr>
            <w:rStyle w:val="Hyperlink"/>
            <w:lang w:val="en-US"/>
          </w:rPr>
          <w:t>http://www.oasis-open.org/committees/documents.php?wg_abbrev=search-ws</w:t>
        </w:r>
      </w:hyperlink>
      <w:r w:rsidRPr="00101BE1">
        <w:rPr>
          <w:lang w:val="en-US"/>
        </w:rPr>
        <w:t>)</w:t>
      </w:r>
    </w:p>
    <w:p w:rsidR="00FC1B24" w:rsidRDefault="00FC1B24" w:rsidP="00FC1B24">
      <w:r>
        <w:lastRenderedPageBreak/>
        <w:t>[OASIS-APD] 2010-09-17</w:t>
      </w:r>
    </w:p>
    <w:p w:rsidR="00FC1B24" w:rsidRDefault="00FC1B24" w:rsidP="00FC1B24">
      <w:r>
        <w:t xml:space="preserve">[OASIS-SRU2] version </w:t>
      </w:r>
    </w:p>
    <w:p w:rsidR="00BD4443" w:rsidRDefault="00125AB8" w:rsidP="00FC1B24">
      <w:hyperlink r:id="rId28" w:history="1">
        <w:r w:rsidR="00BD4443" w:rsidRPr="00F8410F">
          <w:rPr>
            <w:rStyle w:val="Hyperlink"/>
          </w:rPr>
          <w:t>http://www.dlib.org/dlib/january09/denenberg/01denenberg.html</w:t>
        </w:r>
      </w:hyperlink>
    </w:p>
    <w:p w:rsidR="00FC1B24" w:rsidRPr="00FC1B24" w:rsidRDefault="00FC1B24" w:rsidP="00FC1B24">
      <w:r>
        <w:br w:type="page"/>
      </w:r>
    </w:p>
    <w:p w:rsidR="00A95363" w:rsidRDefault="00A95363" w:rsidP="00A95363">
      <w:pPr>
        <w:pStyle w:val="Titel"/>
      </w:pPr>
      <w:r>
        <w:lastRenderedPageBreak/>
        <w:t>Appendices</w:t>
      </w:r>
    </w:p>
    <w:p w:rsidR="00A95363" w:rsidRDefault="00F707D9" w:rsidP="00597556">
      <w:pPr>
        <w:pStyle w:val="Appendix-Title"/>
        <w:numPr>
          <w:ilvl w:val="0"/>
          <w:numId w:val="21"/>
        </w:numPr>
      </w:pPr>
      <w:bookmarkStart w:id="188" w:name="_Ref284192110"/>
      <w:bookmarkStart w:id="189" w:name="_Ref284192127"/>
      <w:bookmarkStart w:id="190" w:name="_Toc287824970"/>
      <w:r>
        <w:t>Repository List</w:t>
      </w:r>
      <w:bookmarkEnd w:id="186"/>
      <w:bookmarkEnd w:id="187"/>
      <w:bookmarkEnd w:id="188"/>
      <w:bookmarkEnd w:id="189"/>
      <w:bookmarkEnd w:id="190"/>
    </w:p>
    <w:p w:rsidR="00CD1493" w:rsidRDefault="00CD1493" w:rsidP="00597556">
      <w:pPr>
        <w:pStyle w:val="AppendixTitleLevel2"/>
      </w:pPr>
      <w:bookmarkStart w:id="191" w:name="_Ref287819874"/>
      <w:bookmarkStart w:id="192" w:name="_Toc287824971"/>
      <w:bookmarkStart w:id="193" w:name="_Ref283803506"/>
      <w:bookmarkStart w:id="194" w:name="_Ref283803528"/>
      <w:r>
        <w:t>ZeeRex format</w:t>
      </w:r>
      <w:bookmarkEnd w:id="191"/>
      <w:bookmarkEnd w:id="192"/>
    </w:p>
    <w:p w:rsidR="00CD1493" w:rsidRDefault="00CD1493" w:rsidP="00CD1493">
      <w:r>
        <w:t xml:space="preserve">Format: </w:t>
      </w:r>
      <w:r w:rsidRPr="00A95363">
        <w:t xml:space="preserve">ZeeRex F&amp;N </w:t>
      </w:r>
      <w:hyperlink r:id="rId29" w:anchor="3" w:history="1">
        <w:r w:rsidRPr="00A95363">
          <w:rPr>
            <w:rStyle w:val="Hyperlink"/>
          </w:rPr>
          <w:t>http://explain.z3950.org/overview/#3</w:t>
        </w:r>
      </w:hyperlink>
    </w:p>
    <w:p w:rsidR="00CD1493" w:rsidRPr="000052AD" w:rsidRDefault="00CD1493" w:rsidP="00CD1493">
      <w:pPr>
        <w:pStyle w:val="ExampleCode"/>
      </w:pPr>
      <w:r w:rsidRPr="00CD34FA">
        <w:rPr>
          <w:lang w:val="de-AT"/>
        </w:rPr>
        <w:t xml:space="preserve"> </w:t>
      </w:r>
      <w:r w:rsidRPr="000052AD">
        <w:t>&lt;explain&gt;</w:t>
      </w:r>
    </w:p>
    <w:p w:rsidR="00CD1493" w:rsidRPr="000052AD" w:rsidRDefault="00CD1493" w:rsidP="00CD1493">
      <w:pPr>
        <w:pStyle w:val="ExampleCode"/>
      </w:pPr>
      <w:r w:rsidRPr="000052AD">
        <w:tab/>
        <w:t xml:space="preserve">  &lt;serverInfo&gt;</w:t>
      </w:r>
    </w:p>
    <w:p w:rsidR="00CD1493" w:rsidRPr="000052AD" w:rsidRDefault="00CD1493" w:rsidP="00CD1493">
      <w:pPr>
        <w:pStyle w:val="ExampleCode"/>
      </w:pPr>
      <w:r w:rsidRPr="000052AD">
        <w:tab/>
        <w:t xml:space="preserve">    &lt;host&gt;gondolin.hist.liv.ac.uk&lt;/host&gt;</w:t>
      </w:r>
    </w:p>
    <w:p w:rsidR="00CD1493" w:rsidRPr="000052AD" w:rsidRDefault="00CD1493" w:rsidP="00CD1493">
      <w:pPr>
        <w:pStyle w:val="ExampleCode"/>
      </w:pPr>
      <w:r w:rsidRPr="000052AD">
        <w:tab/>
        <w:t xml:space="preserve">    &lt;port&gt;210&lt;/port&gt;</w:t>
      </w:r>
    </w:p>
    <w:p w:rsidR="00CD1493" w:rsidRPr="000052AD" w:rsidRDefault="00CD1493" w:rsidP="00CD1493">
      <w:pPr>
        <w:pStyle w:val="ExampleCode"/>
      </w:pPr>
      <w:r w:rsidRPr="000052AD">
        <w:tab/>
        <w:t xml:space="preserve">    &lt;database&gt;l5r&lt;/database&gt;</w:t>
      </w:r>
    </w:p>
    <w:p w:rsidR="00CD1493" w:rsidRDefault="00CD1493" w:rsidP="00CD1493">
      <w:pPr>
        <w:pStyle w:val="ExampleCode"/>
      </w:pPr>
      <w:r w:rsidRPr="000052AD">
        <w:tab/>
        <w:t xml:space="preserve">  </w:t>
      </w:r>
      <w:r>
        <w:t>&lt;/serverInfo&gt;</w:t>
      </w:r>
    </w:p>
    <w:p w:rsidR="00CD1493" w:rsidRPr="00A95363" w:rsidRDefault="00CD1493" w:rsidP="00CD1493">
      <w:pPr>
        <w:pStyle w:val="ExampleCode"/>
      </w:pPr>
      <w:r>
        <w:t xml:space="preserve"> &lt;/explain&gt;</w:t>
      </w:r>
    </w:p>
    <w:p w:rsidR="00CD1493" w:rsidRPr="00A040CD" w:rsidRDefault="00CD1493" w:rsidP="00CD1493">
      <w:pPr>
        <w:pStyle w:val="AppendixTitleLevel2"/>
        <w:rPr>
          <w:lang w:val="en-US"/>
        </w:rPr>
      </w:pPr>
      <w:bookmarkStart w:id="195" w:name="_Toc287824972"/>
      <w:r w:rsidRPr="00A040CD">
        <w:rPr>
          <w:lang w:val="en-US"/>
        </w:rPr>
        <w:t>List of candidate centers / search services</w:t>
      </w:r>
      <w:bookmarkEnd w:id="195"/>
    </w:p>
    <w:p w:rsidR="00CD1493" w:rsidRDefault="00CD1493" w:rsidP="00CD1493">
      <w:pPr>
        <w:rPr>
          <w:lang w:val="en-US"/>
        </w:rPr>
      </w:pPr>
      <w:r w:rsidRPr="00FF38E1">
        <w:rPr>
          <w:lang w:val="en-US"/>
        </w:rPr>
        <w:t>Combine with the centers-li</w:t>
      </w:r>
      <w:r>
        <w:rPr>
          <w:lang w:val="en-US"/>
        </w:rPr>
        <w:t xml:space="preserve">st </w:t>
      </w:r>
      <w:hyperlink r:id="rId30" w:history="1">
        <w:r w:rsidRPr="00614274">
          <w:rPr>
            <w:rStyle w:val="Hyperlink"/>
            <w:lang w:val="en-US"/>
          </w:rPr>
          <w:t>http://clarin.eu/centres</w:t>
        </w:r>
      </w:hyperlink>
    </w:p>
    <w:p w:rsidR="00CD1493" w:rsidRDefault="00CD1493" w:rsidP="00CD1493">
      <w:pPr>
        <w:rPr>
          <w:lang w:val="en-US"/>
        </w:rPr>
      </w:pPr>
      <w:r>
        <w:rPr>
          <w:lang w:val="en-US"/>
        </w:rPr>
        <w:t>Center/Repository, Search engine, Protocol</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1879"/>
        <w:gridCol w:w="790"/>
        <w:gridCol w:w="2259"/>
        <w:gridCol w:w="2332"/>
        <w:gridCol w:w="2028"/>
      </w:tblGrid>
      <w:tr w:rsidR="00CD1493" w:rsidRPr="00173C31" w:rsidTr="00A344AF">
        <w:tc>
          <w:tcPr>
            <w:tcW w:w="1879" w:type="dxa"/>
          </w:tcPr>
          <w:p w:rsidR="00CD1493" w:rsidRPr="00173C31" w:rsidRDefault="00CD1493" w:rsidP="00A344AF">
            <w:pPr>
              <w:pStyle w:val="KeinLeerraum"/>
              <w:rPr>
                <w:b/>
                <w:i/>
              </w:rPr>
            </w:pPr>
            <w:r w:rsidRPr="00173C31">
              <w:rPr>
                <w:b/>
                <w:i/>
              </w:rPr>
              <w:t>Center</w:t>
            </w:r>
          </w:p>
        </w:tc>
        <w:tc>
          <w:tcPr>
            <w:tcW w:w="790" w:type="dxa"/>
          </w:tcPr>
          <w:p w:rsidR="00CD1493" w:rsidRPr="00173C31" w:rsidRDefault="00CD1493" w:rsidP="00A344AF">
            <w:pPr>
              <w:pStyle w:val="KeinLeerraum"/>
              <w:rPr>
                <w:b/>
                <w:i/>
              </w:rPr>
            </w:pPr>
            <w:r w:rsidRPr="00173C31">
              <w:rPr>
                <w:b/>
                <w:i/>
              </w:rPr>
              <w:t>Status</w:t>
            </w:r>
          </w:p>
        </w:tc>
        <w:tc>
          <w:tcPr>
            <w:tcW w:w="2259" w:type="dxa"/>
          </w:tcPr>
          <w:p w:rsidR="00CD1493" w:rsidRPr="00173C31" w:rsidRDefault="00CD1493" w:rsidP="00A344AF">
            <w:pPr>
              <w:pStyle w:val="KeinLeerraum"/>
              <w:rPr>
                <w:b/>
                <w:i/>
              </w:rPr>
            </w:pPr>
            <w:r w:rsidRPr="00173C31">
              <w:rPr>
                <w:b/>
                <w:i/>
              </w:rPr>
              <w:t>MD</w:t>
            </w:r>
          </w:p>
        </w:tc>
        <w:tc>
          <w:tcPr>
            <w:tcW w:w="2332" w:type="dxa"/>
          </w:tcPr>
          <w:p w:rsidR="00CD1493" w:rsidRPr="00173C31" w:rsidRDefault="00CD1493" w:rsidP="00A344AF">
            <w:pPr>
              <w:pStyle w:val="KeinLeerraum"/>
              <w:rPr>
                <w:b/>
                <w:i/>
              </w:rPr>
            </w:pPr>
            <w:r w:rsidRPr="00173C31">
              <w:rPr>
                <w:b/>
                <w:i/>
              </w:rPr>
              <w:t>Content</w:t>
            </w:r>
          </w:p>
        </w:tc>
        <w:tc>
          <w:tcPr>
            <w:tcW w:w="2028" w:type="dxa"/>
          </w:tcPr>
          <w:p w:rsidR="00CD1493" w:rsidRPr="00173C31" w:rsidRDefault="00CD1493" w:rsidP="00A344AF">
            <w:pPr>
              <w:pStyle w:val="KeinLeerraum"/>
              <w:rPr>
                <w:b/>
                <w:i/>
              </w:rPr>
            </w:pPr>
            <w:r w:rsidRPr="00173C31">
              <w:rPr>
                <w:b/>
                <w:i/>
              </w:rPr>
              <w:t>Search engine</w:t>
            </w:r>
          </w:p>
        </w:tc>
      </w:tr>
      <w:tr w:rsidR="00CD1493" w:rsidTr="00A344AF">
        <w:tc>
          <w:tcPr>
            <w:tcW w:w="1879" w:type="dxa"/>
          </w:tcPr>
          <w:p w:rsidR="00CD1493" w:rsidRDefault="00CD1493" w:rsidP="00A344AF">
            <w:pPr>
              <w:pStyle w:val="KeinLeerraum"/>
            </w:pPr>
            <w:r>
              <w:t>MPI Nijmegen</w:t>
            </w:r>
          </w:p>
        </w:tc>
        <w:tc>
          <w:tcPr>
            <w:tcW w:w="790" w:type="dxa"/>
          </w:tcPr>
          <w:p w:rsidR="00CD1493" w:rsidRDefault="00CD1493" w:rsidP="00A344AF">
            <w:pPr>
              <w:pStyle w:val="KeinLeerraum"/>
            </w:pPr>
          </w:p>
        </w:tc>
        <w:tc>
          <w:tcPr>
            <w:tcW w:w="2259" w:type="dxa"/>
          </w:tcPr>
          <w:p w:rsidR="00CD1493" w:rsidRDefault="00CD1493" w:rsidP="00A344AF">
            <w:pPr>
              <w:pStyle w:val="KeinLeerraum"/>
            </w:pPr>
            <w:r>
              <w:t>IMDI/CMDI searchable</w:t>
            </w:r>
          </w:p>
          <w:p w:rsidR="00CD1493" w:rsidRDefault="00CD1493" w:rsidP="00A344AF">
            <w:pPr>
              <w:pStyle w:val="KeinLeerraum"/>
            </w:pPr>
            <w:r>
              <w:t>In CLARIN Repository</w:t>
            </w:r>
          </w:p>
        </w:tc>
        <w:tc>
          <w:tcPr>
            <w:tcW w:w="2332" w:type="dxa"/>
          </w:tcPr>
          <w:p w:rsidR="00CD1493" w:rsidRDefault="00CD1493" w:rsidP="00A344AF">
            <w:pPr>
              <w:pStyle w:val="KeinLeerraum"/>
            </w:pPr>
            <w:r>
              <w:t>Sessions, multimodal</w:t>
            </w:r>
          </w:p>
        </w:tc>
        <w:tc>
          <w:tcPr>
            <w:tcW w:w="2028" w:type="dxa"/>
          </w:tcPr>
          <w:p w:rsidR="00CD1493" w:rsidRDefault="00CD1493" w:rsidP="00A344AF">
            <w:pPr>
              <w:pStyle w:val="KeinLeerraum"/>
            </w:pPr>
            <w:r>
              <w:t>ANNEX/TROVA</w:t>
            </w:r>
          </w:p>
        </w:tc>
      </w:tr>
      <w:tr w:rsidR="00CD1493" w:rsidTr="00A344AF">
        <w:tc>
          <w:tcPr>
            <w:tcW w:w="1879" w:type="dxa"/>
          </w:tcPr>
          <w:p w:rsidR="00CD1493" w:rsidRDefault="00CD1493" w:rsidP="00A344AF">
            <w:pPr>
              <w:pStyle w:val="KeinLeerraum"/>
            </w:pPr>
            <w:r>
              <w:t>Meertens</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r>
              <w:t>Various Databases</w:t>
            </w:r>
            <w:r>
              <w:rPr>
                <w:rStyle w:val="Funotenzeichen"/>
              </w:rPr>
              <w:footnoteReference w:id="37"/>
            </w: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r>
              <w:t>INL</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r>
              <w:t>AAC/ICLTT</w:t>
            </w:r>
          </w:p>
        </w:tc>
        <w:tc>
          <w:tcPr>
            <w:tcW w:w="790" w:type="dxa"/>
          </w:tcPr>
          <w:p w:rsidR="00CD1493" w:rsidRDefault="00CD1493" w:rsidP="00A344AF">
            <w:pPr>
              <w:pStyle w:val="KeinLeerraum"/>
            </w:pPr>
          </w:p>
        </w:tc>
        <w:tc>
          <w:tcPr>
            <w:tcW w:w="2259" w:type="dxa"/>
          </w:tcPr>
          <w:p w:rsidR="00CD1493" w:rsidRDefault="00CD1493" w:rsidP="00A344AF">
            <w:pPr>
              <w:pStyle w:val="KeinLeerraum"/>
            </w:pPr>
            <w:r>
              <w:t>CMDI-teiHeader</w:t>
            </w:r>
          </w:p>
        </w:tc>
        <w:tc>
          <w:tcPr>
            <w:tcW w:w="2332" w:type="dxa"/>
          </w:tcPr>
          <w:p w:rsidR="00CD1493" w:rsidRDefault="00CD1493" w:rsidP="00A344AF">
            <w:pPr>
              <w:pStyle w:val="KeinLeerraum"/>
            </w:pPr>
            <w:r>
              <w:t>Diachronic corpus , de</w:t>
            </w:r>
          </w:p>
        </w:tc>
        <w:tc>
          <w:tcPr>
            <w:tcW w:w="2028" w:type="dxa"/>
          </w:tcPr>
          <w:p w:rsidR="00CD1493" w:rsidRDefault="00CD1493" w:rsidP="00A344AF">
            <w:pPr>
              <w:pStyle w:val="KeinLeerraum"/>
            </w:pPr>
            <w:r>
              <w:t>DDC</w:t>
            </w:r>
          </w:p>
        </w:tc>
      </w:tr>
      <w:tr w:rsidR="00CD1493" w:rsidTr="00A344AF">
        <w:tc>
          <w:tcPr>
            <w:tcW w:w="1879" w:type="dxa"/>
          </w:tcPr>
          <w:p w:rsidR="00CD1493" w:rsidRDefault="00CD1493" w:rsidP="00A344AF">
            <w:pPr>
              <w:pStyle w:val="KeinLeerraum"/>
            </w:pPr>
            <w:r>
              <w:t>DWDS</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r>
              <w:t>text corpus, de</w:t>
            </w:r>
          </w:p>
        </w:tc>
        <w:tc>
          <w:tcPr>
            <w:tcW w:w="2028" w:type="dxa"/>
          </w:tcPr>
          <w:p w:rsidR="00CD1493" w:rsidRDefault="00CD1493" w:rsidP="00A344AF">
            <w:pPr>
              <w:pStyle w:val="KeinLeerraum"/>
            </w:pPr>
            <w:r>
              <w:t>DDC</w:t>
            </w:r>
          </w:p>
        </w:tc>
      </w:tr>
      <w:tr w:rsidR="00CD1493" w:rsidTr="00A344AF">
        <w:tc>
          <w:tcPr>
            <w:tcW w:w="1879" w:type="dxa"/>
          </w:tcPr>
          <w:p w:rsidR="00CD1493" w:rsidRDefault="00CD1493" w:rsidP="00A344AF">
            <w:pPr>
              <w:pStyle w:val="KeinLeerraum"/>
            </w:pP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bl>
    <w:p w:rsidR="00F707D9" w:rsidRPr="00A95363" w:rsidRDefault="00A95363" w:rsidP="00597556">
      <w:pPr>
        <w:pStyle w:val="AppendixTitleLevel2"/>
      </w:pPr>
      <w:bookmarkStart w:id="196" w:name="_Ref287819770"/>
      <w:bookmarkStart w:id="197" w:name="_Toc287824973"/>
      <w:r w:rsidRPr="00384585">
        <w:t>Feature</w:t>
      </w:r>
      <w:r w:rsidRPr="00DF0DA5">
        <w:t xml:space="preserve"> Matrix</w:t>
      </w:r>
      <w:bookmarkEnd w:id="193"/>
      <w:bookmarkEnd w:id="194"/>
      <w:bookmarkEnd w:id="196"/>
      <w:bookmarkEnd w:id="197"/>
    </w:p>
    <w:p w:rsidR="0020661E" w:rsidRDefault="002F34EE" w:rsidP="0020661E">
      <w:pPr>
        <w:rPr>
          <w:lang w:val="en-US"/>
        </w:rPr>
      </w:pPr>
      <w:r>
        <w:rPr>
          <w:lang w:val="en-US"/>
        </w:rPr>
        <w:t>Besides the conformance levels defined for CQL, there are also other conformance requirements on the client and server applications stated in the SRU 2.0 draft (chapter 14).</w:t>
      </w:r>
    </w:p>
    <w:p w:rsidR="00A95363" w:rsidRPr="0020661E" w:rsidRDefault="00A95363" w:rsidP="0020661E">
      <w:pPr>
        <w:rPr>
          <w:lang w:val="en-US"/>
        </w:rPr>
      </w:pPr>
      <w:r>
        <w:rPr>
          <w:lang w:val="en-US"/>
        </w:rPr>
        <w:t>We want a compmrehensive list of features, which could be used by the services to announce their capabilities and for clients to search for services with required features.</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4361"/>
        <w:gridCol w:w="1780"/>
        <w:gridCol w:w="3071"/>
      </w:tblGrid>
      <w:tr w:rsidR="00EA2099" w:rsidTr="000F27E1">
        <w:tc>
          <w:tcPr>
            <w:tcW w:w="4361" w:type="dxa"/>
          </w:tcPr>
          <w:p w:rsidR="00EA2099" w:rsidRDefault="00EA2099" w:rsidP="00EA2099">
            <w:pPr>
              <w:rPr>
                <w:lang w:val="en-US"/>
              </w:rPr>
            </w:pPr>
            <w:r>
              <w:rPr>
                <w:lang w:val="en-US"/>
              </w:rPr>
              <w:t>CQL</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Conformance level 0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1</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2</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95084A" w:rsidTr="000F27E1">
        <w:tc>
          <w:tcPr>
            <w:tcW w:w="4361" w:type="dxa"/>
          </w:tcPr>
          <w:p w:rsidR="0095084A" w:rsidRDefault="0095084A" w:rsidP="00EA2099">
            <w:pPr>
              <w:ind w:left="284"/>
              <w:rPr>
                <w:lang w:val="en-US"/>
              </w:rPr>
            </w:pPr>
            <w:r>
              <w:rPr>
                <w:lang w:val="en-US"/>
              </w:rPr>
              <w:t>dynamic Indices  (cmd., ccs.)</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95084A" w:rsidTr="000F27E1">
        <w:tc>
          <w:tcPr>
            <w:tcW w:w="4361" w:type="dxa"/>
          </w:tcPr>
          <w:p w:rsidR="0095084A" w:rsidRDefault="0095084A" w:rsidP="00EA2099">
            <w:pPr>
              <w:ind w:left="284"/>
              <w:rPr>
                <w:lang w:val="en-US"/>
              </w:rPr>
            </w:pPr>
            <w:r>
              <w:rPr>
                <w:lang w:val="en-US"/>
              </w:rPr>
              <w:t>Sequential Tier Search</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EA2099" w:rsidTr="000F27E1">
        <w:tc>
          <w:tcPr>
            <w:tcW w:w="4361" w:type="dxa"/>
          </w:tcPr>
          <w:p w:rsidR="00EA2099" w:rsidRDefault="00460A59" w:rsidP="0020661E">
            <w:pPr>
              <w:rPr>
                <w:lang w:val="en-US"/>
              </w:rPr>
            </w:pPr>
            <w:r>
              <w:rPr>
                <w:lang w:val="en-US"/>
              </w:rPr>
              <w:lastRenderedPageBreak/>
              <w:t xml:space="preserve">Explain </w:t>
            </w:r>
            <w:r w:rsidR="00EA2099">
              <w:rPr>
                <w:lang w:val="en-US"/>
              </w:rPr>
              <w:t>operation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500318" w:rsidTr="000F27E1">
        <w:tc>
          <w:tcPr>
            <w:tcW w:w="4361" w:type="dxa"/>
          </w:tcPr>
          <w:p w:rsidR="0095084A" w:rsidRDefault="00EA2099" w:rsidP="0020661E">
            <w:pPr>
              <w:rPr>
                <w:lang w:val="en-US"/>
              </w:rPr>
            </w:pPr>
            <w:r>
              <w:rPr>
                <w:lang w:val="en-US"/>
              </w:rPr>
              <w:t>Scan operation (on which indices)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Serving Metadata</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500318" w:rsidTr="000F27E1">
        <w:tc>
          <w:tcPr>
            <w:tcW w:w="4361" w:type="dxa"/>
          </w:tcPr>
          <w:p w:rsidR="00EA2099" w:rsidRDefault="00EA2099" w:rsidP="00EA2099">
            <w:pPr>
              <w:rPr>
                <w:lang w:val="en-US"/>
              </w:rPr>
            </w:pPr>
            <w:r>
              <w:rPr>
                <w:lang w:val="en-US"/>
              </w:rPr>
              <w:t>Serving original resource (subject to accessibility)</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Full-text Browse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Facsimile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AV-resource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Serving Resource Fragments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KWIC</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AV-snippet</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Service associated Resources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Annotations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Result Formats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20661E">
            <w:pPr>
              <w:rPr>
                <w:lang w:val="en-US"/>
              </w:rPr>
            </w:pPr>
            <w:r>
              <w:rPr>
                <w:lang w:val="en-US"/>
              </w:rPr>
              <w:t>Authentication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bl>
    <w:p w:rsidR="00FE5B42" w:rsidRDefault="00573736" w:rsidP="00597556">
      <w:pPr>
        <w:pStyle w:val="Appendix-Title"/>
      </w:pPr>
      <w:bookmarkStart w:id="198" w:name="_Toc287824974"/>
      <w:r>
        <w:t>C</w:t>
      </w:r>
      <w:r w:rsidR="00FE5B42">
        <w:t>andidate Search Engines</w:t>
      </w:r>
      <w:bookmarkEnd w:id="198"/>
    </w:p>
    <w:p w:rsidR="00D470E3" w:rsidRPr="00D470E3" w:rsidRDefault="00D470E3" w:rsidP="00D470E3">
      <w:pPr>
        <w:pStyle w:val="Remark"/>
      </w:pPr>
      <w:r>
        <w:t>We may not need a description of all potential search engines, but we should try to find representatives for every type and go through the “binding” SRU &lt;-&gt; given Service</w:t>
      </w:r>
      <w:r w:rsidR="00573736">
        <w:t xml:space="preserve"> exemplary</w:t>
      </w:r>
      <w:r>
        <w:t>.</w:t>
      </w:r>
    </w:p>
    <w:p w:rsidR="00DE4B5D" w:rsidRDefault="00DE4B5D" w:rsidP="00384585">
      <w:pPr>
        <w:pStyle w:val="AppendixTitleLevel2"/>
      </w:pPr>
      <w:bookmarkStart w:id="199" w:name="_Toc287824975"/>
      <w:r>
        <w:t>CLARIN MDService</w:t>
      </w:r>
      <w:bookmarkEnd w:id="199"/>
    </w:p>
    <w:p w:rsidR="00DE4B5D" w:rsidRDefault="00DE4B5D" w:rsidP="00DE4B5D">
      <w:pPr>
        <w:rPr>
          <w:lang w:val="en-US"/>
        </w:rPr>
      </w:pPr>
      <w:r>
        <w:rPr>
          <w:lang w:val="en-US"/>
        </w:rPr>
        <w:t>The CMDI component to search in the MD records collected in the Join MD Repository</w:t>
      </w:r>
    </w:p>
    <w:p w:rsidR="00DE4B5D" w:rsidRPr="00A040CD" w:rsidRDefault="00125AB8" w:rsidP="00DE4B5D">
      <w:pPr>
        <w:rPr>
          <w:lang w:val="en-US"/>
        </w:rPr>
      </w:pPr>
      <w:hyperlink r:id="rId31" w:history="1">
        <w:r w:rsidR="00DE4B5D" w:rsidRPr="00614274">
          <w:rPr>
            <w:rStyle w:val="Hyperlink"/>
            <w:lang w:val="en-US"/>
          </w:rPr>
          <w:t>http://clarin.aac.ac.at/MDService2/</w:t>
        </w:r>
      </w:hyperlink>
    </w:p>
    <w:p w:rsidR="00A040CD" w:rsidRPr="00573736" w:rsidRDefault="00573736" w:rsidP="00DE4B5D">
      <w:pPr>
        <w:rPr>
          <w:lang w:val="en-US"/>
        </w:rPr>
      </w:pPr>
      <w:r w:rsidRPr="00573736">
        <w:rPr>
          <w:lang w:val="en-US"/>
        </w:rPr>
        <w:t>Information about binding to S</w:t>
      </w:r>
      <w:r>
        <w:rPr>
          <w:lang w:val="en-US"/>
        </w:rPr>
        <w:t>RU:</w:t>
      </w:r>
      <w:r w:rsidR="00A040CD">
        <w:rPr>
          <w:lang w:val="en-US"/>
        </w:rPr>
        <w:t xml:space="preserve"> </w:t>
      </w:r>
      <w:hyperlink r:id="rId32" w:history="1">
        <w:r w:rsidR="00A040CD" w:rsidRPr="00614274">
          <w:rPr>
            <w:rStyle w:val="Hyperlink"/>
            <w:lang w:val="en-US"/>
          </w:rPr>
          <w:t>http://clarin.aac.ac.at/MDService2/static/CMDRSB_20110123.pdf</w:t>
        </w:r>
      </w:hyperlink>
    </w:p>
    <w:p w:rsidR="00FE5B42" w:rsidRDefault="00FE5B42" w:rsidP="00FC1B24">
      <w:pPr>
        <w:pStyle w:val="AppendixTitleLevel2"/>
        <w:rPr>
          <w:lang w:val="en-US"/>
        </w:rPr>
      </w:pPr>
      <w:bookmarkStart w:id="200" w:name="_Toc287824976"/>
      <w:r>
        <w:rPr>
          <w:lang w:val="en-US"/>
        </w:rPr>
        <w:t>DDC</w:t>
      </w:r>
      <w:bookmarkEnd w:id="200"/>
    </w:p>
    <w:p w:rsidR="00542A6B" w:rsidRDefault="00125AB8" w:rsidP="00542A6B">
      <w:pPr>
        <w:rPr>
          <w:lang w:val="en-US"/>
        </w:rPr>
      </w:pPr>
      <w:hyperlink r:id="rId33" w:history="1">
        <w:r w:rsidR="00542A6B" w:rsidRPr="003B083E">
          <w:rPr>
            <w:rStyle w:val="Hyperlink"/>
            <w:lang w:val="en-US"/>
          </w:rPr>
          <w:t>http://www.ddc-concordance.org/</w:t>
        </w:r>
      </w:hyperlink>
    </w:p>
    <w:p w:rsidR="00542A6B" w:rsidRDefault="00101BE1" w:rsidP="00542A6B">
      <w:pPr>
        <w:rPr>
          <w:lang w:val="en-US"/>
        </w:rPr>
      </w:pPr>
      <w:r>
        <w:rPr>
          <w:lang w:val="en-US"/>
        </w:rPr>
        <w:t>corpus search engine</w:t>
      </w:r>
      <w:r w:rsidR="006D318F">
        <w:rPr>
          <w:lang w:val="en-US"/>
        </w:rPr>
        <w:t xml:space="preserve"> used at DWDS Berlin, </w:t>
      </w:r>
      <w:r w:rsidR="008E0C98">
        <w:rPr>
          <w:lang w:val="en-US"/>
        </w:rPr>
        <w:t>Basel, Bozen, Wien (C4 Project)</w:t>
      </w:r>
    </w:p>
    <w:p w:rsidR="008E0C98" w:rsidRPr="00542A6B" w:rsidRDefault="00125AB8" w:rsidP="00542A6B">
      <w:pPr>
        <w:rPr>
          <w:lang w:val="en-US"/>
        </w:rPr>
      </w:pPr>
      <w:hyperlink r:id="rId34" w:history="1">
        <w:r w:rsidR="008E0C98" w:rsidRPr="00614274">
          <w:rPr>
            <w:rStyle w:val="Hyperlink"/>
            <w:lang w:val="en-US"/>
          </w:rPr>
          <w:t>http://chtk.unibas.ch/korpus-c4/search</w:t>
        </w:r>
      </w:hyperlink>
    </w:p>
    <w:p w:rsidR="00D42D55" w:rsidRPr="00797C7B" w:rsidRDefault="00797C7B" w:rsidP="00FC1B24">
      <w:pPr>
        <w:pStyle w:val="AppendixTitleLevel2"/>
        <w:rPr>
          <w:lang w:val="en-US"/>
        </w:rPr>
      </w:pPr>
      <w:bookmarkStart w:id="201" w:name="_Toc287824977"/>
      <w:r>
        <w:rPr>
          <w:lang w:val="en-US"/>
        </w:rPr>
        <w:t xml:space="preserve">MPI Tools: </w:t>
      </w:r>
      <w:r w:rsidR="00101BE1">
        <w:rPr>
          <w:lang w:val="en-US"/>
        </w:rPr>
        <w:t>ANNEX/</w:t>
      </w:r>
      <w:r w:rsidR="00FE5B42">
        <w:rPr>
          <w:lang w:val="en-US"/>
        </w:rPr>
        <w:t>Trova</w:t>
      </w:r>
      <w:r w:rsidRPr="00797C7B">
        <w:rPr>
          <w:lang w:val="en-US"/>
        </w:rPr>
        <w:t>/ELAN</w:t>
      </w:r>
      <w:bookmarkEnd w:id="201"/>
    </w:p>
    <w:p w:rsidR="00101BE1" w:rsidRPr="005F23B5" w:rsidRDefault="00101BE1" w:rsidP="00101BE1">
      <w:pPr>
        <w:rPr>
          <w:lang w:val="en-US"/>
        </w:rPr>
      </w:pPr>
      <w:r w:rsidRPr="005F23B5">
        <w:rPr>
          <w:lang w:val="en-US"/>
        </w:rPr>
        <w:t>Annotation</w:t>
      </w:r>
      <w:r w:rsidR="005F23B5" w:rsidRPr="005F23B5">
        <w:rPr>
          <w:lang w:val="en-US"/>
        </w:rPr>
        <w:t xml:space="preserve"> search </w:t>
      </w:r>
      <w:r w:rsidR="005F23B5">
        <w:rPr>
          <w:lang w:val="en-US"/>
        </w:rPr>
        <w:t xml:space="preserve"> and </w:t>
      </w:r>
      <w:r w:rsidR="005F23B5" w:rsidRPr="005F23B5">
        <w:rPr>
          <w:lang w:val="en-US"/>
        </w:rPr>
        <w:t>viewer</w:t>
      </w:r>
    </w:p>
    <w:p w:rsidR="00D42D55" w:rsidRPr="005F23B5" w:rsidRDefault="00125AB8" w:rsidP="00D42D55">
      <w:pPr>
        <w:rPr>
          <w:lang w:val="en-US"/>
        </w:rPr>
      </w:pPr>
      <w:hyperlink r:id="rId35" w:history="1">
        <w:r w:rsidR="00D42D55" w:rsidRPr="005F23B5">
          <w:rPr>
            <w:rStyle w:val="Hyperlink"/>
            <w:lang w:val="en-US"/>
          </w:rPr>
          <w:t>http://www.lat-mpi.eu/tools/annex/manual/ch03.html</w:t>
        </w:r>
      </w:hyperlink>
    </w:p>
    <w:p w:rsidR="00D42D55" w:rsidRPr="008B7ED8" w:rsidRDefault="00125AB8" w:rsidP="00D42D55">
      <w:pPr>
        <w:rPr>
          <w:lang w:val="en-US"/>
        </w:rPr>
      </w:pPr>
      <w:hyperlink r:id="rId36" w:history="1">
        <w:r w:rsidR="00D42D55" w:rsidRPr="00A36333">
          <w:rPr>
            <w:rStyle w:val="Hyperlink"/>
            <w:lang w:val="en-US"/>
          </w:rPr>
          <w:t>http://corpus1.mpi.nl/ds/annex/search.jsp?nodeid=MPI76418%23&amp;row=37</w:t>
        </w:r>
      </w:hyperlink>
    </w:p>
    <w:p w:rsidR="00797C7B" w:rsidRPr="00AD175C" w:rsidRDefault="00797C7B" w:rsidP="00797C7B">
      <w:pPr>
        <w:pStyle w:val="Beschriftung"/>
        <w:keepNext/>
        <w:rPr>
          <w:lang w:val="en-US"/>
        </w:rPr>
      </w:pPr>
      <w:r w:rsidRPr="00AD175C">
        <w:rPr>
          <w:lang w:val="en-US"/>
        </w:rPr>
        <w:lastRenderedPageBreak/>
        <w:t xml:space="preserve">Figure </w:t>
      </w:r>
      <w:r w:rsidR="00125AB8">
        <w:fldChar w:fldCharType="begin"/>
      </w:r>
      <w:r w:rsidRPr="00AD175C">
        <w:rPr>
          <w:lang w:val="en-US"/>
        </w:rPr>
        <w:instrText xml:space="preserve"> SEQ Figure \* ARABIC </w:instrText>
      </w:r>
      <w:r w:rsidR="00125AB8">
        <w:fldChar w:fldCharType="separate"/>
      </w:r>
      <w:r w:rsidR="00243C76">
        <w:rPr>
          <w:noProof/>
          <w:lang w:val="en-US"/>
        </w:rPr>
        <w:t>9</w:t>
      </w:r>
      <w:r w:rsidR="00125AB8">
        <w:fldChar w:fldCharType="end"/>
      </w:r>
      <w:r w:rsidRPr="00AD175C">
        <w:rPr>
          <w:lang w:val="en-US"/>
        </w:rPr>
        <w:t xml:space="preserve"> The multi-tier search in Trova</w:t>
      </w:r>
    </w:p>
    <w:p w:rsidR="00797C7B" w:rsidRDefault="00797C7B" w:rsidP="00797C7B">
      <w:pPr>
        <w:rPr>
          <w:lang w:val="en-US"/>
        </w:rPr>
      </w:pPr>
      <w:r>
        <w:rPr>
          <w:noProof/>
          <w:lang w:eastAsia="de-AT"/>
        </w:rPr>
        <w:drawing>
          <wp:inline distT="0" distB="0" distL="0" distR="0">
            <wp:extent cx="5759450" cy="2707640"/>
            <wp:effectExtent l="19050" t="0" r="0" b="0"/>
            <wp:docPr id="2" name="Bild 5" descr="C:\Users\m\3lingua\clarin\FCS\resources\screenT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3lingua\clarin\FCS\resources\screenTrova.png"/>
                    <pic:cNvPicPr>
                      <a:picLocks noChangeAspect="1" noChangeArrowheads="1"/>
                    </pic:cNvPicPr>
                  </pic:nvPicPr>
                  <pic:blipFill>
                    <a:blip r:embed="rId37" cstate="print"/>
                    <a:srcRect/>
                    <a:stretch>
                      <a:fillRect/>
                    </a:stretch>
                  </pic:blipFill>
                  <pic:spPr bwMode="auto">
                    <a:xfrm>
                      <a:off x="0" y="0"/>
                      <a:ext cx="5759450" cy="2707640"/>
                    </a:xfrm>
                    <a:prstGeom prst="rect">
                      <a:avLst/>
                    </a:prstGeom>
                    <a:noFill/>
                    <a:ln w="9525">
                      <a:noFill/>
                      <a:miter lim="800000"/>
                      <a:headEnd/>
                      <a:tailEnd/>
                    </a:ln>
                  </pic:spPr>
                </pic:pic>
              </a:graphicData>
            </a:graphic>
          </wp:inline>
        </w:drawing>
      </w:r>
    </w:p>
    <w:p w:rsidR="00797C7B" w:rsidRDefault="00797C7B" w:rsidP="00D42D55">
      <w:pPr>
        <w:rPr>
          <w:lang w:val="en-US"/>
        </w:rPr>
      </w:pPr>
    </w:p>
    <w:p w:rsidR="00173C31" w:rsidRPr="00674984" w:rsidRDefault="00173C31" w:rsidP="00173C31">
      <w:pPr>
        <w:pStyle w:val="Beschriftung"/>
        <w:keepNext/>
        <w:rPr>
          <w:lang w:val="en-US"/>
        </w:rPr>
      </w:pPr>
      <w:r w:rsidRPr="00674984">
        <w:rPr>
          <w:lang w:val="en-US"/>
        </w:rPr>
        <w:t xml:space="preserve">Figure </w:t>
      </w:r>
      <w:r w:rsidR="00125AB8">
        <w:fldChar w:fldCharType="begin"/>
      </w:r>
      <w:r w:rsidRPr="00674984">
        <w:rPr>
          <w:lang w:val="en-US"/>
        </w:rPr>
        <w:instrText xml:space="preserve"> SEQ Figure \* ARABIC </w:instrText>
      </w:r>
      <w:r w:rsidR="00125AB8">
        <w:fldChar w:fldCharType="separate"/>
      </w:r>
      <w:r w:rsidR="00243C76">
        <w:rPr>
          <w:noProof/>
          <w:lang w:val="en-US"/>
        </w:rPr>
        <w:t>10</w:t>
      </w:r>
      <w:r w:rsidR="00125AB8">
        <w:fldChar w:fldCharType="end"/>
      </w:r>
      <w:r w:rsidRPr="00674984">
        <w:rPr>
          <w:lang w:val="en-US"/>
        </w:rPr>
        <w:t xml:space="preserve"> ELAN search interface with proximity modifiers</w:t>
      </w:r>
    </w:p>
    <w:p w:rsidR="00173C31" w:rsidRPr="00A36333" w:rsidRDefault="00173C31" w:rsidP="00D42D55">
      <w:pPr>
        <w:rPr>
          <w:lang w:val="en-US"/>
        </w:rPr>
      </w:pPr>
      <w:r>
        <w:rPr>
          <w:noProof/>
          <w:lang w:eastAsia="de-AT"/>
        </w:rPr>
        <w:drawing>
          <wp:inline distT="0" distB="0" distL="0" distR="0">
            <wp:extent cx="5755523" cy="2983832"/>
            <wp:effectExtent l="19050" t="0" r="0" b="0"/>
            <wp:docPr id="3" name="Bild 18" descr="C:\Users\m\3lingua\clarin\FCS\resources\screenELAN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3lingua\clarin\FCS\resources\screenELANsearch2.png"/>
                    <pic:cNvPicPr>
                      <a:picLocks noChangeAspect="1" noChangeArrowheads="1"/>
                    </pic:cNvPicPr>
                  </pic:nvPicPr>
                  <pic:blipFill>
                    <a:blip r:embed="rId38" cstate="print"/>
                    <a:srcRect/>
                    <a:stretch>
                      <a:fillRect/>
                    </a:stretch>
                  </pic:blipFill>
                  <pic:spPr bwMode="auto">
                    <a:xfrm>
                      <a:off x="0" y="0"/>
                      <a:ext cx="5753100" cy="2982576"/>
                    </a:xfrm>
                    <a:prstGeom prst="rect">
                      <a:avLst/>
                    </a:prstGeom>
                    <a:noFill/>
                    <a:ln w="9525">
                      <a:noFill/>
                      <a:miter lim="800000"/>
                      <a:headEnd/>
                      <a:tailEnd/>
                    </a:ln>
                  </pic:spPr>
                </pic:pic>
              </a:graphicData>
            </a:graphic>
          </wp:inline>
        </w:drawing>
      </w:r>
    </w:p>
    <w:p w:rsidR="00FE5B42" w:rsidRDefault="00D42D55" w:rsidP="00FC1B24">
      <w:pPr>
        <w:pStyle w:val="AppendixTitleLevel2"/>
        <w:rPr>
          <w:lang w:val="en-US"/>
        </w:rPr>
      </w:pPr>
      <w:bookmarkStart w:id="202" w:name="_Ref284163112"/>
      <w:bookmarkStart w:id="203" w:name="_Ref284163115"/>
      <w:bookmarkStart w:id="204" w:name="_Toc287824978"/>
      <w:r w:rsidRPr="00D42D55">
        <w:rPr>
          <w:lang w:val="en-US"/>
        </w:rPr>
        <w:t>Nederlandse Familienamenbank</w:t>
      </w:r>
      <w:bookmarkEnd w:id="202"/>
      <w:bookmarkEnd w:id="203"/>
      <w:bookmarkEnd w:id="204"/>
    </w:p>
    <w:p w:rsidR="00D42D55" w:rsidRDefault="00125AB8" w:rsidP="00542A6B">
      <w:pPr>
        <w:rPr>
          <w:lang w:val="en-US"/>
        </w:rPr>
      </w:pPr>
      <w:hyperlink r:id="rId39" w:history="1">
        <w:r w:rsidR="00D42D55" w:rsidRPr="00614274">
          <w:rPr>
            <w:rStyle w:val="Hyperlink"/>
            <w:lang w:val="en-US"/>
          </w:rPr>
          <w:t>http://www.meertens.knaw.nl/nfb/</w:t>
        </w:r>
      </w:hyperlink>
    </w:p>
    <w:p w:rsidR="00FF0967" w:rsidRDefault="00FF0967">
      <w:pPr>
        <w:spacing w:before="0" w:after="200" w:line="276" w:lineRule="auto"/>
        <w:rPr>
          <w:rFonts w:asciiTheme="majorHAnsi" w:eastAsiaTheme="majorEastAsia" w:hAnsiTheme="majorHAnsi" w:cstheme="majorBidi"/>
          <w:b/>
          <w:bCs/>
          <w:color w:val="365F91" w:themeColor="accent1" w:themeShade="BF"/>
          <w:sz w:val="28"/>
          <w:szCs w:val="28"/>
          <w:lang w:val="en-US"/>
        </w:rPr>
      </w:pPr>
      <w:r w:rsidRPr="00D775AB">
        <w:rPr>
          <w:lang w:val="en-US"/>
        </w:rPr>
        <w:br w:type="page"/>
      </w:r>
    </w:p>
    <w:p w:rsidR="00573736" w:rsidRDefault="00573736" w:rsidP="00FC1B24">
      <w:pPr>
        <w:pStyle w:val="Appendix-Title"/>
      </w:pPr>
      <w:bookmarkStart w:id="205" w:name="_Toc287824979"/>
      <w:r>
        <w:lastRenderedPageBreak/>
        <w:t>CQL Examples</w:t>
      </w:r>
      <w:bookmarkEnd w:id="205"/>
    </w:p>
    <w:p w:rsidR="00666061" w:rsidRDefault="005873C5" w:rsidP="005873C5">
      <w:pPr>
        <w:pStyle w:val="AppendixTitleLevel2"/>
        <w:rPr>
          <w:lang w:val="en-US"/>
        </w:rPr>
      </w:pPr>
      <w:bookmarkStart w:id="206" w:name="_Toc287824980"/>
      <w:r>
        <w:rPr>
          <w:lang w:val="en-US"/>
        </w:rPr>
        <w:t>Metadata Queries</w:t>
      </w:r>
      <w:bookmarkEnd w:id="206"/>
    </w:p>
    <w:p w:rsidR="00CC0FE7" w:rsidRDefault="00CC0FE7" w:rsidP="005873C5">
      <w:pPr>
        <w:pStyle w:val="TermDef"/>
      </w:pPr>
      <w:r>
        <w:t>basic search clause</w:t>
      </w:r>
    </w:p>
    <w:p w:rsidR="00CC0FE7" w:rsidRPr="00CC0FE7" w:rsidRDefault="00CC0FE7" w:rsidP="00CC0FE7">
      <w:pPr>
        <w:pStyle w:val="ExampleCode"/>
      </w:pPr>
      <w:r w:rsidRPr="00CC0FE7">
        <w:t xml:space="preserve">dc.title </w:t>
      </w:r>
      <w:r>
        <w:t xml:space="preserve">adj </w:t>
      </w:r>
      <w:r w:rsidRPr="00CC0FE7">
        <w:t>"open access"</w:t>
      </w:r>
    </w:p>
    <w:p w:rsidR="005873C5" w:rsidRPr="005873C5" w:rsidRDefault="00CC0FE7" w:rsidP="005873C5">
      <w:pPr>
        <w:pStyle w:val="TermDef"/>
      </w:pPr>
      <w:r>
        <w:t>boolean</w:t>
      </w:r>
    </w:p>
    <w:p w:rsidR="005873C5" w:rsidRPr="005873C5" w:rsidRDefault="005873C5" w:rsidP="005873C5">
      <w:pPr>
        <w:pStyle w:val="ExampleCode"/>
      </w:pPr>
      <w:r w:rsidRPr="005873C5">
        <w:t>Organisation any University</w:t>
      </w:r>
    </w:p>
    <w:p w:rsidR="005873C5" w:rsidRPr="005873C5" w:rsidRDefault="005873C5" w:rsidP="005873C5">
      <w:pPr>
        <w:pStyle w:val="ExampleCode"/>
      </w:pPr>
      <w:r w:rsidRPr="005873C5">
        <w:t>and (dc.language=de or cmd.Country=Austria)</w:t>
      </w:r>
    </w:p>
    <w:p w:rsidR="005873C5" w:rsidRPr="005873C5" w:rsidRDefault="005873C5" w:rsidP="005873C5">
      <w:pPr>
        <w:pStyle w:val="ExampleCode"/>
      </w:pPr>
      <w:r w:rsidRPr="005873C5">
        <w:t>and (dc.title any Liebe or cmd.Author any Trakl)</w:t>
      </w:r>
    </w:p>
    <w:p w:rsidR="005873C5" w:rsidRPr="005873C5" w:rsidRDefault="005873C5" w:rsidP="005873C5">
      <w:pPr>
        <w:pStyle w:val="AppendixTitleLevel2"/>
        <w:rPr>
          <w:lang w:val="en-US"/>
        </w:rPr>
      </w:pPr>
      <w:bookmarkStart w:id="207" w:name="_Toc287824981"/>
      <w:r>
        <w:rPr>
          <w:lang w:val="en-US"/>
        </w:rPr>
        <w:t>Content Queries</w:t>
      </w:r>
      <w:bookmarkEnd w:id="207"/>
    </w:p>
    <w:p w:rsidR="00573736" w:rsidRDefault="00573736" w:rsidP="00573736">
      <w:pPr>
        <w:rPr>
          <w:lang w:val="en-US"/>
        </w:rPr>
      </w:pPr>
    </w:p>
    <w:p w:rsidR="005873C5" w:rsidRDefault="005873C5" w:rsidP="005873C5">
      <w:pPr>
        <w:pStyle w:val="AppendixTitleLevel2"/>
        <w:rPr>
          <w:lang w:val="en-US"/>
        </w:rPr>
      </w:pPr>
      <w:bookmarkStart w:id="208" w:name="_Toc287824982"/>
      <w:r>
        <w:rPr>
          <w:lang w:val="en-US"/>
        </w:rPr>
        <w:t>Sequential Tier Search</w:t>
      </w:r>
      <w:bookmarkEnd w:id="208"/>
    </w:p>
    <w:p w:rsidR="005873C5" w:rsidRPr="005873C5" w:rsidRDefault="005873C5" w:rsidP="005873C5">
      <w:pPr>
        <w:pStyle w:val="AppendixTitleLevel2"/>
        <w:rPr>
          <w:lang w:val="en-US"/>
        </w:rPr>
      </w:pPr>
      <w:bookmarkStart w:id="209" w:name="_Toc287824983"/>
      <w:r>
        <w:rPr>
          <w:lang w:val="en-US"/>
        </w:rPr>
        <w:t>Metadata Content Queries</w:t>
      </w:r>
      <w:bookmarkEnd w:id="209"/>
    </w:p>
    <w:p w:rsidR="005873C5" w:rsidRPr="00573736" w:rsidRDefault="005873C5" w:rsidP="00573736">
      <w:pPr>
        <w:rPr>
          <w:lang w:val="en-US"/>
        </w:rPr>
      </w:pPr>
    </w:p>
    <w:p w:rsidR="00666061" w:rsidRDefault="00666061" w:rsidP="00FC1B24">
      <w:pPr>
        <w:pStyle w:val="Appendix-Title"/>
      </w:pPr>
      <w:bookmarkStart w:id="210" w:name="_Toc287824984"/>
      <w:r>
        <w:t>Proposed Extensions</w:t>
      </w:r>
      <w:bookmarkEnd w:id="210"/>
    </w:p>
    <w:p w:rsidR="00666061" w:rsidRDefault="00666061" w:rsidP="00666061">
      <w:pPr>
        <w:rPr>
          <w:lang w:val="en-US"/>
        </w:rPr>
      </w:pPr>
    </w:p>
    <w:p w:rsidR="000F27E1" w:rsidRDefault="005642CB" w:rsidP="000F27E1">
      <w:pPr>
        <w:pStyle w:val="AppendixTitleLevel2"/>
        <w:rPr>
          <w:lang w:val="en-US"/>
        </w:rPr>
      </w:pPr>
      <w:bookmarkStart w:id="211" w:name="_Ref284187629"/>
      <w:bookmarkStart w:id="212" w:name="_Ref284187635"/>
      <w:bookmarkStart w:id="213" w:name="_Toc287824985"/>
      <w:r>
        <w:rPr>
          <w:lang w:val="en-US"/>
        </w:rPr>
        <w:t>d</w:t>
      </w:r>
      <w:r w:rsidR="00666061">
        <w:rPr>
          <w:lang w:val="en-US"/>
        </w:rPr>
        <w:t>ynamic Indices</w:t>
      </w:r>
      <w:bookmarkEnd w:id="211"/>
      <w:bookmarkEnd w:id="212"/>
      <w:bookmarkEnd w:id="213"/>
    </w:p>
    <w:p w:rsidR="007F3D86" w:rsidRDefault="007F3D86" w:rsidP="007F3D86">
      <w:pPr>
        <w:pStyle w:val="Def"/>
        <w:tabs>
          <w:tab w:val="left" w:pos="2410"/>
        </w:tabs>
        <w:ind w:left="2977" w:hanging="2977"/>
      </w:pPr>
      <w:r>
        <w:t xml:space="preserve">index </w:t>
      </w:r>
      <w:r>
        <w:tab/>
        <w:t xml:space="preserve">::= ['cmd.']cmdIndex | ['ccs.']contentIndex  </w:t>
      </w:r>
    </w:p>
    <w:p w:rsidR="007F3D86" w:rsidRDefault="007F3D86" w:rsidP="007F3D86">
      <w:pPr>
        <w:pStyle w:val="Def"/>
        <w:tabs>
          <w:tab w:val="left" w:pos="2410"/>
        </w:tabs>
        <w:ind w:left="2977" w:hanging="2977"/>
      </w:pPr>
      <w:r>
        <w:t xml:space="preserve">cmdIndex </w:t>
      </w:r>
      <w:r>
        <w:tab/>
        <w:t xml:space="preserve">::= cmdIndex '.' cmdComponent | cmdComponent  </w:t>
      </w:r>
    </w:p>
    <w:p w:rsidR="007F3D86" w:rsidRDefault="007F3D86" w:rsidP="007F3D86">
      <w:pPr>
        <w:pStyle w:val="Def"/>
        <w:tabs>
          <w:tab w:val="left" w:pos="2410"/>
        </w:tabs>
        <w:ind w:left="2977" w:hanging="2977"/>
      </w:pPr>
      <w:r>
        <w:t xml:space="preserve">cmdComponent </w:t>
      </w:r>
      <w:r>
        <w:tab/>
        <w:t xml:space="preserve">::= {componentName} | {componentID}  </w:t>
      </w:r>
    </w:p>
    <w:p w:rsidR="007F3D86" w:rsidRDefault="007F3D86" w:rsidP="007F3D86">
      <w:pPr>
        <w:pStyle w:val="Def"/>
        <w:tabs>
          <w:tab w:val="left" w:pos="2410"/>
        </w:tabs>
        <w:ind w:left="2977" w:hanging="2977"/>
      </w:pPr>
      <w:r>
        <w:t xml:space="preserve">contentIndex </w:t>
      </w:r>
      <w:r>
        <w:tab/>
        <w:t xml:space="preserve">::= wordLevelIndex | annotationIndex  </w:t>
      </w:r>
    </w:p>
    <w:p w:rsidR="007F3D86" w:rsidRDefault="007F3D86" w:rsidP="007F3D86">
      <w:pPr>
        <w:pStyle w:val="Def"/>
        <w:tabs>
          <w:tab w:val="left" w:pos="2410"/>
        </w:tabs>
        <w:ind w:left="2977" w:hanging="2977"/>
      </w:pPr>
      <w:r>
        <w:t xml:space="preserve">wordLevelIndex </w:t>
      </w:r>
      <w:r>
        <w:tab/>
        <w:t>::= 'word' | 'w' | 'pos' | 'p' | 'lemma'</w:t>
      </w:r>
      <w:r>
        <w:br/>
        <w:t xml:space="preserve">| 'l'| 'thesaurus' | 't' | {...}  </w:t>
      </w:r>
    </w:p>
    <w:p w:rsidR="007F3D86" w:rsidRDefault="007F3D86" w:rsidP="007F3D86">
      <w:pPr>
        <w:pStyle w:val="Def"/>
        <w:tabs>
          <w:tab w:val="left" w:pos="2410"/>
        </w:tabs>
        <w:ind w:left="2977" w:hanging="2977"/>
      </w:pPr>
      <w:r>
        <w:t xml:space="preserve">annotationIndex </w:t>
      </w:r>
      <w:r>
        <w:tab/>
        <w:t xml:space="preserve">::= annotationPath ['.' annotationAttr]  </w:t>
      </w:r>
    </w:p>
    <w:p w:rsidR="007F3D86" w:rsidRPr="00A87A55" w:rsidRDefault="007F3D86" w:rsidP="007F3D86">
      <w:pPr>
        <w:pStyle w:val="Def"/>
        <w:tabs>
          <w:tab w:val="left" w:pos="2410"/>
        </w:tabs>
        <w:ind w:left="2977" w:hanging="2977"/>
      </w:pPr>
      <w:r>
        <w:t xml:space="preserve">annotationPath  </w:t>
      </w:r>
      <w:r>
        <w:tab/>
        <w:t xml:space="preserve">::= annotationPath '.' {annotationElement} | </w:t>
      </w:r>
      <w:r>
        <w:br/>
        <w:t xml:space="preserve">{annotationElement} </w:t>
      </w:r>
    </w:p>
    <w:p w:rsidR="007F3D86" w:rsidRDefault="007F3D86" w:rsidP="007F3D86">
      <w:pPr>
        <w:rPr>
          <w:lang w:val="en-US"/>
        </w:rPr>
      </w:pPr>
      <w:r>
        <w:rPr>
          <w:lang w:val="en-US"/>
        </w:rPr>
        <w:t>Examples:</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ccs.TierName.V40069-Lemma</w:t>
      </w:r>
    </w:p>
    <w:p w:rsidR="007F3D86" w:rsidRDefault="007F3D86" w:rsidP="007F3D86">
      <w:pPr>
        <w:pStyle w:val="ExampleCode"/>
      </w:pPr>
      <w:r>
        <w:t>isocat.PoS</w:t>
      </w:r>
    </w:p>
    <w:p w:rsidR="007F3D86" w:rsidRPr="007F3D86" w:rsidRDefault="007F3D86" w:rsidP="007F3D86">
      <w:pPr>
        <w:rPr>
          <w:lang w:val="en-US"/>
        </w:rPr>
      </w:pPr>
    </w:p>
    <w:p w:rsidR="005642CB" w:rsidRPr="00654854" w:rsidRDefault="00654854" w:rsidP="005642CB">
      <w:pPr>
        <w:pStyle w:val="AppendixTitleLevel2"/>
        <w:rPr>
          <w:lang w:val="en-US"/>
        </w:rPr>
      </w:pPr>
      <w:bookmarkStart w:id="214" w:name="_Toc287824986"/>
      <w:r w:rsidRPr="00654854">
        <w:rPr>
          <w:lang w:val="en-US"/>
        </w:rPr>
        <w:lastRenderedPageBreak/>
        <w:t xml:space="preserve">Context Set: </w:t>
      </w:r>
      <w:r>
        <w:rPr>
          <w:lang w:val="en-US"/>
        </w:rPr>
        <w:t>CMDI</w:t>
      </w:r>
      <w:r w:rsidRPr="00654854">
        <w:rPr>
          <w:lang w:val="en-US"/>
        </w:rPr>
        <w:t xml:space="preserve"> </w:t>
      </w:r>
      <w:r>
        <w:rPr>
          <w:lang w:val="en-US"/>
        </w:rPr>
        <w:t xml:space="preserve">- </w:t>
      </w:r>
      <w:r w:rsidRPr="00654854">
        <w:rPr>
          <w:lang w:val="en-US"/>
        </w:rPr>
        <w:t>Component Metadata Infrastructure</w:t>
      </w:r>
      <w:bookmarkEnd w:id="214"/>
      <w:r w:rsidRPr="00654854">
        <w:rPr>
          <w:lang w:val="en-US"/>
        </w:rPr>
        <w:t xml:space="preserve"> </w:t>
      </w:r>
    </w:p>
    <w:p w:rsidR="005642CB" w:rsidRPr="00654854" w:rsidRDefault="00654854" w:rsidP="005642CB">
      <w:pPr>
        <w:pStyle w:val="AppendixTitleLevel2"/>
        <w:rPr>
          <w:lang w:val="en-US"/>
        </w:rPr>
      </w:pPr>
      <w:bookmarkStart w:id="215" w:name="_Toc287824987"/>
      <w:r w:rsidRPr="00654854">
        <w:rPr>
          <w:lang w:val="en-US"/>
        </w:rPr>
        <w:t xml:space="preserve">Context Set: </w:t>
      </w:r>
      <w:r>
        <w:rPr>
          <w:lang w:val="en-US"/>
        </w:rPr>
        <w:t>CCS</w:t>
      </w:r>
      <w:r w:rsidRPr="00654854">
        <w:rPr>
          <w:lang w:val="en-US"/>
        </w:rPr>
        <w:t xml:space="preserve"> </w:t>
      </w:r>
      <w:r>
        <w:rPr>
          <w:lang w:val="en-US"/>
        </w:rPr>
        <w:t xml:space="preserve"> - </w:t>
      </w:r>
      <w:r w:rsidRPr="00654854">
        <w:rPr>
          <w:lang w:val="en-US"/>
        </w:rPr>
        <w:t>CLARIN Content S</w:t>
      </w:r>
      <w:r>
        <w:rPr>
          <w:lang w:val="en-US"/>
        </w:rPr>
        <w:t>earch</w:t>
      </w:r>
      <w:bookmarkEnd w:id="215"/>
    </w:p>
    <w:p w:rsidR="00F44B45" w:rsidRDefault="00654854" w:rsidP="00F44B45">
      <w:pPr>
        <w:pStyle w:val="AppendixTitleLevel2"/>
      </w:pPr>
      <w:bookmarkStart w:id="216" w:name="_Toc287824988"/>
      <w:r>
        <w:t>N</w:t>
      </w:r>
      <w:r w:rsidR="000F27E1">
        <w:t xml:space="preserve">ew </w:t>
      </w:r>
      <w:r>
        <w:t>B</w:t>
      </w:r>
      <w:r w:rsidR="000F27E1">
        <w:t xml:space="preserve">oolean </w:t>
      </w:r>
      <w:r>
        <w:t>O</w:t>
      </w:r>
      <w:r w:rsidR="000F27E1">
        <w:t>perator: IN</w:t>
      </w:r>
      <w:bookmarkEnd w:id="216"/>
    </w:p>
    <w:p w:rsidR="00F44B45" w:rsidRPr="00F44B45" w:rsidRDefault="00F44B45" w:rsidP="00F44B45">
      <w:pPr>
        <w:pStyle w:val="AppendixTitleLevel2"/>
        <w:rPr>
          <w:lang w:val="en-US"/>
        </w:rPr>
      </w:pPr>
      <w:bookmarkStart w:id="217" w:name="_Toc287824989"/>
      <w:r>
        <w:rPr>
          <w:lang w:val="en-US"/>
        </w:rPr>
        <w:t>CCS response Schema:</w:t>
      </w:r>
      <w:r w:rsidRPr="00F44B45">
        <w:rPr>
          <w:lang w:val="en-US"/>
        </w:rPr>
        <w:t xml:space="preserve"> ResultSet, Resource, ResourceFragment</w:t>
      </w:r>
      <w:r>
        <w:rPr>
          <w:lang w:val="en-US"/>
        </w:rPr>
        <w:t>, DataView</w:t>
      </w:r>
      <w:bookmarkEnd w:id="217"/>
    </w:p>
    <w:p w:rsidR="00F707D9" w:rsidRDefault="00573736" w:rsidP="00FC1B24">
      <w:pPr>
        <w:pStyle w:val="Appendix-Title"/>
      </w:pPr>
      <w:bookmarkStart w:id="218" w:name="_Toc287824990"/>
      <w:r>
        <w:t xml:space="preserve">Mapping to other query </w:t>
      </w:r>
      <w:r w:rsidR="00F707D9">
        <w:t>languages</w:t>
      </w:r>
      <w:bookmarkEnd w:id="218"/>
    </w:p>
    <w:p w:rsidR="00F707D9" w:rsidRDefault="00F707D9" w:rsidP="00FC1B24">
      <w:pPr>
        <w:pStyle w:val="AppendixTitleLevel2"/>
        <w:rPr>
          <w:lang w:val="en-US"/>
        </w:rPr>
      </w:pPr>
      <w:bookmarkStart w:id="219" w:name="_Toc287824991"/>
      <w:r>
        <w:rPr>
          <w:lang w:val="en-US"/>
        </w:rPr>
        <w:t>SRU -&gt; XPath</w:t>
      </w:r>
      <w:bookmarkEnd w:id="219"/>
    </w:p>
    <w:p w:rsidR="001C4474" w:rsidRDefault="001C4474" w:rsidP="001C4474">
      <w:pPr>
        <w:rPr>
          <w:lang w:val="en-US"/>
        </w:rPr>
      </w:pPr>
      <w:r>
        <w:rPr>
          <w:lang w:val="en-US"/>
        </w:rPr>
        <w:t xml:space="preserve">Actually it is translating to the cmd-dialect of XPath </w:t>
      </w:r>
      <w:r w:rsidR="00573736">
        <w:rPr>
          <w:lang w:val="en-US"/>
        </w:rPr>
        <w:t xml:space="preserve">operating </w:t>
      </w:r>
      <w:r>
        <w:rPr>
          <w:lang w:val="en-US"/>
        </w:rPr>
        <w:t xml:space="preserve"> on CMDI</w:t>
      </w:r>
      <w:r w:rsidR="00573736">
        <w:rPr>
          <w:lang w:val="en-US"/>
        </w:rPr>
        <w:t>.</w:t>
      </w:r>
    </w:p>
    <w:p w:rsidR="00D41AC7" w:rsidRDefault="00D41AC7" w:rsidP="001C4474">
      <w:pPr>
        <w:rPr>
          <w:lang w:val="en-US"/>
        </w:rPr>
      </w:pPr>
      <w:r>
        <w:rPr>
          <w:lang w:val="en-US"/>
        </w:rPr>
        <w:t xml:space="preserve">More live examples under: </w:t>
      </w:r>
      <w:hyperlink r:id="rId40" w:history="1">
        <w:r w:rsidRPr="00614274">
          <w:rPr>
            <w:rStyle w:val="Hyperlink"/>
            <w:lang w:val="en-US"/>
          </w:rPr>
          <w:t>http://clarin.aac.ac.at/MDService2/docs/htmlpage/queries</w:t>
        </w:r>
      </w:hyperlink>
    </w:p>
    <w:p w:rsidR="00A909B6" w:rsidRDefault="00A909B6" w:rsidP="00A909B6">
      <w:pPr>
        <w:pStyle w:val="Remark"/>
      </w:pPr>
      <w:r>
        <w:t>! Needs to be checked. May not be up2date!</w:t>
      </w:r>
    </w:p>
    <w:tbl>
      <w:tblPr>
        <w:tblW w:w="9322" w:type="dxa"/>
        <w:tblLayout w:type="fixed"/>
        <w:tblLook w:val="04A0"/>
      </w:tblPr>
      <w:tblGrid>
        <w:gridCol w:w="3652"/>
        <w:gridCol w:w="5670"/>
      </w:tblGrid>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simple search : {term}</w:t>
            </w:r>
          </w:p>
        </w:tc>
        <w:tc>
          <w:tcPr>
            <w:tcW w:w="5670" w:type="dxa"/>
            <w:tcBorders>
              <w:top w:val="single" w:sz="4" w:space="0" w:color="000000" w:themeColor="text1"/>
              <w:bottom w:val="dashed" w:sz="4" w:space="0" w:color="BFBFBF" w:themeColor="background1" w:themeShade="BF"/>
            </w:tcBorders>
          </w:tcPr>
          <w:p w:rsidR="00666061" w:rsidRDefault="00666061" w:rsidP="00646A5D">
            <w:pPr>
              <w:rPr>
                <w:lang w:val="en-US"/>
              </w:rPr>
            </w:pPr>
            <w:r w:rsidRPr="00094162">
              <w:rPr>
                <w:rStyle w:val="HTMLSchreibmaschine"/>
              </w:rPr>
              <w:t>//*[ft:query(.,{term})]</w:t>
            </w:r>
          </w:p>
        </w:tc>
      </w:tr>
      <w:tr w:rsidR="00666061" w:rsidTr="00D41AC7">
        <w:tc>
          <w:tcPr>
            <w:tcW w:w="3652" w:type="dxa"/>
            <w:tcBorders>
              <w:top w:val="dashed" w:sz="4" w:space="0" w:color="BFBFBF" w:themeColor="background1" w:themeShade="BF"/>
              <w:bottom w:val="single" w:sz="4" w:space="0" w:color="000000" w:themeColor="text1"/>
            </w:tcBorders>
          </w:tcPr>
          <w:p w:rsidR="00666061" w:rsidRDefault="00666061" w:rsidP="00646A5D">
            <w:pPr>
              <w:rPr>
                <w:lang w:val="en-US"/>
              </w:rPr>
            </w:pPr>
            <w:r w:rsidRPr="00094162">
              <w:rPr>
                <w:sz w:val="20"/>
              </w:rPr>
              <w:t>Peter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//*[ft:query(.,'Peter')]</w:t>
            </w:r>
          </w:p>
        </w:tc>
      </w:tr>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{cmdComponent}</w:t>
            </w:r>
          </w:p>
        </w:tc>
        <w:tc>
          <w:tcPr>
            <w:tcW w:w="5670" w:type="dxa"/>
            <w:tcBorders>
              <w:top w:val="single" w:sz="4" w:space="0" w:color="000000" w:themeColor="text1"/>
              <w:bottom w:val="dashed" w:sz="4" w:space="0" w:color="BFBFBF" w:themeColor="background1" w:themeShade="BF"/>
            </w:tcBorders>
          </w:tcPr>
          <w:p w:rsidR="00666061" w:rsidRDefault="00666061" w:rsidP="001C4474">
            <w:pPr>
              <w:rPr>
                <w:lang w:val="en-US"/>
              </w:rPr>
            </w:pPr>
            <w:r w:rsidRPr="00094162">
              <w:rPr>
                <w:rStyle w:val="HTMLSchreibmaschine"/>
              </w:rPr>
              <w:t>//{cmdComponent}</w:t>
            </w:r>
          </w:p>
        </w:tc>
      </w:tr>
      <w:tr w:rsidR="00666061" w:rsidTr="00D41AC7">
        <w:trPr>
          <w:trHeight w:val="330"/>
        </w:trPr>
        <w:tc>
          <w:tcPr>
            <w:tcW w:w="3652" w:type="dxa"/>
            <w:tcBorders>
              <w:top w:val="dashed" w:sz="4" w:space="0" w:color="BFBFBF" w:themeColor="background1" w:themeShade="BF"/>
              <w:bottom w:val="single" w:sz="4" w:space="0" w:color="000000" w:themeColor="text1"/>
            </w:tcBorders>
          </w:tcPr>
          <w:p w:rsidR="00666061" w:rsidRDefault="00666061" w:rsidP="001C4474">
            <w:pPr>
              <w:rPr>
                <w:lang w:val="en-US"/>
              </w:rPr>
            </w:pPr>
            <w:r w:rsidRPr="00094162">
              <w:rPr>
                <w:sz w:val="20"/>
              </w:rPr>
              <w:t>Actor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w:t>
            </w:r>
            <w:r>
              <w:rPr>
                <w:rStyle w:val="HTMLSchreibmaschine"/>
              </w:rPr>
              <w:t>Actor</w:t>
            </w:r>
          </w:p>
        </w:tc>
      </w:tr>
      <w:tr w:rsidR="00D41AC7" w:rsidTr="00D41AC7">
        <w:trPr>
          <w:trHeight w:val="105"/>
        </w:trPr>
        <w:tc>
          <w:tcPr>
            <w:tcW w:w="3652" w:type="dxa"/>
            <w:tcBorders>
              <w:top w:val="single" w:sz="4" w:space="0" w:color="000000" w:themeColor="text1"/>
            </w:tcBorders>
          </w:tcPr>
          <w:p w:rsidR="00D41AC7" w:rsidRPr="00094162" w:rsidRDefault="00D41AC7" w:rsidP="001C4474">
            <w:pPr>
              <w:rPr>
                <w:sz w:val="20"/>
              </w:rPr>
            </w:pPr>
          </w:p>
        </w:tc>
        <w:tc>
          <w:tcPr>
            <w:tcW w:w="5670" w:type="dxa"/>
            <w:tcBorders>
              <w:top w:val="single" w:sz="4" w:space="0" w:color="000000" w:themeColor="text1"/>
            </w:tcBorders>
          </w:tcPr>
          <w:p w:rsidR="00D41AC7" w:rsidRPr="00094162" w:rsidRDefault="00D41AC7" w:rsidP="00666061">
            <w:pPr>
              <w:rPr>
                <w:rStyle w:val="HTMLSchreibmaschine"/>
              </w:rPr>
            </w:pPr>
          </w:p>
        </w:tc>
      </w:tr>
      <w:tr w:rsidR="00A909B6" w:rsidRPr="00500318"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searchClause:=</w:t>
            </w:r>
            <w:r w:rsidRPr="00094162">
              <w:br/>
              <w:t xml:space="preserve">{cmdIndex} {rel} {term} </w:t>
            </w:r>
          </w:p>
        </w:tc>
        <w:tc>
          <w:tcPr>
            <w:tcW w:w="5670" w:type="dxa"/>
            <w:tcBorders>
              <w:bottom w:val="dashed" w:sz="4" w:space="0" w:color="BFBFBF" w:themeColor="background1" w:themeShade="BF"/>
            </w:tcBorders>
            <w:vAlign w:val="center"/>
          </w:tcPr>
          <w:p w:rsidR="00A909B6" w:rsidRPr="006070A5" w:rsidRDefault="00A909B6" w:rsidP="00E70778">
            <w:pPr>
              <w:rPr>
                <w:rFonts w:ascii="Times" w:hAnsi="Times"/>
                <w:sz w:val="20"/>
                <w:lang w:val="en-US"/>
              </w:rPr>
            </w:pPr>
            <w:r w:rsidRPr="006070A5">
              <w:rPr>
                <w:rStyle w:val="HTMLSchreibmaschine"/>
                <w:lang w:val="en-US"/>
              </w:rPr>
              <w:t>//{cmdIndex}[\. {rel} '{term}']</w:t>
            </w:r>
            <w:r w:rsidRPr="006070A5">
              <w:rPr>
                <w:sz w:val="20"/>
                <w:lang w:val="en-US"/>
              </w:rPr>
              <w:t xml:space="preserve"> </w:t>
            </w:r>
          </w:p>
        </w:tc>
      </w:tr>
      <w:tr w:rsidR="00A909B6"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Actors.Actor.Sex=f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//Actors/Actor/Sex[.='f']</w:t>
            </w:r>
            <w:r w:rsidRPr="00094162">
              <w:rPr>
                <w:sz w:val="20"/>
              </w:rPr>
              <w:t xml:space="preserve"> </w:t>
            </w:r>
          </w:p>
        </w:tc>
      </w:tr>
      <w:tr w:rsidR="00A909B6" w:rsidRPr="00500318" w:rsidTr="00D41AC7">
        <w:tc>
          <w:tcPr>
            <w:tcW w:w="3652" w:type="dxa"/>
            <w:tcBorders>
              <w:top w:val="single" w:sz="4" w:space="0" w:color="000000" w:themeColor="text1"/>
              <w:bottom w:val="dashed" w:sz="4" w:space="0" w:color="BFBFBF" w:themeColor="background1" w:themeShade="BF"/>
            </w:tcBorders>
            <w:vAlign w:val="center"/>
          </w:tcPr>
          <w:p w:rsidR="00A909B6" w:rsidRPr="003E0B3B" w:rsidRDefault="00A909B6" w:rsidP="003E0B3B">
            <w:pPr>
              <w:pStyle w:val="TermDef"/>
            </w:pPr>
            <w:r w:rsidRPr="00094162">
              <w:t xml:space="preserve">{cmdIndex} any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//{cmdIndex}[contains(. '{term}')]</w:t>
            </w:r>
            <w:r w:rsidRPr="001C4474">
              <w:rPr>
                <w:sz w:val="20"/>
                <w:lang w:val="en-US"/>
              </w:rPr>
              <w:t xml:space="preserve"> </w:t>
            </w:r>
          </w:p>
        </w:tc>
      </w:tr>
      <w:tr w:rsidR="00A909B6" w:rsidTr="00D41AC7">
        <w:trPr>
          <w:trHeight w:val="390"/>
        </w:trPr>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Organisation.Name any University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//Organisation/Name[contains(.,'University')]</w:t>
            </w:r>
            <w:r w:rsidRPr="00094162">
              <w:rPr>
                <w:sz w:val="20"/>
              </w:rPr>
              <w:t xml:space="preserve"> </w:t>
            </w:r>
          </w:p>
        </w:tc>
      </w:tr>
      <w:tr w:rsidR="00A909B6"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w:t>
            </w:r>
          </w:p>
        </w:tc>
        <w:tc>
          <w:tcPr>
            <w:tcW w:w="5670" w:type="dxa"/>
            <w:tcBorders>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//CMD[.//{Q1}][.//{Q2}]</w:t>
            </w:r>
            <w:r w:rsidRPr="00094162">
              <w:rPr>
                <w:sz w:val="20"/>
              </w:rPr>
              <w:t xml:space="preserve"> </w:t>
            </w:r>
          </w:p>
        </w:tc>
      </w:tr>
      <w:tr w:rsidR="00A909B6" w:rsidRPr="0050031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A67692">
            <w:pPr>
              <w:rPr>
                <w:rFonts w:ascii="Times" w:hAnsi="Times"/>
                <w:sz w:val="20"/>
                <w:lang w:val="en-US"/>
              </w:rPr>
            </w:pPr>
            <w:r w:rsidRPr="001C4474">
              <w:rPr>
                <w:sz w:val="20"/>
                <w:lang w:val="en-US"/>
              </w:rPr>
              <w:t xml:space="preserve">Organisation.Name </w:t>
            </w:r>
            <w:r w:rsidR="00A67692">
              <w:rPr>
                <w:sz w:val="20"/>
                <w:lang w:val="en-US"/>
              </w:rPr>
              <w:t>=</w:t>
            </w:r>
            <w:r w:rsidRPr="001C4474">
              <w:rPr>
                <w:sz w:val="20"/>
                <w:lang w:val="en-US"/>
              </w:rPr>
              <w:t xml:space="preserve"> University and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NOT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//CMD[.//{Q1}][not(.//{Q2})]</w:t>
            </w:r>
            <w:r w:rsidRPr="00094162">
              <w:rPr>
                <w:sz w:val="20"/>
              </w:rPr>
              <w:t xml:space="preserve"> </w:t>
            </w:r>
          </w:p>
        </w:tc>
      </w:tr>
      <w:tr w:rsidR="00A909B6" w:rsidRPr="0050031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and_not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[not(.//Actor.gender='m')]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OR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 or .//{Q2}]</w:t>
            </w:r>
            <w:r w:rsidRPr="00094162">
              <w:rPr>
                <w:sz w:val="20"/>
              </w:rPr>
              <w:t xml:space="preserve"> </w:t>
            </w:r>
          </w:p>
        </w:tc>
      </w:tr>
      <w:tr w:rsidR="00A909B6" w:rsidRPr="0050031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or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//CMD[.//Organisation/Name[contains(.,'University') or .//Actor.gender='m']</w:t>
            </w:r>
            <w:r w:rsidRPr="001C4474">
              <w:rPr>
                <w:sz w:val="20"/>
                <w:lang w:val="en-US"/>
              </w:rPr>
              <w:t xml:space="preserve"> </w:t>
            </w:r>
          </w:p>
        </w:tc>
      </w:tr>
      <w:tr w:rsidR="00A909B6" w:rsidRPr="00500318" w:rsidTr="00D41AC7">
        <w:tc>
          <w:tcPr>
            <w:tcW w:w="3652" w:type="dxa"/>
            <w:tcBorders>
              <w:top w:val="single" w:sz="4" w:space="0" w:color="000000" w:themeColor="text1"/>
              <w:bottom w:val="dashed" w:sz="4" w:space="0" w:color="BFBFBF" w:themeColor="background1" w:themeShade="BF"/>
            </w:tcBorders>
            <w:vAlign w:val="center"/>
          </w:tcPr>
          <w:p w:rsidR="00A909B6" w:rsidRPr="001C4474" w:rsidRDefault="00A909B6" w:rsidP="003E0B3B">
            <w:pPr>
              <w:pStyle w:val="TermDef"/>
              <w:rPr>
                <w:rFonts w:ascii="Times" w:hAnsi="Times"/>
              </w:rPr>
            </w:pPr>
            <w:r w:rsidRPr="001C4474">
              <w:t>query expansion (</w:t>
            </w:r>
            <w:hyperlink r:id="rId41" w:history="1">
              <w:r w:rsidRPr="001C4474">
                <w:rPr>
                  <w:rStyle w:val="Hyperlink"/>
                  <w:sz w:val="20"/>
                </w:rPr>
                <w:t>SemanticMapping</w:t>
              </w:r>
            </w:hyperlink>
            <w:r w:rsidRPr="001C4474">
              <w:t>):=</w:t>
            </w:r>
            <w:r w:rsidRPr="001C4474">
              <w:br/>
              <w:t xml:space="preserve">{datcat} {rel}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//({cmdIndex1}|{cmdIndex2}|{cmdIndexN})[\. {rel} '{term}']</w:t>
            </w:r>
            <w:r w:rsidRPr="001C4474">
              <w:rPr>
                <w:sz w:val="20"/>
                <w:lang w:val="en-US"/>
              </w:rPr>
              <w:t xml:space="preserve"> </w:t>
            </w:r>
          </w:p>
        </w:tc>
      </w:tr>
      <w:tr w:rsidR="00A909B6" w:rsidRPr="00500318"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dc:title any Peter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//(olac-title | teiHeader//titleStmt/title | teiHeader//monogr/title )[contains(.,'Peter')]</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tcPr>
          <w:p w:rsidR="00A909B6" w:rsidRDefault="00A909B6" w:rsidP="00646A5D">
            <w:pPr>
              <w:pStyle w:val="TermDef"/>
            </w:pPr>
            <w:r>
              <w:lastRenderedPageBreak/>
              <w:t>term</w:t>
            </w:r>
          </w:p>
        </w:tc>
        <w:tc>
          <w:tcPr>
            <w:tcW w:w="5670" w:type="dxa"/>
            <w:tcBorders>
              <w:top w:val="single" w:sz="4" w:space="0" w:color="000000" w:themeColor="text1"/>
              <w:bottom w:val="dashed" w:sz="4" w:space="0" w:color="BFBFBF" w:themeColor="background1" w:themeShade="BF"/>
            </w:tcBorders>
          </w:tcPr>
          <w:p w:rsidR="00A909B6" w:rsidRDefault="00A909B6" w:rsidP="00646A5D">
            <w:pPr>
              <w:rPr>
                <w:lang w:val="en-US"/>
              </w:rPr>
            </w:pPr>
            <w:r w:rsidRPr="00094162">
              <w:rPr>
                <w:rStyle w:val="HTMLSchreibmaschine"/>
              </w:rPr>
              <w:t>//</w:t>
            </w:r>
          </w:p>
        </w:tc>
      </w:tr>
      <w:tr w:rsidR="00A909B6" w:rsidTr="00D41AC7">
        <w:tc>
          <w:tcPr>
            <w:tcW w:w="3652" w:type="dxa"/>
            <w:tcBorders>
              <w:top w:val="dashed" w:sz="4" w:space="0" w:color="BFBFBF" w:themeColor="background1" w:themeShade="BF"/>
              <w:bottom w:val="single" w:sz="4" w:space="0" w:color="000000" w:themeColor="text1"/>
            </w:tcBorders>
          </w:tcPr>
          <w:p w:rsidR="00A909B6" w:rsidRDefault="00A909B6" w:rsidP="00646A5D">
            <w:pPr>
              <w:rPr>
                <w:lang w:val="en-US"/>
              </w:rPr>
            </w:pPr>
          </w:p>
        </w:tc>
        <w:tc>
          <w:tcPr>
            <w:tcW w:w="5670" w:type="dxa"/>
            <w:tcBorders>
              <w:top w:val="dashed" w:sz="4" w:space="0" w:color="BFBFBF" w:themeColor="background1" w:themeShade="BF"/>
              <w:bottom w:val="single" w:sz="4" w:space="0" w:color="000000" w:themeColor="text1"/>
            </w:tcBorders>
          </w:tcPr>
          <w:p w:rsidR="00A909B6" w:rsidRDefault="00A909B6" w:rsidP="00646A5D">
            <w:pPr>
              <w:rPr>
                <w:lang w:val="en-US"/>
              </w:rPr>
            </w:pPr>
            <w:r>
              <w:rPr>
                <w:rStyle w:val="HTMLSchreibmaschine"/>
              </w:rPr>
              <w:t>/</w:t>
            </w:r>
          </w:p>
        </w:tc>
      </w:tr>
    </w:tbl>
    <w:p w:rsidR="00F707D9" w:rsidRDefault="00F707D9" w:rsidP="00FC1B24">
      <w:pPr>
        <w:pStyle w:val="AppendixTitleLevel2"/>
        <w:rPr>
          <w:lang w:val="en-US"/>
        </w:rPr>
      </w:pPr>
      <w:bookmarkStart w:id="220" w:name="_Toc287824992"/>
      <w:r>
        <w:rPr>
          <w:lang w:val="en-US"/>
        </w:rPr>
        <w:t>SRU -&gt; DDC</w:t>
      </w:r>
      <w:bookmarkEnd w:id="220"/>
    </w:p>
    <w:p w:rsidR="00573736" w:rsidRPr="00573736" w:rsidRDefault="00573736" w:rsidP="00573736">
      <w:pPr>
        <w:pStyle w:val="Remark"/>
      </w:pPr>
      <w:r>
        <w:t>This is taken from trac-wiki/QueryLanguage and is only tentative (not implemented/tested yet)</w:t>
      </w:r>
    </w:p>
    <w:tbl>
      <w:tblPr>
        <w:tblW w:w="0" w:type="auto"/>
        <w:tblCellSpacing w:w="15" w:type="dxa"/>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CellMar>
          <w:top w:w="15" w:type="dxa"/>
          <w:left w:w="15" w:type="dxa"/>
          <w:bottom w:w="15" w:type="dxa"/>
          <w:right w:w="15" w:type="dxa"/>
        </w:tblCellMar>
        <w:tblLook w:val="0000"/>
      </w:tblPr>
      <w:tblGrid>
        <w:gridCol w:w="1760"/>
        <w:gridCol w:w="3924"/>
        <w:gridCol w:w="3498"/>
      </w:tblGrid>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i/>
              </w:rPr>
              <w:t>description</w:t>
            </w:r>
            <w:r>
              <w:t xml:space="preserve"> </w:t>
            </w:r>
          </w:p>
        </w:tc>
        <w:tc>
          <w:tcPr>
            <w:tcW w:w="0" w:type="auto"/>
            <w:shd w:val="clear" w:color="auto" w:fill="auto"/>
            <w:vAlign w:val="center"/>
          </w:tcPr>
          <w:p w:rsidR="001C4474" w:rsidRDefault="001C4474" w:rsidP="00CC4782">
            <w:pPr>
              <w:rPr>
                <w:rFonts w:ascii="Times" w:hAnsi="Times"/>
              </w:rPr>
            </w:pPr>
            <w:r>
              <w:rPr>
                <w:i/>
              </w:rPr>
              <w:t>CLARIN QL</w:t>
            </w:r>
            <w:r>
              <w:t xml:space="preserve"> </w:t>
            </w:r>
          </w:p>
        </w:tc>
        <w:tc>
          <w:tcPr>
            <w:tcW w:w="0" w:type="auto"/>
            <w:shd w:val="clear" w:color="auto" w:fill="auto"/>
            <w:vAlign w:val="center"/>
          </w:tcPr>
          <w:p w:rsidR="001C4474" w:rsidRDefault="001C4474" w:rsidP="00CC4782">
            <w:pPr>
              <w:rPr>
                <w:rFonts w:ascii="Times" w:hAnsi="Times"/>
              </w:rPr>
            </w:pPr>
            <w:r>
              <w:rPr>
                <w:i/>
              </w:rPr>
              <w:t>DDC</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word-level:</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any word-form </w:t>
            </w:r>
          </w:p>
        </w:tc>
        <w:tc>
          <w:tcPr>
            <w:tcW w:w="0" w:type="auto"/>
            <w:shd w:val="clear" w:color="auto" w:fill="auto"/>
            <w:vAlign w:val="center"/>
          </w:tcPr>
          <w:p w:rsidR="001C4474" w:rsidRDefault="001C4474" w:rsidP="00CC4782">
            <w:pPr>
              <w:rPr>
                <w:rFonts w:ascii="Times" w:hAnsi="Times"/>
              </w:rPr>
            </w:pPr>
            <w:r>
              <w:t xml:space="preserve">[ccs].w </w:t>
            </w:r>
          </w:p>
        </w:tc>
        <w:tc>
          <w:tcPr>
            <w:tcW w:w="0" w:type="auto"/>
            <w:shd w:val="clear" w:color="auto" w:fill="auto"/>
            <w:vAlign w:val="center"/>
          </w:tcPr>
          <w:p w:rsidR="001C4474" w:rsidRDefault="001C4474" w:rsidP="00CC4782">
            <w:pPr>
              <w:rPr>
                <w:rFonts w:ascii="Times" w:hAnsi="Times"/>
              </w:rPr>
            </w:pP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just that word-form </w:t>
            </w:r>
          </w:p>
        </w:tc>
        <w:tc>
          <w:tcPr>
            <w:tcW w:w="0" w:type="auto"/>
            <w:shd w:val="clear" w:color="auto" w:fill="auto"/>
            <w:vAlign w:val="center"/>
          </w:tcPr>
          <w:p w:rsidR="001C4474" w:rsidRDefault="001C4474" w:rsidP="00CC4782">
            <w:pPr>
              <w:rPr>
                <w:rFonts w:ascii="Times" w:hAnsi="Times"/>
              </w:rPr>
            </w:pPr>
            <w:r>
              <w:t xml:space="preserve">[ccs].w={word-form} </w:t>
            </w:r>
          </w:p>
        </w:tc>
        <w:tc>
          <w:tcPr>
            <w:tcW w:w="0" w:type="auto"/>
            <w:shd w:val="clear" w:color="auto" w:fill="auto"/>
            <w:vAlign w:val="center"/>
          </w:tcPr>
          <w:p w:rsidR="001C4474" w:rsidRDefault="001C4474" w:rsidP="00CC4782">
            <w:pPr>
              <w:rPr>
                <w:rFonts w:ascii="Times" w:hAnsi="Times"/>
              </w:rPr>
            </w:pPr>
            <w:r>
              <w:t xml:space="preserve">@{word-form} </w:t>
            </w:r>
            <w:r>
              <w:br/>
              <w:t xml:space="preserve">$w={word-form}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lemma </w:t>
            </w:r>
          </w:p>
        </w:tc>
        <w:tc>
          <w:tcPr>
            <w:tcW w:w="0" w:type="auto"/>
            <w:shd w:val="clear" w:color="auto" w:fill="auto"/>
            <w:vAlign w:val="center"/>
          </w:tcPr>
          <w:p w:rsidR="001C4474" w:rsidRDefault="001C4474" w:rsidP="00CC4782">
            <w:pPr>
              <w:rPr>
                <w:rFonts w:ascii="Times" w:hAnsi="Times"/>
              </w:rPr>
            </w:pPr>
            <w:r>
              <w:t xml:space="preserve">[ccs].l={lemma} </w:t>
            </w:r>
            <w:r>
              <w:br/>
              <w:t xml:space="preserve">[ccs].lemma={lemma} </w:t>
            </w:r>
          </w:p>
        </w:tc>
        <w:tc>
          <w:tcPr>
            <w:tcW w:w="0" w:type="auto"/>
            <w:shd w:val="clear" w:color="auto" w:fill="auto"/>
            <w:vAlign w:val="center"/>
          </w:tcPr>
          <w:p w:rsidR="001C4474" w:rsidRDefault="001C4474" w:rsidP="00CC4782">
            <w:pPr>
              <w:rPr>
                <w:rFonts w:ascii="Times" w:hAnsi="Times"/>
              </w:rPr>
            </w:pPr>
            <w:r>
              <w:t xml:space="preserve">$l={lemma} </w:t>
            </w:r>
            <w:r>
              <w:br/>
              <w:t xml:space="preserve">%{lemma}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pos-tag </w:t>
            </w:r>
          </w:p>
        </w:tc>
        <w:tc>
          <w:tcPr>
            <w:tcW w:w="0" w:type="auto"/>
            <w:shd w:val="clear" w:color="auto" w:fill="auto"/>
            <w:vAlign w:val="center"/>
          </w:tcPr>
          <w:p w:rsidR="001C4474" w:rsidRDefault="001C4474" w:rsidP="00CC4782">
            <w:pPr>
              <w:rPr>
                <w:rFonts w:ascii="Times" w:hAnsi="Times"/>
              </w:rPr>
            </w:pPr>
            <w:r>
              <w:t xml:space="preserve">[ccs].pos={pos} </w:t>
            </w:r>
            <w:r>
              <w:br/>
              <w:t xml:space="preserve">[ccs].p={pos} </w:t>
            </w:r>
          </w:p>
        </w:tc>
        <w:tc>
          <w:tcPr>
            <w:tcW w:w="0" w:type="auto"/>
            <w:shd w:val="clear" w:color="auto" w:fill="auto"/>
            <w:vAlign w:val="center"/>
          </w:tcPr>
          <w:p w:rsidR="001C4474" w:rsidRDefault="001C4474" w:rsidP="00CC4782">
            <w:pPr>
              <w:rPr>
                <w:rFonts w:ascii="Times" w:hAnsi="Times"/>
              </w:rPr>
            </w:pPr>
            <w:r>
              <w:t xml:space="preserve">$p={pos} </w:t>
            </w:r>
            <w:r>
              <w:br/>
              <w:t xml:space="preserve">[{pos}]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morphological features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[ccs].morph={list of morph features} </w:t>
            </w:r>
          </w:p>
        </w:tc>
        <w:tc>
          <w:tcPr>
            <w:tcW w:w="0" w:type="auto"/>
            <w:shd w:val="clear" w:color="auto" w:fill="auto"/>
            <w:vAlign w:val="center"/>
          </w:tcPr>
          <w:p w:rsidR="001C4474" w:rsidRDefault="001C4474" w:rsidP="00CC4782">
            <w:pPr>
              <w:rPr>
                <w:rFonts w:ascii="Times" w:hAnsi="Times"/>
              </w:rPr>
            </w:pPr>
            <w:r>
              <w:t xml:space="preserve">[{list of morph features}]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thesaurus </w:t>
            </w:r>
          </w:p>
        </w:tc>
        <w:tc>
          <w:tcPr>
            <w:tcW w:w="0" w:type="auto"/>
            <w:shd w:val="clear" w:color="auto" w:fill="auto"/>
            <w:vAlign w:val="center"/>
          </w:tcPr>
          <w:p w:rsidR="001C4474" w:rsidRDefault="001C4474" w:rsidP="00CC4782">
            <w:pPr>
              <w:rPr>
                <w:rFonts w:ascii="Times" w:hAnsi="Times"/>
              </w:rPr>
            </w:pPr>
            <w:r>
              <w:t xml:space="preserve">[ccs].thes={superconcept} </w:t>
            </w:r>
          </w:p>
        </w:tc>
        <w:tc>
          <w:tcPr>
            <w:tcW w:w="0" w:type="auto"/>
            <w:shd w:val="clear" w:color="auto" w:fill="auto"/>
            <w:vAlign w:val="center"/>
          </w:tcPr>
          <w:p w:rsidR="001C4474" w:rsidRDefault="001C4474" w:rsidP="00CC4782">
            <w:pPr>
              <w:rPr>
                <w:rFonts w:ascii="Times" w:hAnsi="Times"/>
              </w:rPr>
            </w:pPr>
            <w:r>
              <w:t xml:space="preserve">{ {list of morph features} }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multiple criteria </w:t>
            </w:r>
          </w:p>
        </w:tc>
        <w:tc>
          <w:tcPr>
            <w:tcW w:w="0" w:type="auto"/>
            <w:shd w:val="clear" w:color="auto" w:fill="auto"/>
            <w:vAlign w:val="center"/>
          </w:tcPr>
          <w:p w:rsidR="001C4474" w:rsidRDefault="001C4474" w:rsidP="00CC4782">
            <w:pPr>
              <w:rPr>
                <w:rFonts w:ascii="Times" w:hAnsi="Times"/>
              </w:rPr>
            </w:pPr>
            <w:r>
              <w:t xml:space="preserve">{index1} =/var=X {term1} and {index2} =/var=X {term2} </w:t>
            </w:r>
          </w:p>
        </w:tc>
        <w:tc>
          <w:tcPr>
            <w:tcW w:w="0" w:type="auto"/>
            <w:shd w:val="clear" w:color="auto" w:fill="auto"/>
            <w:vAlign w:val="center"/>
          </w:tcPr>
          <w:p w:rsidR="001C4474" w:rsidRDefault="001C4474" w:rsidP="00CC4782">
            <w:pPr>
              <w:rPr>
                <w:rFonts w:ascii="Times" w:hAnsi="Times"/>
              </w:rPr>
            </w:pPr>
            <w:r>
              <w:t xml:space="preserve">{index1}={term1} with {index2}={term2}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patterns: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starts with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 {word-start}* </w:t>
            </w:r>
            <w:r w:rsidRPr="001C4474">
              <w:rPr>
                <w:lang w:val="en-US"/>
              </w:rPr>
              <w:br/>
              <w:t xml:space="preserve">[ccs].w = ^{word-start} </w:t>
            </w:r>
            <w:r w:rsidRPr="001C4474">
              <w:rPr>
                <w:lang w:val="en-US"/>
              </w:rPr>
              <w:br/>
              <w:t xml:space="preserve">[ccs].w =^ {word-start} </w:t>
            </w:r>
          </w:p>
        </w:tc>
        <w:tc>
          <w:tcPr>
            <w:tcW w:w="0" w:type="auto"/>
            <w:shd w:val="clear" w:color="auto" w:fill="auto"/>
            <w:vAlign w:val="center"/>
          </w:tcPr>
          <w:p w:rsidR="001C4474" w:rsidRDefault="001C4474" w:rsidP="00CC4782">
            <w:pPr>
              <w:rPr>
                <w:rFonts w:ascii="Times" w:hAnsi="Times"/>
              </w:rPr>
            </w:pPr>
            <w:r>
              <w:t xml:space="preserve">{word-start}*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ends with </w:t>
            </w:r>
          </w:p>
        </w:tc>
        <w:tc>
          <w:tcPr>
            <w:tcW w:w="0" w:type="auto"/>
            <w:shd w:val="clear" w:color="auto" w:fill="auto"/>
            <w:vAlign w:val="center"/>
          </w:tcPr>
          <w:p w:rsidR="001C4474" w:rsidRDefault="001C4474" w:rsidP="00CC4782">
            <w:pPr>
              <w:rPr>
                <w:rFonts w:ascii="Times" w:hAnsi="Times"/>
              </w:rPr>
            </w:pPr>
            <w:r>
              <w:t xml:space="preserve">[ccs].w = *{word-end} </w:t>
            </w:r>
            <w:r>
              <w:br/>
              <w:t xml:space="preserve">[ccs].w = {word-end}^ </w:t>
            </w:r>
            <w:r>
              <w:br/>
              <w:t xml:space="preserve">[ccs].w ^= {word-end} </w:t>
            </w:r>
          </w:p>
        </w:tc>
        <w:tc>
          <w:tcPr>
            <w:tcW w:w="0" w:type="auto"/>
            <w:shd w:val="clear" w:color="auto" w:fill="auto"/>
            <w:vAlign w:val="center"/>
          </w:tcPr>
          <w:p w:rsidR="001C4474" w:rsidRDefault="001C4474" w:rsidP="00CC4782">
            <w:pPr>
              <w:rPr>
                <w:rFonts w:ascii="Times" w:hAnsi="Times"/>
              </w:rPr>
            </w:pPr>
            <w:r>
              <w:t xml:space="preserve">*{word-end}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contains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any {word-part} </w:t>
            </w:r>
            <w:r w:rsidRPr="001C4474">
              <w:rPr>
                <w:lang w:val="en-US"/>
              </w:rPr>
              <w:br/>
              <w:t xml:space="preserve">[ccs].w = *{word-part}* </w:t>
            </w:r>
          </w:p>
        </w:tc>
        <w:tc>
          <w:tcPr>
            <w:tcW w:w="0" w:type="auto"/>
            <w:shd w:val="clear" w:color="auto" w:fill="auto"/>
            <w:vAlign w:val="center"/>
          </w:tcPr>
          <w:p w:rsidR="001C4474" w:rsidRDefault="001C4474" w:rsidP="00CC4782">
            <w:pPr>
              <w:rPr>
                <w:rFonts w:ascii="Times" w:hAnsi="Times"/>
              </w:rPr>
            </w:pPr>
            <w:r>
              <w:t xml:space="preserve">/.*{word-part}.*/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boolean-operators: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w:t>
            </w:r>
          </w:p>
        </w:tc>
        <w:tc>
          <w:tcPr>
            <w:tcW w:w="0" w:type="auto"/>
            <w:shd w:val="clear" w:color="auto" w:fill="auto"/>
            <w:vAlign w:val="center"/>
          </w:tcPr>
          <w:p w:rsidR="001C4474" w:rsidRDefault="001C4474" w:rsidP="00CC4782">
            <w:pPr>
              <w:rPr>
                <w:rFonts w:ascii="Times" w:hAnsi="Times"/>
              </w:rPr>
            </w:pPr>
            <w:r>
              <w:t xml:space="preserve">and, &amp;, &amp;&amp; </w:t>
            </w:r>
          </w:p>
        </w:tc>
        <w:tc>
          <w:tcPr>
            <w:tcW w:w="0" w:type="auto"/>
            <w:shd w:val="clear" w:color="auto" w:fill="auto"/>
            <w:vAlign w:val="center"/>
          </w:tcPr>
          <w:p w:rsidR="001C4474" w:rsidRDefault="001C4474" w:rsidP="00CC4782">
            <w:pPr>
              <w:rPr>
                <w:rFonts w:ascii="Times" w:hAnsi="Times"/>
              </w:rPr>
            </w:pPr>
            <w:r>
              <w:t xml:space="preserve">&amp;&amp;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or </w:t>
            </w:r>
          </w:p>
        </w:tc>
        <w:tc>
          <w:tcPr>
            <w:tcW w:w="0" w:type="auto"/>
            <w:shd w:val="clear" w:color="auto" w:fill="auto"/>
            <w:vAlign w:val="center"/>
          </w:tcPr>
          <w:p w:rsidR="001C4474" w:rsidRDefault="001C4474" w:rsidP="00CC4782">
            <w:pPr>
              <w:rPr>
                <w:rFonts w:ascii="Times" w:hAnsi="Times"/>
              </w:rPr>
            </w:pPr>
            <w:r>
              <w:t xml:space="preserve">or, |, </w:t>
            </w:r>
            <w:r>
              <w:rPr>
                <w:rStyle w:val="HTMLSchreibmaschine"/>
              </w:rPr>
              <w:t>||</w:t>
            </w:r>
            <w:r>
              <w:t xml:space="preserve"> </w:t>
            </w:r>
          </w:p>
        </w:tc>
        <w:tc>
          <w:tcPr>
            <w:tcW w:w="0" w:type="auto"/>
            <w:shd w:val="clear" w:color="auto" w:fill="auto"/>
            <w:vAlign w:val="center"/>
          </w:tcPr>
          <w:p w:rsidR="001C4474" w:rsidRDefault="001C4474" w:rsidP="00CC4782">
            <w:pPr>
              <w:rPr>
                <w:rFonts w:ascii="Times" w:hAnsi="Times"/>
              </w:rPr>
            </w:pPr>
            <w:r>
              <w:rPr>
                <w:rStyle w:val="HTMLSchreibmaschine"/>
              </w:rPr>
              <w:t>||</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not </w:t>
            </w:r>
          </w:p>
        </w:tc>
        <w:tc>
          <w:tcPr>
            <w:tcW w:w="0" w:type="auto"/>
            <w:shd w:val="clear" w:color="auto" w:fill="auto"/>
            <w:vAlign w:val="center"/>
          </w:tcPr>
          <w:p w:rsidR="001C4474" w:rsidRDefault="001C4474" w:rsidP="00CC4782">
            <w:pPr>
              <w:rPr>
                <w:rFonts w:ascii="Times" w:hAnsi="Times"/>
              </w:rPr>
            </w:pPr>
            <w:r>
              <w:t xml:space="preserve">not, ! | ! </w:t>
            </w:r>
          </w:p>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lastRenderedPageBreak/>
              <w:t>distance-operators: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sequence, phrase </w:t>
            </w:r>
          </w:p>
        </w:tc>
        <w:tc>
          <w:tcPr>
            <w:tcW w:w="0" w:type="auto"/>
            <w:shd w:val="clear" w:color="auto" w:fill="auto"/>
            <w:vAlign w:val="center"/>
          </w:tcPr>
          <w:p w:rsidR="001C4474" w:rsidRDefault="001C4474" w:rsidP="00CC4782">
            <w:pPr>
              <w:rPr>
                <w:rFonts w:ascii="Times" w:hAnsi="Times"/>
              </w:rPr>
            </w:pPr>
            <w:r>
              <w:t xml:space="preserve">"{phrase}" </w:t>
            </w:r>
          </w:p>
        </w:tc>
        <w:tc>
          <w:tcPr>
            <w:tcW w:w="0" w:type="auto"/>
            <w:shd w:val="clear" w:color="auto" w:fill="auto"/>
            <w:vAlign w:val="center"/>
          </w:tcPr>
          <w:p w:rsidR="001C4474" w:rsidRDefault="001C4474" w:rsidP="00CC4782">
            <w:pPr>
              <w:rPr>
                <w:rFonts w:ascii="Times" w:hAnsi="Times"/>
              </w:rPr>
            </w:pPr>
            <w:r>
              <w:t xml:space="preserve">"{phrase}"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&lt; {max-distance} </w:t>
            </w:r>
            <w:r w:rsidRPr="001C4474">
              <w:rPr>
                <w:lang w:val="en-US"/>
              </w:rPr>
              <w:br/>
              <w:t xml:space="preserve">prox/w/&lt;{max-distance} </w:t>
            </w:r>
          </w:p>
        </w:tc>
        <w:tc>
          <w:tcPr>
            <w:tcW w:w="0" w:type="auto"/>
            <w:shd w:val="clear" w:color="auto" w:fill="auto"/>
            <w:vAlign w:val="center"/>
          </w:tcPr>
          <w:p w:rsidR="001C4474" w:rsidRDefault="001C4474" w:rsidP="00CC4782">
            <w:pPr>
              <w:rPr>
                <w:rFonts w:ascii="Times" w:hAnsi="Times"/>
              </w:rPr>
            </w:pPr>
            <w:r>
              <w:t xml:space="preserve">#{max-distance} </w:t>
            </w:r>
          </w:p>
        </w:tc>
      </w:tr>
      <w:tr w:rsidR="001C4474" w:rsidRPr="00500318"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 {distance} </w:t>
            </w:r>
            <w:r w:rsidRPr="001C4474">
              <w:rPr>
                <w:lang w:val="en-US"/>
              </w:rPr>
              <w:br/>
              <w:t xml:space="preserve">prox/w/{distance} </w:t>
            </w:r>
          </w:p>
        </w:tc>
        <w:tc>
          <w:tcPr>
            <w:tcW w:w="0" w:type="auto"/>
            <w:shd w:val="clear" w:color="auto" w:fill="auto"/>
            <w:vAlign w:val="center"/>
          </w:tcPr>
          <w:p w:rsidR="001C4474" w:rsidRPr="001C4474" w:rsidRDefault="001C4474" w:rsidP="00CC4782">
            <w:pPr>
              <w:rPr>
                <w:rFonts w:ascii="Times" w:hAnsi="Times"/>
                <w:lang w:val="en-US"/>
              </w:rPr>
            </w:pPr>
            <w:r w:rsidRPr="001C4474">
              <w:rPr>
                <w:i/>
                <w:lang w:val="en-US"/>
              </w:rPr>
              <w:t>?:</w:t>
            </w:r>
            <w:r w:rsidRPr="001C4474">
              <w:rPr>
                <w:lang w:val="en-US"/>
              </w:rPr>
              <w:t xml:space="preserve"> NEAR({Q1};{Q2};{distance}) &amp;&amp; ! NEAR({Q1};{Q2};{distance - 1}) </w:t>
            </w:r>
          </w:p>
        </w:tc>
      </w:tr>
      <w:tr w:rsidR="001C4474" w:rsidRPr="00500318"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unordered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prox/unit=word/bidirectional/distance = {distance} </w:t>
            </w:r>
            <w:r w:rsidRPr="001C4474">
              <w:rPr>
                <w:lang w:val="en-US"/>
              </w:rPr>
              <w:br/>
              <w:t xml:space="preserve">prox/w/bi/&gt;={distance}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NEAR({Q1};{Q2};{max-distance})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window </w:t>
            </w:r>
          </w:p>
        </w:tc>
        <w:tc>
          <w:tcPr>
            <w:tcW w:w="0" w:type="auto"/>
            <w:shd w:val="clear" w:color="auto" w:fill="auto"/>
            <w:vAlign w:val="center"/>
          </w:tcPr>
          <w:p w:rsidR="001C4474" w:rsidRDefault="001C4474" w:rsidP="00CC4782">
            <w:pPr>
              <w:rPr>
                <w:rFonts w:ascii="Times" w:hAnsi="Times"/>
              </w:rPr>
            </w:pPr>
            <w:r>
              <w:t xml:space="preserve">? see </w:t>
            </w:r>
            <w:hyperlink r:id="rId42" w:anchor="OpenIssues" w:history="1">
              <w:r>
                <w:rPr>
                  <w:rStyle w:val="Hyperlink"/>
                </w:rPr>
                <w:t>#OpenIssues</w:t>
              </w:r>
            </w:hyperlink>
            <w:r>
              <w:t xml:space="preserve"> </w:t>
            </w:r>
          </w:p>
        </w:tc>
        <w:tc>
          <w:tcPr>
            <w:tcW w:w="0" w:type="auto"/>
            <w:shd w:val="clear" w:color="auto" w:fill="auto"/>
            <w:vAlign w:val="center"/>
          </w:tcPr>
          <w:p w:rsidR="001C4474" w:rsidRDefault="001C4474" w:rsidP="00CC4782">
            <w:pPr>
              <w:rPr>
                <w:rFonts w:ascii="Times" w:hAnsi="Times"/>
              </w:rPr>
            </w:pPr>
            <w:r>
              <w:t xml:space="preserve">near({Q1};{Q2};{Q3};{max-distance})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term within annotation </w:t>
            </w:r>
          </w:p>
        </w:tc>
        <w:tc>
          <w:tcPr>
            <w:tcW w:w="0" w:type="auto"/>
            <w:shd w:val="clear" w:color="auto" w:fill="auto"/>
            <w:vAlign w:val="center"/>
          </w:tcPr>
          <w:p w:rsidR="001C4474" w:rsidRDefault="001C4474" w:rsidP="00CC4782">
            <w:pPr>
              <w:rPr>
                <w:rFonts w:ascii="Times" w:hAnsi="Times"/>
              </w:rPr>
            </w:pPr>
            <w:r>
              <w:t xml:space="preserve">ccs.{annotationIndex} any {term} </w:t>
            </w:r>
          </w:p>
        </w:tc>
        <w:tc>
          <w:tcPr>
            <w:tcW w:w="0" w:type="auto"/>
            <w:shd w:val="clear" w:color="auto" w:fill="auto"/>
            <w:vAlign w:val="center"/>
          </w:tcPr>
          <w:p w:rsidR="001C4474" w:rsidRDefault="001C4474" w:rsidP="00CC4782">
            <w:pPr>
              <w:rPr>
                <w:rFonts w:ascii="Times" w:hAnsi="Times"/>
              </w:rPr>
            </w:pPr>
            <w:r>
              <w:t xml:space="preserve">{term} #within {annotationIndex}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bibliographic-metadata:</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bib-field </w:t>
            </w:r>
          </w:p>
        </w:tc>
        <w:tc>
          <w:tcPr>
            <w:tcW w:w="0" w:type="auto"/>
            <w:shd w:val="clear" w:color="auto" w:fill="auto"/>
            <w:vAlign w:val="center"/>
          </w:tcPr>
          <w:p w:rsidR="001C4474" w:rsidRDefault="001C4474" w:rsidP="00CC4782">
            <w:pPr>
              <w:rPr>
                <w:rFonts w:ascii="Times" w:hAnsi="Times"/>
              </w:rPr>
            </w:pPr>
            <w:r>
              <w:t xml:space="preserve">{index} any {term} </w:t>
            </w:r>
          </w:p>
        </w:tc>
        <w:tc>
          <w:tcPr>
            <w:tcW w:w="0" w:type="auto"/>
            <w:shd w:val="clear" w:color="auto" w:fill="auto"/>
            <w:vAlign w:val="center"/>
          </w:tcPr>
          <w:p w:rsidR="001C4474" w:rsidRDefault="001C4474" w:rsidP="00CC4782">
            <w:pPr>
              <w:rPr>
                <w:rFonts w:ascii="Times" w:hAnsi="Times"/>
              </w:rPr>
            </w:pPr>
            <w:r>
              <w:t xml:space="preserve">#has_field[{index},{term}] </w:t>
            </w:r>
          </w:p>
        </w:tc>
      </w:tr>
      <w:tr w:rsidR="001C4474" w:rsidRPr="00500318" w:rsidTr="001C4474">
        <w:trPr>
          <w:tblCellSpacing w:w="15" w:type="dxa"/>
        </w:trPr>
        <w:tc>
          <w:tcPr>
            <w:tcW w:w="0" w:type="auto"/>
            <w:shd w:val="clear" w:color="auto" w:fill="auto"/>
            <w:vAlign w:val="center"/>
          </w:tcPr>
          <w:p w:rsidR="001C4474" w:rsidRDefault="001C4474" w:rsidP="00CC4782">
            <w:pPr>
              <w:rPr>
                <w:rFonts w:ascii="Times" w:hAnsi="Times"/>
              </w:rPr>
            </w:pPr>
            <w:r>
              <w:t xml:space="preserve">date-range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dc.date &lt; {date_from} and dc.date &gt; {date_to}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#less_by_date[{date_from}, {date_to}]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further query options: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case-sensitive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{corpus option} </w:t>
            </w:r>
          </w:p>
        </w:tc>
      </w:tr>
      <w:tr w:rsidR="001C4474" w:rsidRPr="00500318" w:rsidTr="001C4474">
        <w:trPr>
          <w:tblCellSpacing w:w="15" w:type="dxa"/>
        </w:trPr>
        <w:tc>
          <w:tcPr>
            <w:tcW w:w="0" w:type="auto"/>
            <w:shd w:val="clear" w:color="auto" w:fill="auto"/>
            <w:vAlign w:val="center"/>
          </w:tcPr>
          <w:p w:rsidR="001C4474" w:rsidRDefault="001C4474" w:rsidP="00CC4782">
            <w:pPr>
              <w:rPr>
                <w:rFonts w:ascii="Times" w:hAnsi="Times"/>
              </w:rPr>
            </w:pPr>
            <w:r>
              <w:t xml:space="preserve">sort clause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{whole-query} sortBy {index-list}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#greater_by[{bib-field}] </w:t>
            </w:r>
            <w:r w:rsidRPr="001C4474">
              <w:rPr>
                <w:lang w:val="en-US"/>
              </w:rPr>
              <w:br/>
              <w:t xml:space="preserve">#less_by[{bib-field}]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restrict to subcorpus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{query} :{defined-subcorpus-list,} </w:t>
            </w:r>
          </w:p>
        </w:tc>
      </w:tr>
    </w:tbl>
    <w:p w:rsidR="004278D3" w:rsidRDefault="004278D3" w:rsidP="004278D3">
      <w:pPr>
        <w:pStyle w:val="AppendixTitleLevel2"/>
        <w:rPr>
          <w:lang w:val="en-US"/>
        </w:rPr>
      </w:pPr>
      <w:bookmarkStart w:id="221" w:name="_Toc287824993"/>
      <w:r>
        <w:rPr>
          <w:lang w:val="en-US"/>
        </w:rPr>
        <w:t>SRU -&gt; CQP</w:t>
      </w:r>
      <w:bookmarkEnd w:id="221"/>
    </w:p>
    <w:p w:rsidR="00573736" w:rsidRDefault="00573736" w:rsidP="00573736">
      <w:pPr>
        <w:pStyle w:val="AppendixTitleLevel2"/>
        <w:rPr>
          <w:lang w:val="en-US"/>
        </w:rPr>
      </w:pPr>
      <w:bookmarkStart w:id="222" w:name="_Toc287824994"/>
      <w:r>
        <w:rPr>
          <w:lang w:val="en-US"/>
        </w:rPr>
        <w:t>SRU -&gt; manatee</w:t>
      </w:r>
      <w:bookmarkEnd w:id="222"/>
    </w:p>
    <w:p w:rsidR="003A20FF" w:rsidRDefault="003A20FF" w:rsidP="003A20FF">
      <w:pPr>
        <w:pStyle w:val="AppendixTitleLevel2"/>
        <w:rPr>
          <w:lang w:val="en-US"/>
        </w:rPr>
      </w:pPr>
      <w:bookmarkStart w:id="223" w:name="_Toc287824995"/>
      <w:r>
        <w:rPr>
          <w:lang w:val="en-US"/>
        </w:rPr>
        <w:t>Other potential protocols / query languages</w:t>
      </w:r>
      <w:bookmarkEnd w:id="223"/>
    </w:p>
    <w:p w:rsidR="003A20FF" w:rsidRDefault="003A20FF" w:rsidP="003A20FF">
      <w:pPr>
        <w:rPr>
          <w:lang w:val="en-US"/>
        </w:rPr>
      </w:pPr>
      <w:r>
        <w:rPr>
          <w:lang w:val="en-US"/>
        </w:rPr>
        <w:t>T</w:t>
      </w:r>
      <w:r w:rsidRPr="001D52CE">
        <w:rPr>
          <w:lang w:val="en-US"/>
        </w:rPr>
        <w:t xml:space="preserve">here are other existing proposals/protocols </w:t>
      </w:r>
      <w:r>
        <w:rPr>
          <w:lang w:val="en-US"/>
        </w:rPr>
        <w:t xml:space="preserve">for search services </w:t>
      </w:r>
      <w:r w:rsidRPr="001D52CE">
        <w:rPr>
          <w:lang w:val="en-US"/>
        </w:rPr>
        <w:t xml:space="preserve">which </w:t>
      </w:r>
      <w:r>
        <w:rPr>
          <w:lang w:val="en-US"/>
        </w:rPr>
        <w:t>should be at least kept notice of.</w:t>
      </w:r>
    </w:p>
    <w:p w:rsidR="003A20FF" w:rsidRPr="001D52CE" w:rsidRDefault="003A20FF" w:rsidP="003A20FF">
      <w:pPr>
        <w:pStyle w:val="TermDef"/>
      </w:pPr>
      <w:r>
        <w:t>OpenSearch</w:t>
      </w:r>
    </w:p>
    <w:p w:rsidR="003A20FF" w:rsidRDefault="00125AB8" w:rsidP="003A20FF">
      <w:pPr>
        <w:pStyle w:val="TermExplain"/>
      </w:pPr>
      <w:hyperlink r:id="rId43" w:history="1">
        <w:r w:rsidR="003A20FF" w:rsidRPr="00614274">
          <w:rPr>
            <w:rStyle w:val="Hyperlink"/>
          </w:rPr>
          <w:t>http://www.opensearch.org/</w:t>
        </w:r>
      </w:hyperlink>
      <w:r w:rsidR="003A20FF" w:rsidRPr="001D52CE">
        <w:t xml:space="preserve"> </w:t>
      </w:r>
      <w:r w:rsidR="003A20FF" w:rsidRPr="001D52CE">
        <w:br/>
        <w:t xml:space="preserve">interesting article </w:t>
      </w:r>
      <w:r w:rsidR="003A20FF">
        <w:t>comparing OpenSearch</w:t>
      </w:r>
      <w:r w:rsidR="003A20FF" w:rsidRPr="001D52CE">
        <w:t xml:space="preserve"> and SRU/SRW </w:t>
      </w:r>
      <w:r w:rsidR="003A20FF">
        <w:t>(2010-07)</w:t>
      </w:r>
      <w:r w:rsidR="003A20FF" w:rsidRPr="001D52CE">
        <w:t xml:space="preserve">: </w:t>
      </w:r>
      <w:hyperlink r:id="rId44" w:history="1">
        <w:r w:rsidR="003A20FF" w:rsidRPr="00614274">
          <w:rPr>
            <w:rStyle w:val="Hyperlink"/>
          </w:rPr>
          <w:t>http://dlib.org/dlib/july10/hammond/07hammond.html</w:t>
        </w:r>
      </w:hyperlink>
      <w:r w:rsidR="003A20FF" w:rsidRPr="001D52CE">
        <w:t xml:space="preserve"> </w:t>
      </w:r>
    </w:p>
    <w:p w:rsidR="003A20FF" w:rsidRDefault="003A20FF" w:rsidP="003A20FF">
      <w:pPr>
        <w:pStyle w:val="TermExplain"/>
      </w:pPr>
      <w:r>
        <w:t xml:space="preserve">As one of the 7 documents the </w:t>
      </w:r>
      <w:r w:rsidRPr="006E670D">
        <w:rPr>
          <w:rStyle w:val="NamedEntityZchn"/>
        </w:rPr>
        <w:t>Search WS TC</w:t>
      </w:r>
      <w:r>
        <w:t xml:space="preserve"> actually already provides a binding of the APD to OpenSearch (2008-06-30)</w:t>
      </w:r>
    </w:p>
    <w:p w:rsidR="003A20FF" w:rsidRPr="001D52CE" w:rsidRDefault="003A20FF" w:rsidP="003A20FF">
      <w:pPr>
        <w:pStyle w:val="TermDef"/>
      </w:pPr>
      <w:r>
        <w:t>Lucene</w:t>
      </w:r>
    </w:p>
    <w:p w:rsidR="003A20FF" w:rsidRDefault="003A20FF" w:rsidP="003A20FF">
      <w:pPr>
        <w:pStyle w:val="TermExplain"/>
      </w:pPr>
      <w:r w:rsidRPr="00A05645">
        <w:t xml:space="preserve">an Apache project: pure Java </w:t>
      </w:r>
      <w:r>
        <w:t>scalable full-text search engine, operates on a flat model of documents having fields; u</w:t>
      </w:r>
      <w:r w:rsidRPr="0063484E">
        <w:t>nderlying Apache solr</w:t>
      </w:r>
      <w:r>
        <w:t xml:space="preserve"> (used for the second version of CLARIN’s facetted browser: </w:t>
      </w:r>
      <w:r w:rsidRPr="003A20FF">
        <w:rPr>
          <w:rStyle w:val="NamedEntityZchn"/>
        </w:rPr>
        <w:t>VLO</w:t>
      </w:r>
      <w:r>
        <w:t xml:space="preserve">) </w:t>
      </w:r>
    </w:p>
    <w:p w:rsidR="003A20FF" w:rsidRPr="0063484E" w:rsidRDefault="003A20FF" w:rsidP="003A20FF">
      <w:pPr>
        <w:pStyle w:val="TermExplain"/>
      </w:pPr>
      <w:r>
        <w:t xml:space="preserve">Query syntax: </w:t>
      </w:r>
      <w:hyperlink r:id="rId45" w:history="1">
        <w:r w:rsidRPr="00614274">
          <w:rPr>
            <w:rStyle w:val="Hyperlink"/>
          </w:rPr>
          <w:t>http://lucene.apache.org/java/3_0_0/queryparsersyntax.html</w:t>
        </w:r>
      </w:hyperlink>
      <w:r w:rsidRPr="0063484E">
        <w:t xml:space="preserve"> </w:t>
      </w:r>
    </w:p>
    <w:p w:rsidR="003A20FF" w:rsidRPr="00A05645" w:rsidRDefault="003A20FF" w:rsidP="003A20FF">
      <w:pPr>
        <w:pStyle w:val="TermDef"/>
      </w:pPr>
      <w:r>
        <w:t>YQL</w:t>
      </w:r>
    </w:p>
    <w:p w:rsidR="003A20FF" w:rsidRDefault="003A20FF" w:rsidP="003A20FF">
      <w:pPr>
        <w:pStyle w:val="TermExplain"/>
      </w:pPr>
      <w:r w:rsidRPr="001D52CE">
        <w:t>Yahoo Query Language</w:t>
      </w:r>
      <w:r w:rsidRPr="001D52CE">
        <w:br/>
      </w:r>
      <w:hyperlink r:id="rId46" w:history="1">
        <w:r w:rsidRPr="00614274">
          <w:rPr>
            <w:rStyle w:val="Hyperlink"/>
          </w:rPr>
          <w:t>http://developer.yahoo.com/yql/</w:t>
        </w:r>
      </w:hyperlink>
      <w:r w:rsidRPr="001D52CE">
        <w:t xml:space="preserve"> </w:t>
      </w:r>
    </w:p>
    <w:p w:rsidR="003A20FF" w:rsidRPr="003A20FF" w:rsidRDefault="003A20FF" w:rsidP="003A20FF">
      <w:pPr>
        <w:rPr>
          <w:lang w:val="en-US"/>
        </w:rPr>
      </w:pPr>
    </w:p>
    <w:p w:rsidR="00726E37" w:rsidRDefault="00726E37" w:rsidP="00FC1B24">
      <w:pPr>
        <w:pStyle w:val="Appendix-Title"/>
      </w:pPr>
      <w:bookmarkStart w:id="224" w:name="_Toc287824996"/>
      <w:r>
        <w:t>From Repository to ResourceFragment View</w:t>
      </w:r>
      <w:bookmarkEnd w:id="224"/>
    </w:p>
    <w:p w:rsidR="00726E37" w:rsidRDefault="00726E37" w:rsidP="007B72E4">
      <w:pPr>
        <w:pStyle w:val="ExampleCode"/>
      </w:pPr>
      <w:r>
        <w:t xml:space="preserve">Repository </w:t>
      </w:r>
    </w:p>
    <w:p w:rsidR="00726E37" w:rsidRDefault="00726E37" w:rsidP="007B72E4">
      <w:pPr>
        <w:pStyle w:val="ExampleCode"/>
      </w:pPr>
      <w:r>
        <w:t>Collection</w:t>
      </w:r>
    </w:p>
    <w:p w:rsidR="00726E37" w:rsidRDefault="00726E37" w:rsidP="007B72E4">
      <w:pPr>
        <w:pStyle w:val="ExampleCode"/>
      </w:pPr>
      <w:r>
        <w:t xml:space="preserve">  Subcollection</w:t>
      </w:r>
    </w:p>
    <w:p w:rsidR="00726E37" w:rsidRDefault="00726E37" w:rsidP="007B72E4">
      <w:pPr>
        <w:pStyle w:val="ExampleCode"/>
      </w:pPr>
      <w:r>
        <w:t xml:space="preserve">    Resource</w:t>
      </w:r>
    </w:p>
    <w:p w:rsidR="00726E37" w:rsidRDefault="00726E37" w:rsidP="007B72E4">
      <w:pPr>
        <w:pStyle w:val="ExampleCode"/>
      </w:pPr>
      <w:r>
        <w:t xml:space="preserve">       Fragment</w:t>
      </w:r>
    </w:p>
    <w:p w:rsidR="00FC1B24" w:rsidRDefault="00FC1B24" w:rsidP="00FC1B24">
      <w:pPr>
        <w:pStyle w:val="Appendix-Title"/>
      </w:pPr>
      <w:bookmarkStart w:id="225" w:name="_TCF"/>
      <w:bookmarkStart w:id="226" w:name="_Toc287824997"/>
      <w:bookmarkStart w:id="227" w:name="_Ref283903580"/>
      <w:bookmarkEnd w:id="225"/>
      <w:r>
        <w:t>Related Formats</w:t>
      </w:r>
      <w:bookmarkEnd w:id="226"/>
    </w:p>
    <w:p w:rsidR="00A040CD" w:rsidRDefault="00A040CD" w:rsidP="00A040CD">
      <w:pPr>
        <w:pStyle w:val="Remark"/>
      </w:pPr>
      <w:r>
        <w:t>we should provide the xml at least here with syntax highlighting.</w:t>
      </w:r>
    </w:p>
    <w:p w:rsidR="00A040CD" w:rsidRPr="00A040CD" w:rsidRDefault="00A040CD" w:rsidP="00A040CD">
      <w:pPr>
        <w:pStyle w:val="Remark"/>
      </w:pPr>
      <w:r>
        <w:t>links to schemas and docs</w:t>
      </w:r>
    </w:p>
    <w:p w:rsidR="00A040CD" w:rsidRDefault="00A040CD" w:rsidP="00A040CD">
      <w:pPr>
        <w:pStyle w:val="AppendixTitleLevel2"/>
        <w:rPr>
          <w:lang w:val="en-US"/>
        </w:rPr>
      </w:pPr>
      <w:bookmarkStart w:id="228" w:name="_Annotation_file_EAF-format"/>
      <w:bookmarkStart w:id="229" w:name="_Toc287824998"/>
      <w:bookmarkStart w:id="230" w:name="_Ref283839603"/>
      <w:bookmarkStart w:id="231" w:name="_Ref284069833"/>
      <w:bookmarkEnd w:id="228"/>
      <w:r w:rsidRPr="00A040CD">
        <w:rPr>
          <w:lang w:val="en-US"/>
        </w:rPr>
        <w:t>SRU</w:t>
      </w:r>
      <w:r>
        <w:rPr>
          <w:lang w:val="en-US"/>
        </w:rPr>
        <w:t>:  searchRetrieve()</w:t>
      </w:r>
      <w:bookmarkEnd w:id="229"/>
    </w:p>
    <w:p w:rsidR="00A040CD" w:rsidRDefault="00A040CD" w:rsidP="00A040CD">
      <w:pPr>
        <w:pStyle w:val="AppendixTitleLevel2"/>
        <w:rPr>
          <w:lang w:val="en-US"/>
        </w:rPr>
      </w:pPr>
      <w:bookmarkStart w:id="232" w:name="_Toc287824999"/>
      <w:r w:rsidRPr="00A040CD">
        <w:rPr>
          <w:lang w:val="en-US"/>
        </w:rPr>
        <w:t>SRU</w:t>
      </w:r>
      <w:r>
        <w:rPr>
          <w:lang w:val="en-US"/>
        </w:rPr>
        <w:t>:  scan()</w:t>
      </w:r>
      <w:bookmarkEnd w:id="232"/>
    </w:p>
    <w:p w:rsidR="00A040CD" w:rsidRPr="00A040CD" w:rsidRDefault="00A040CD" w:rsidP="00A040CD">
      <w:pPr>
        <w:pStyle w:val="AppendixTitleLevel2"/>
        <w:rPr>
          <w:lang w:val="en-US"/>
        </w:rPr>
      </w:pPr>
      <w:bookmarkStart w:id="233" w:name="_Ref284192059"/>
      <w:bookmarkStart w:id="234" w:name="_Ref284192064"/>
      <w:bookmarkStart w:id="235" w:name="_Toc287825000"/>
      <w:r w:rsidRPr="00A040CD">
        <w:rPr>
          <w:lang w:val="en-US"/>
        </w:rPr>
        <w:t>ZeeRex explain record</w:t>
      </w:r>
      <w:bookmarkEnd w:id="230"/>
      <w:bookmarkEnd w:id="233"/>
      <w:bookmarkEnd w:id="234"/>
      <w:bookmarkEnd w:id="235"/>
    </w:p>
    <w:p w:rsidR="00A040CD" w:rsidRPr="00111508" w:rsidRDefault="00A040CD" w:rsidP="00A040CD">
      <w:pPr>
        <w:pStyle w:val="ExampleCode"/>
      </w:pPr>
      <w:r w:rsidRPr="00111508">
        <w:t>&lt;sru:explainResponse xmlns:sru="http://www.loc.gov/zing/srw/"&gt;</w:t>
      </w:r>
    </w:p>
    <w:p w:rsidR="00A040CD" w:rsidRPr="00111508" w:rsidRDefault="00A040CD" w:rsidP="00A040CD">
      <w:pPr>
        <w:pStyle w:val="ExampleCode"/>
      </w:pPr>
      <w:r w:rsidRPr="00111508">
        <w:tab/>
        <w:t>...</w:t>
      </w:r>
    </w:p>
    <w:p w:rsidR="00A040CD" w:rsidRPr="00111508" w:rsidRDefault="00A040CD" w:rsidP="00A040CD">
      <w:pPr>
        <w:pStyle w:val="ExampleCode"/>
      </w:pPr>
      <w:r w:rsidRPr="00111508">
        <w:t xml:space="preserve">   &lt;zr:explain xmlns:zr="http://explain.z3950.org/dtd/2.1/"&gt;</w:t>
      </w:r>
    </w:p>
    <w:p w:rsidR="00A040CD" w:rsidRPr="00111508" w:rsidRDefault="00A040CD" w:rsidP="00A040CD">
      <w:pPr>
        <w:pStyle w:val="ExampleCode"/>
      </w:pPr>
      <w:r w:rsidRPr="00111508">
        <w:t xml:space="preserve">     &lt;zr:serverInfo protocol="SRU" version="1.2" transport="http"</w:t>
      </w:r>
    </w:p>
    <w:p w:rsidR="00A040CD" w:rsidRPr="00111508" w:rsidRDefault="00A040CD" w:rsidP="00A040CD">
      <w:pPr>
        <w:pStyle w:val="ExampleCode"/>
      </w:pPr>
      <w:r w:rsidRPr="00111508">
        <w:t xml:space="preserve">                    method="GET POST SOAP"&gt;</w:t>
      </w:r>
    </w:p>
    <w:p w:rsidR="00A040CD" w:rsidRPr="00111508" w:rsidRDefault="00A040CD" w:rsidP="00A040CD">
      <w:pPr>
        <w:pStyle w:val="ExampleCode"/>
      </w:pPr>
      <w:r w:rsidRPr="00111508">
        <w:t xml:space="preserve">        &lt;zr:host&gt;myserver.com&lt;/zr:host&gt;</w:t>
      </w:r>
    </w:p>
    <w:p w:rsidR="00A040CD" w:rsidRPr="00111508" w:rsidRDefault="00A040CD" w:rsidP="00A040CD">
      <w:pPr>
        <w:pStyle w:val="ExampleCode"/>
      </w:pPr>
      <w:r w:rsidRPr="00111508">
        <w:t xml:space="preserve">        &lt;zr:port&gt;80&lt;/zr:port&gt;</w:t>
      </w:r>
    </w:p>
    <w:p w:rsidR="00A040CD" w:rsidRPr="00111508" w:rsidRDefault="00A040CD" w:rsidP="00A040CD">
      <w:pPr>
        <w:pStyle w:val="ExampleCode"/>
      </w:pPr>
      <w:r w:rsidRPr="00111508">
        <w:t xml:space="preserve">        &lt;zr:database&gt;cgi/mysru&lt;/zr:database&gt;</w:t>
      </w:r>
    </w:p>
    <w:p w:rsidR="00A040CD" w:rsidRPr="00111508" w:rsidRDefault="00A040CD" w:rsidP="00A040CD">
      <w:pPr>
        <w:pStyle w:val="ExampleCode"/>
      </w:pPr>
      <w:r w:rsidRPr="00111508">
        <w:t xml:space="preserve">     &lt;/zr:serverInfo&gt;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&lt;title lang="en" primary="true"&gt;SRU Test Database&lt;/title&gt;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lastRenderedPageBreak/>
        <w:t xml:space="preserve">       &lt;zr:set name="dc" identifier="info:srw/cql-context-set/1/dc-v1.1"/&gt;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&lt;zr:map&gt;&lt;zr:name set="dc"&gt;title&lt;/zr:name&gt;&lt;/zr:map&gt;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t xml:space="preserve">     &lt;zr:schemaInfo&gt;</w:t>
      </w:r>
    </w:p>
    <w:p w:rsidR="00A040CD" w:rsidRPr="00111508" w:rsidRDefault="00A040CD" w:rsidP="00A040CD">
      <w:pPr>
        <w:pStyle w:val="ExampleCode"/>
        <w:rPr>
          <w:lang w:val="de-AT"/>
        </w:rPr>
      </w:pPr>
      <w:r w:rsidRPr="00111508">
        <w:t xml:space="preserve">        </w:t>
      </w:r>
      <w:r w:rsidRPr="00111508">
        <w:rPr>
          <w:lang w:val="de-AT"/>
        </w:rPr>
        <w:t>&lt;zr:schema name="dc" identifier="info:srw/schema/1/dc-v1.1"&gt;</w:t>
      </w:r>
    </w:p>
    <w:p w:rsidR="00A040CD" w:rsidRPr="00111508" w:rsidRDefault="00A040CD" w:rsidP="00A040CD">
      <w:pPr>
        <w:pStyle w:val="ExampleCode"/>
      </w:pPr>
      <w:r w:rsidRPr="00111508">
        <w:rPr>
          <w:lang w:val="de-AT"/>
        </w:rPr>
        <w:t xml:space="preserve">          </w:t>
      </w:r>
      <w:r w:rsidRPr="00111508">
        <w:t>&lt;zr:title&gt;Simple Dublin Core&lt;/zr:title&gt;</w:t>
      </w:r>
    </w:p>
    <w:p w:rsidR="00A040CD" w:rsidRPr="00111508" w:rsidRDefault="00A040CD" w:rsidP="00A040CD">
      <w:pPr>
        <w:pStyle w:val="ExampleCode"/>
        <w:rPr>
          <w:lang w:val="de-AT"/>
        </w:rPr>
      </w:pPr>
      <w:r w:rsidRPr="00111508">
        <w:t xml:space="preserve">        </w:t>
      </w:r>
      <w:r w:rsidRPr="00111508">
        <w:rPr>
          <w:lang w:val="de-AT"/>
        </w:rPr>
        <w:t>&lt;/zr:schema&gt;</w:t>
      </w:r>
    </w:p>
    <w:p w:rsidR="00A040CD" w:rsidRPr="00111508" w:rsidRDefault="00A040CD" w:rsidP="00A040CD">
      <w:pPr>
        <w:pStyle w:val="ExampleCode"/>
        <w:rPr>
          <w:lang w:val="de-AT"/>
        </w:rPr>
      </w:pPr>
      <w:r w:rsidRPr="00111508">
        <w:rPr>
          <w:lang w:val="de-AT"/>
        </w:rPr>
        <w:t xml:space="preserve">     &lt;/zr:schemaInfo&gt;</w:t>
      </w:r>
    </w:p>
    <w:p w:rsidR="00A040CD" w:rsidRPr="00111508" w:rsidRDefault="00A040CD" w:rsidP="00A040CD">
      <w:pPr>
        <w:pStyle w:val="ExampleCode"/>
        <w:rPr>
          <w:lang w:val="de-AT"/>
        </w:rPr>
      </w:pPr>
      <w:r w:rsidRPr="00111508">
        <w:rPr>
          <w:lang w:val="de-AT"/>
        </w:rPr>
        <w:t xml:space="preserve">     &lt;zr:configInfo&gt;</w:t>
      </w:r>
    </w:p>
    <w:p w:rsidR="00A040CD" w:rsidRPr="00111508" w:rsidRDefault="00A040CD" w:rsidP="00A040CD">
      <w:pPr>
        <w:pStyle w:val="ExampleCode"/>
      </w:pPr>
      <w:r w:rsidRPr="00111508">
        <w:rPr>
          <w:lang w:val="de-AT"/>
        </w:rPr>
        <w:t xml:space="preserve">         </w:t>
      </w:r>
      <w:r w:rsidRPr="00111508">
        <w:t>&lt;zr:default type="numberOfRecords"&gt;1&lt;/zr:default&gt;</w:t>
      </w:r>
    </w:p>
    <w:p w:rsidR="00A040CD" w:rsidRPr="00111508" w:rsidRDefault="00A040CD" w:rsidP="00A040CD">
      <w:pPr>
        <w:pStyle w:val="ExampleCode"/>
      </w:pPr>
      <w:r w:rsidRPr="00111508">
        <w:t xml:space="preserve">         &lt;zr:setting type="maximumRecords"&gt;50&lt;/zr:setting&gt;</w:t>
      </w:r>
    </w:p>
    <w:p w:rsidR="00A040CD" w:rsidRPr="00111508" w:rsidRDefault="00A040CD" w:rsidP="00A040CD">
      <w:pPr>
        <w:pStyle w:val="ExampleCode"/>
      </w:pPr>
      <w:r w:rsidRPr="00111508">
        <w:t xml:space="preserve">         &lt;zr:supports type="proximity"/&gt;</w:t>
      </w:r>
    </w:p>
    <w:p w:rsidR="00A040CD" w:rsidRPr="00111508" w:rsidRDefault="00A040CD" w:rsidP="00A040CD">
      <w:pPr>
        <w:pStyle w:val="ExampleCode"/>
      </w:pPr>
      <w:r w:rsidRPr="00111508">
        <w:t xml:space="preserve">     &lt;/zr:configInfo&gt;</w:t>
      </w:r>
    </w:p>
    <w:p w:rsidR="00A040CD" w:rsidRPr="00111508" w:rsidRDefault="00A040CD" w:rsidP="00A040CD">
      <w:pPr>
        <w:pStyle w:val="ExampleCode"/>
      </w:pPr>
      <w:r w:rsidRPr="00111508">
        <w:t xml:space="preserve">    &lt;/zr:explain&gt;</w:t>
      </w:r>
    </w:p>
    <w:p w:rsidR="00A040CD" w:rsidRPr="00111508" w:rsidRDefault="00A040CD" w:rsidP="00A040CD">
      <w:pPr>
        <w:pStyle w:val="ExampleCode"/>
      </w:pPr>
    </w:p>
    <w:p w:rsidR="00A040CD" w:rsidRPr="00111508" w:rsidRDefault="00A040CD" w:rsidP="00A040CD">
      <w:pPr>
        <w:pStyle w:val="ExampleCode"/>
      </w:pPr>
      <w:r w:rsidRPr="00111508">
        <w:t xml:space="preserve">   &lt;/sru:recordData&gt;</w:t>
      </w:r>
    </w:p>
    <w:p w:rsidR="00A040CD" w:rsidRPr="00111508" w:rsidRDefault="00A040CD" w:rsidP="00A040CD">
      <w:pPr>
        <w:pStyle w:val="ExampleCode"/>
      </w:pPr>
      <w:r w:rsidRPr="00111508">
        <w:t xml:space="preserve"> &lt;/sru:record&gt;</w:t>
      </w:r>
    </w:p>
    <w:p w:rsidR="00A040CD" w:rsidRDefault="00A040CD" w:rsidP="00A040CD">
      <w:pPr>
        <w:pStyle w:val="ExampleCode"/>
      </w:pPr>
      <w:r w:rsidRPr="00111508">
        <w:t>&lt;/sru:explainResponse&gt;</w:t>
      </w:r>
    </w:p>
    <w:p w:rsidR="00A040CD" w:rsidRPr="006F0C36" w:rsidRDefault="00A040CD" w:rsidP="00A040CD">
      <w:pPr>
        <w:rPr>
          <w:lang w:val="en-US"/>
        </w:rPr>
      </w:pPr>
    </w:p>
    <w:p w:rsidR="00FC1B24" w:rsidRPr="001C4474" w:rsidRDefault="00FC1B24" w:rsidP="00FC1B24">
      <w:pPr>
        <w:pStyle w:val="Remark"/>
      </w:pPr>
    </w:p>
    <w:p w:rsidR="00A040CD" w:rsidRDefault="00A040CD" w:rsidP="00FC1B24">
      <w:pPr>
        <w:pStyle w:val="AppendixTitleLevel2"/>
      </w:pPr>
      <w:bookmarkStart w:id="236" w:name="_Toc287825001"/>
      <w:r>
        <w:t>CMD</w:t>
      </w:r>
      <w:bookmarkEnd w:id="236"/>
    </w:p>
    <w:p w:rsidR="00A040CD" w:rsidRPr="00A040CD" w:rsidRDefault="00A040CD" w:rsidP="00A040CD"/>
    <w:p w:rsidR="000D2FDF" w:rsidRDefault="000D2FDF" w:rsidP="00FC1B24">
      <w:pPr>
        <w:pStyle w:val="AppendixTitleLevel2"/>
      </w:pPr>
      <w:bookmarkStart w:id="237" w:name="_Ref284192237"/>
      <w:bookmarkStart w:id="238" w:name="_Toc287825002"/>
      <w:r>
        <w:t>Annotation file EAF-format</w:t>
      </w:r>
      <w:bookmarkEnd w:id="227"/>
      <w:bookmarkEnd w:id="231"/>
      <w:bookmarkEnd w:id="237"/>
      <w:bookmarkEnd w:id="238"/>
    </w:p>
    <w:p w:rsidR="00CF71B5" w:rsidRDefault="006A6456" w:rsidP="000D2FDF">
      <w:pPr>
        <w:rPr>
          <w:lang w:val="en-US"/>
        </w:rPr>
      </w:pPr>
      <w:r>
        <w:rPr>
          <w:lang w:val="en-US"/>
        </w:rPr>
        <w:t>Here you can find the corresponding IMDI-File:</w:t>
      </w:r>
    </w:p>
    <w:p w:rsidR="006F0C36" w:rsidRPr="006F0C36" w:rsidRDefault="00125AB8" w:rsidP="000D2FDF">
      <w:pPr>
        <w:rPr>
          <w:lang w:val="en-US"/>
        </w:rPr>
      </w:pPr>
      <w:r>
        <w:fldChar w:fldCharType="begin"/>
      </w:r>
      <w:r w:rsidRPr="00125AB8">
        <w:rPr>
          <w:lang w:val="en-US"/>
          <w:rPrChange w:id="239" w:author="Administrator" w:date="2011-03-05T21:28:00Z">
            <w:rPr/>
          </w:rPrChange>
        </w:rPr>
        <w:instrText>HYPERLINK "http://catalog.clarin.eu/ds/imdi_browser/viewcontroller?request=view&amp;nodeid=MPI425714%23&amp;row=9160"</w:instrText>
      </w:r>
      <w:r>
        <w:fldChar w:fldCharType="separate"/>
      </w:r>
      <w:r w:rsidR="00CF71B5" w:rsidRPr="00614274">
        <w:rPr>
          <w:rStyle w:val="Hyperlink"/>
          <w:lang w:val="en-US"/>
        </w:rPr>
        <w:t>http://catalog.clarin.eu/ds/imdi_browser/viewcontroller?request=view&amp;nodeid=MPI425714%23&amp;row=9160</w:t>
      </w:r>
      <w:r>
        <w:fldChar w:fldCharType="end"/>
      </w:r>
      <w:r w:rsidR="006A6456">
        <w:rPr>
          <w:lang w:val="en-US"/>
        </w:rPr>
        <w:br/>
      </w:r>
      <w:r>
        <w:fldChar w:fldCharType="begin"/>
      </w:r>
      <w:r w:rsidRPr="00125AB8">
        <w:rPr>
          <w:lang w:val="en-US"/>
          <w:rPrChange w:id="240" w:author="Administrator" w:date="2011-03-05T21:28:00Z">
            <w:rPr/>
          </w:rPrChange>
        </w:rPr>
        <w:instrText>HYPERLINK "http://corpus1.mpi.nl/CGN/COREX6/data/meta/imdi_3.0_eaf/sessions/fv400279.imdi"</w:instrText>
      </w:r>
      <w:r>
        <w:fldChar w:fldCharType="separate"/>
      </w:r>
      <w:r w:rsidR="006F0C36" w:rsidRPr="00614274">
        <w:rPr>
          <w:rStyle w:val="Hyperlink"/>
          <w:lang w:val="en-US"/>
        </w:rPr>
        <w:t>http://corpus1.mpi.nl/CGN/COREX6/data/meta/imdi_3.0_eaf/sessions/fv400279.imdi</w:t>
      </w:r>
      <w:r>
        <w:fldChar w:fldCharType="end"/>
      </w:r>
    </w:p>
    <w:p w:rsidR="006A6456" w:rsidRDefault="006A6456" w:rsidP="000D2FDF">
      <w:pPr>
        <w:rPr>
          <w:lang w:val="en-US"/>
        </w:rPr>
      </w:pPr>
      <w:r>
        <w:rPr>
          <w:lang w:val="en-US"/>
        </w:rPr>
        <w:t>An example annotation (EAF-format):</w:t>
      </w:r>
    </w:p>
    <w:p w:rsidR="000D2FDF" w:rsidRDefault="000D2FDF" w:rsidP="000D2FDF">
      <w:pPr>
        <w:pStyle w:val="ExampleCode"/>
      </w:pPr>
      <w:r>
        <w:t>&lt;ANNOTATION_DOCUMENT AUTHOR="unspecified" DATE="2006-09-05T17:52:18+01:00" FORMAT="2.2" VERSION="2.2" xmlns:xsi="http://www.w3.org/2001/XMLSchema-instance" xsi:noNamespaceSchemaLocation="http://www.mpi.nl/tools/elan/EAFv2.2.xsd"&gt;</w:t>
      </w:r>
    </w:p>
    <w:p w:rsidR="000D2FDF" w:rsidRDefault="000D2FDF" w:rsidP="000D2FDF">
      <w:pPr>
        <w:pStyle w:val="ExampleCode"/>
      </w:pPr>
      <w:r>
        <w:t xml:space="preserve">    &lt;HEADER MEDIA_FILE="" TIME_UNITS="milliseconds"&gt;</w:t>
      </w:r>
    </w:p>
    <w:p w:rsidR="000D2FDF" w:rsidRDefault="000D2FDF" w:rsidP="000D2FDF">
      <w:pPr>
        <w:pStyle w:val="ExampleCode"/>
      </w:pPr>
      <w:r>
        <w:t xml:space="preserve">        &lt;MEDIA_DESCRIPTOR MEDIA_URL="file:/data/corpora/CGN/COREX6/data/audio/wav/comp-h/vl/fv400279.wav" MIME_TYPE="audio/x-wav"/&gt;</w:t>
      </w:r>
    </w:p>
    <w:p w:rsidR="000D2FDF" w:rsidRDefault="000D2FDF" w:rsidP="000D2FDF">
      <w:pPr>
        <w:pStyle w:val="ExampleCode"/>
      </w:pPr>
      <w:r>
        <w:t xml:space="preserve">    &lt;/HEADER&gt;</w:t>
      </w:r>
    </w:p>
    <w:p w:rsidR="000D2FDF" w:rsidRDefault="000D2FDF" w:rsidP="000D2FDF">
      <w:pPr>
        <w:pStyle w:val="ExampleCode"/>
      </w:pPr>
      <w:r>
        <w:t xml:space="preserve">    &lt;TIME_ORDER&gt;</w:t>
      </w:r>
    </w:p>
    <w:p w:rsidR="000D2FDF" w:rsidRDefault="000D2FDF" w:rsidP="000D2FDF">
      <w:pPr>
        <w:pStyle w:val="ExampleCode"/>
      </w:pPr>
      <w:r>
        <w:t xml:space="preserve">        &lt;TIME_SLOT TIME_SLOT_ID="ts1" TIME_VALUE="950"/&gt;</w:t>
      </w:r>
    </w:p>
    <w:p w:rsidR="000D2FDF" w:rsidRDefault="000D2FDF" w:rsidP="000D2FDF">
      <w:pPr>
        <w:pStyle w:val="ExampleCode"/>
      </w:pPr>
      <w:r>
        <w:t xml:space="preserve">        &lt;TIME_SLOT TIME_SLOT_ID="ts2" TIME_VALUE="1210"/&gt;</w:t>
      </w:r>
    </w:p>
    <w:p w:rsidR="000D2FDF" w:rsidRDefault="000D2FDF" w:rsidP="000D2FDF">
      <w:pPr>
        <w:pStyle w:val="ExampleCode"/>
      </w:pPr>
    </w:p>
    <w:p w:rsidR="000D2FDF" w:rsidRDefault="000D2FDF" w:rsidP="000D2FDF">
      <w:pPr>
        <w:pStyle w:val="ExampleCode"/>
      </w:pPr>
      <w:r w:rsidRPr="005D045A">
        <w:lastRenderedPageBreak/>
        <w:t>&lt;TIER DEFAULT_LOCALE=</w:t>
      </w:r>
      <w:r>
        <w:t>"nl" LINGUISTIC_TYPE_REF="Spch"</w:t>
      </w:r>
    </w:p>
    <w:p w:rsidR="000D2FDF" w:rsidRPr="005D045A" w:rsidRDefault="000D2FDF" w:rsidP="000D2FDF">
      <w:pPr>
        <w:pStyle w:val="ExampleCode"/>
      </w:pPr>
      <w:r>
        <w:t xml:space="preserve">      </w:t>
      </w:r>
      <w:r w:rsidRPr="005D045A">
        <w:t>PARTICIPANT="V40069" TIER_ID="V40069-Spch"&gt;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rsidRPr="005D045A">
        <w:t xml:space="preserve">     &lt;ALIGNABLE_ANNOTA</w:t>
      </w:r>
      <w:r>
        <w:t>TION ANNOTATION_ID="fv400279.1"</w:t>
      </w:r>
    </w:p>
    <w:p w:rsidR="000D2FDF" w:rsidRPr="005D045A" w:rsidRDefault="000D2FDF" w:rsidP="000D2FDF">
      <w:pPr>
        <w:pStyle w:val="ExampleCode"/>
      </w:pPr>
      <w:r>
        <w:t xml:space="preserve">          </w:t>
      </w:r>
      <w:r w:rsidRPr="005D045A">
        <w:t>TIME_SLOT_REF1="ts1" TIME_SLOT_REF2="ts42"&gt;</w:t>
      </w:r>
    </w:p>
    <w:p w:rsidR="000D2FDF" w:rsidRPr="005D045A" w:rsidRDefault="000D2FDF" w:rsidP="000D2FDF">
      <w:pPr>
        <w:pStyle w:val="ExampleCode"/>
      </w:pPr>
      <w:r>
        <w:t xml:space="preserve">        </w:t>
      </w:r>
      <w:r w:rsidRPr="005D045A">
        <w:t>&lt;ANNOTATION_VALUE&gt;wat daar begonnen is op dat laatste avondmaal dat wordt nu nog altijd gedaan en wel ho over heel de wereld.&lt;/ANNOTATION_VALUE&gt;</w:t>
      </w:r>
    </w:p>
    <w:p w:rsidR="000D2FDF" w:rsidRPr="005D045A" w:rsidRDefault="000D2FDF" w:rsidP="000D2FDF">
      <w:pPr>
        <w:pStyle w:val="ExampleCode"/>
      </w:pPr>
      <w:r>
        <w:t xml:space="preserve">      </w:t>
      </w:r>
      <w:r w:rsidRPr="005D045A">
        <w:t>&lt;/ALIGNABLE_ANNOTATION&gt;</w:t>
      </w:r>
    </w:p>
    <w:p w:rsidR="000D2FDF" w:rsidRPr="005D045A" w:rsidRDefault="000D2FDF" w:rsidP="000D2FDF">
      <w:pPr>
        <w:pStyle w:val="ExampleCode"/>
      </w:pPr>
      <w:r w:rsidRPr="005D045A">
        <w:t xml:space="preserve">   &lt;/ANNOTATION&gt;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t xml:space="preserve">      …</w:t>
      </w:r>
    </w:p>
    <w:p w:rsidR="000D2FDF" w:rsidRDefault="000D2FDF" w:rsidP="000D2FDF">
      <w:pPr>
        <w:pStyle w:val="ExampleCode"/>
      </w:pPr>
      <w:r>
        <w:t>&lt;/TIER&gt;</w:t>
      </w:r>
    </w:p>
    <w:p w:rsidR="000E7E24" w:rsidRDefault="000E7E24" w:rsidP="000E7E24">
      <w:pPr>
        <w:pStyle w:val="ExampleCode"/>
      </w:pPr>
      <w:r>
        <w:t>&lt;TIER DEFAULT_LOCALE="nl" LINGUISTIC_TYPE_REF="Words" PARENT_REF="V40069-Spch" PARTICIPANT="V40069" TIER_ID="V40069-Words"&gt;</w:t>
      </w:r>
    </w:p>
    <w:p w:rsidR="000E7E24" w:rsidRDefault="000E7E24" w:rsidP="000E7E24">
      <w:pPr>
        <w:pStyle w:val="ExampleCode"/>
      </w:pPr>
      <w:r>
        <w:t xml:space="preserve">        &lt;ANNOTATION&gt;</w:t>
      </w:r>
    </w:p>
    <w:p w:rsidR="000E7E24" w:rsidRDefault="000E7E24" w:rsidP="000E7E24">
      <w:pPr>
        <w:pStyle w:val="ExampleCode"/>
      </w:pPr>
      <w:r>
        <w:t xml:space="preserve">            &lt;ALIGNABLE_ANNOTATION ANNOTATION_ID="fv400279.1.1" TIME_SLOT_REF1="ts1" TIME_SLOT_REF2="ts2"&gt;</w:t>
      </w:r>
    </w:p>
    <w:p w:rsidR="000E7E24" w:rsidRDefault="000E7E24" w:rsidP="000E7E24">
      <w:pPr>
        <w:pStyle w:val="ExampleCode"/>
      </w:pPr>
      <w:r>
        <w:t xml:space="preserve">                &lt;ANNOTATION_VALUE&gt;wat&lt;/ANNOTATION_VALUE&gt;</w:t>
      </w:r>
    </w:p>
    <w:p w:rsidR="000E7E24" w:rsidRDefault="000E7E24" w:rsidP="000E7E24">
      <w:pPr>
        <w:pStyle w:val="ExampleCode"/>
      </w:pPr>
      <w:r>
        <w:t xml:space="preserve">            &lt;/ALIGNABLE_ANNOTATION&gt;</w:t>
      </w:r>
    </w:p>
    <w:p w:rsidR="000E7E24" w:rsidRDefault="000E7E24" w:rsidP="000E7E24">
      <w:pPr>
        <w:pStyle w:val="ExampleCode"/>
      </w:pPr>
      <w:r>
        <w:t xml:space="preserve">        &lt;/ANNOTATION&gt;</w:t>
      </w:r>
    </w:p>
    <w:p w:rsidR="000E7E24" w:rsidRDefault="000E7E24" w:rsidP="000E7E24">
      <w:pPr>
        <w:pStyle w:val="ExampleCode"/>
      </w:pPr>
      <w:r>
        <w:t xml:space="preserve">    </w:t>
      </w:r>
    </w:p>
    <w:p w:rsidR="000D2FDF" w:rsidRDefault="000D2FDF" w:rsidP="000D2FDF">
      <w:pPr>
        <w:pStyle w:val="ExampleCode"/>
      </w:pPr>
      <w:r w:rsidRPr="005D045A">
        <w:t xml:space="preserve">&lt;TIER DEFAULT_LOCALE="nl" LINGUISTIC_TYPE_REF="PoS" </w:t>
      </w:r>
    </w:p>
    <w:p w:rsidR="000D2FDF" w:rsidRDefault="000D2FDF" w:rsidP="000D2FDF">
      <w:pPr>
        <w:pStyle w:val="ExampleCode"/>
        <w:ind w:firstLine="424"/>
      </w:pPr>
      <w:r w:rsidRPr="005D045A">
        <w:t>PARENT_REF="V40069-Words" PARTICIPANT="V40069" TIER_ID="V40069-PoS"&gt;</w:t>
      </w:r>
    </w:p>
    <w:p w:rsidR="000D2FDF" w:rsidRPr="005D045A" w:rsidRDefault="000D2FDF" w:rsidP="000D2FDF">
      <w:pPr>
        <w:pStyle w:val="ExampleCode"/>
      </w:pPr>
      <w:r>
        <w:t xml:space="preserve">  </w:t>
      </w:r>
      <w:r w:rsidRPr="005D045A">
        <w:t>&lt;ANNOTATION&gt;</w:t>
      </w:r>
    </w:p>
    <w:p w:rsidR="000D2FDF" w:rsidRDefault="000D2FDF" w:rsidP="000D2FDF">
      <w:pPr>
        <w:pStyle w:val="ExampleCode"/>
      </w:pPr>
      <w:r w:rsidRPr="005D045A">
        <w:t xml:space="preserve">  </w:t>
      </w:r>
      <w:r>
        <w:t xml:space="preserve">   </w:t>
      </w:r>
      <w:r w:rsidRPr="005D045A">
        <w:t xml:space="preserve">&lt;REF_ANNOTATION ANNOTATION_ID="fv400279.1.1-pos" </w:t>
      </w:r>
    </w:p>
    <w:p w:rsidR="000D2FDF" w:rsidRDefault="000D2FDF" w:rsidP="000D2FDF">
      <w:pPr>
        <w:pStyle w:val="ExampleCode"/>
        <w:ind w:firstLine="424"/>
      </w:pPr>
      <w:r>
        <w:t xml:space="preserve">        </w:t>
      </w:r>
      <w:r w:rsidRPr="005D045A">
        <w:t>ANNOTATION_REF="fv400279.1.1"&gt;</w:t>
      </w:r>
    </w:p>
    <w:p w:rsidR="000D2FDF" w:rsidRDefault="000D2FDF" w:rsidP="000D2FDF">
      <w:pPr>
        <w:pStyle w:val="ExampleCode"/>
        <w:ind w:firstLine="424"/>
      </w:pPr>
      <w:r>
        <w:t xml:space="preserve">     </w:t>
      </w:r>
      <w:r w:rsidRPr="005D045A">
        <w:t>&lt;ANNOTATION_VALUE&gt;VNW(vb,pron,stan,vol,3o,ev)</w:t>
      </w:r>
    </w:p>
    <w:p w:rsidR="000D2FDF" w:rsidRPr="005D045A" w:rsidRDefault="000D2FDF" w:rsidP="000D2FDF">
      <w:pPr>
        <w:pStyle w:val="ExampleCode"/>
        <w:ind w:firstLine="424"/>
      </w:pPr>
      <w:r>
        <w:t xml:space="preserve">     </w:t>
      </w:r>
      <w:r w:rsidRPr="005D045A">
        <w:t>&lt;/ANNOTATION_VALUE&gt;</w:t>
      </w:r>
    </w:p>
    <w:p w:rsidR="000D2FDF" w:rsidRPr="005D045A" w:rsidRDefault="000D2FDF" w:rsidP="000D2FDF">
      <w:pPr>
        <w:pStyle w:val="ExampleCode"/>
      </w:pPr>
      <w:r w:rsidRPr="005D045A">
        <w:t xml:space="preserve">     &lt;/REF_ANNOTATION&gt;</w:t>
      </w:r>
    </w:p>
    <w:p w:rsidR="000D2FDF" w:rsidRDefault="000D2FDF" w:rsidP="000D2FDF">
      <w:pPr>
        <w:pStyle w:val="ExampleCode"/>
      </w:pPr>
      <w:r>
        <w:t xml:space="preserve">  </w:t>
      </w:r>
      <w:r w:rsidRPr="005D045A">
        <w:t>&lt;/ANNOTATION&gt;</w:t>
      </w:r>
    </w:p>
    <w:p w:rsidR="000D2FDF" w:rsidRDefault="000D2FDF" w:rsidP="00FC1B24">
      <w:pPr>
        <w:pStyle w:val="ExampleCode"/>
      </w:pPr>
      <w:r>
        <w:t>….</w:t>
      </w:r>
    </w:p>
    <w:p w:rsidR="00A040CD" w:rsidRDefault="00A040CD" w:rsidP="00A040CD"/>
    <w:p w:rsidR="00A040CD" w:rsidRDefault="00A040CD" w:rsidP="00A040CD">
      <w:pPr>
        <w:pStyle w:val="AppendixTitleLevel2"/>
      </w:pPr>
      <w:bookmarkStart w:id="241" w:name="_Ref287723833"/>
      <w:bookmarkStart w:id="242" w:name="_Toc287825003"/>
      <w:r>
        <w:t>TCF</w:t>
      </w:r>
      <w:bookmarkEnd w:id="241"/>
      <w:bookmarkEnd w:id="242"/>
    </w:p>
    <w:p w:rsidR="00A040CD" w:rsidRDefault="00A040CD" w:rsidP="00A040CD">
      <w:r>
        <w:t>ADD Examples of TCF!</w:t>
      </w:r>
    </w:p>
    <w:p w:rsidR="000F27E1" w:rsidRDefault="000F27E1" w:rsidP="000F27E1">
      <w:pPr>
        <w:pStyle w:val="Appendix-Title"/>
      </w:pPr>
      <w:bookmarkStart w:id="243" w:name="_Ref284078197"/>
      <w:bookmarkStart w:id="244" w:name="_Toc287825004"/>
      <w:bookmarkStart w:id="245" w:name="_Ref283717273"/>
      <w:bookmarkStart w:id="246" w:name="_Ref283717279"/>
      <w:bookmarkStart w:id="247" w:name="_Ref283717285"/>
      <w:r>
        <w:t>Remarks on GUI</w:t>
      </w:r>
      <w:bookmarkEnd w:id="243"/>
      <w:r>
        <w:t>, displaying/viewing</w:t>
      </w:r>
      <w:bookmarkEnd w:id="244"/>
    </w:p>
    <w:p w:rsidR="000F27E1" w:rsidRDefault="000F27E1" w:rsidP="000F27E1">
      <w:pPr>
        <w:rPr>
          <w:lang w:val="en-US"/>
        </w:rPr>
      </w:pPr>
      <w:r>
        <w:rPr>
          <w:lang w:val="en-US"/>
        </w:rPr>
        <w:t>not really the topic of this paper, but related, thus some general  consideration</w:t>
      </w:r>
    </w:p>
    <w:p w:rsidR="000F27E1" w:rsidRPr="00CC4782" w:rsidRDefault="000F27E1" w:rsidP="000F27E1">
      <w:pPr>
        <w:rPr>
          <w:lang w:val="en-US"/>
        </w:rPr>
      </w:pPr>
      <w:r>
        <w:rPr>
          <w:lang w:val="en-US"/>
        </w:rPr>
        <w:t>Very probably this will be a separate paper</w:t>
      </w:r>
    </w:p>
    <w:p w:rsidR="000F27E1" w:rsidRPr="00CC4782" w:rsidRDefault="000F27E1" w:rsidP="000F27E1">
      <w:pPr>
        <w:rPr>
          <w:lang w:val="en-US"/>
        </w:rPr>
      </w:pPr>
    </w:p>
    <w:p w:rsidR="000F27E1" w:rsidRDefault="000F27E1" w:rsidP="000F27E1">
      <w:pPr>
        <w:pStyle w:val="AppendixTitleLevel2"/>
        <w:rPr>
          <w:lang w:val="en-US"/>
        </w:rPr>
      </w:pPr>
      <w:bookmarkStart w:id="248" w:name="_Toc287825005"/>
      <w:r>
        <w:rPr>
          <w:lang w:val="en-US"/>
        </w:rPr>
        <w:t>Search</w:t>
      </w:r>
      <w:bookmarkEnd w:id="248"/>
    </w:p>
    <w:p w:rsidR="000F27E1" w:rsidRPr="00A57A12" w:rsidRDefault="000F27E1" w:rsidP="000F27E1">
      <w:pPr>
        <w:pStyle w:val="TermDef"/>
      </w:pPr>
      <w:r>
        <w:t>Query Input</w:t>
      </w:r>
    </w:p>
    <w:p w:rsidR="000F27E1" w:rsidRDefault="000F27E1" w:rsidP="000F27E1">
      <w:pPr>
        <w:pStyle w:val="TermDef"/>
      </w:pPr>
      <w:r>
        <w:lastRenderedPageBreak/>
        <w:t>Result</w:t>
      </w:r>
    </w:p>
    <w:p w:rsidR="000F27E1" w:rsidRPr="00A57A12" w:rsidRDefault="000F27E1" w:rsidP="000F27E1">
      <w:pPr>
        <w:rPr>
          <w:lang w:val="en-US"/>
        </w:rPr>
      </w:pPr>
      <w:r w:rsidRPr="00331974">
        <w:rPr>
          <w:noProof/>
          <w:lang w:eastAsia="de-AT"/>
        </w:rPr>
        <w:drawing>
          <wp:inline distT="0" distB="0" distL="0" distR="0">
            <wp:extent cx="4192270" cy="2363470"/>
            <wp:effectExtent l="19050" t="0" r="0" b="0"/>
            <wp:docPr id="5" name="Bild 7" descr="C:\Users\m\3lingua\clarin\CMDI\EDC\EDC_combined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3lingua\clarin\CMDI\EDC\EDC_combined_search.png"/>
                    <pic:cNvPicPr>
                      <a:picLocks noChangeAspect="1" noChangeArrowheads="1"/>
                    </pic:cNvPicPr>
                  </pic:nvPicPr>
                  <pic:blipFill>
                    <a:blip r:embed="rId47" cstate="print"/>
                    <a:srcRect/>
                    <a:stretch>
                      <a:fillRect/>
                    </a:stretch>
                  </pic:blipFill>
                  <pic:spPr bwMode="auto">
                    <a:xfrm>
                      <a:off x="0" y="0"/>
                      <a:ext cx="4192270" cy="2363470"/>
                    </a:xfrm>
                    <a:prstGeom prst="rect">
                      <a:avLst/>
                    </a:prstGeom>
                    <a:noFill/>
                    <a:ln w="9525">
                      <a:noFill/>
                      <a:miter lim="800000"/>
                      <a:headEnd/>
                      <a:tailEnd/>
                    </a:ln>
                  </pic:spPr>
                </pic:pic>
              </a:graphicData>
            </a:graphic>
          </wp:inline>
        </w:drawing>
      </w:r>
    </w:p>
    <w:p w:rsidR="000F27E1" w:rsidRDefault="000F27E1" w:rsidP="000F27E1">
      <w:pPr>
        <w:pStyle w:val="AppendixTitleLevel2"/>
      </w:pPr>
      <w:bookmarkStart w:id="249" w:name="_Toc287825006"/>
      <w:r>
        <w:t>Resource Viewer</w:t>
      </w:r>
      <w:bookmarkEnd w:id="245"/>
      <w:bookmarkEnd w:id="246"/>
      <w:bookmarkEnd w:id="247"/>
      <w:bookmarkEnd w:id="249"/>
    </w:p>
    <w:p w:rsidR="000F27E1" w:rsidRPr="00225246" w:rsidRDefault="000F27E1" w:rsidP="000F27E1">
      <w:pPr>
        <w:pStyle w:val="Listenabsatz"/>
        <w:numPr>
          <w:ilvl w:val="0"/>
          <w:numId w:val="1"/>
        </w:numPr>
        <w:rPr>
          <w:lang w:val="en-US"/>
        </w:rPr>
      </w:pPr>
      <w:r w:rsidRPr="00225246">
        <w:rPr>
          <w:lang w:val="en-US"/>
        </w:rPr>
        <w:t>Generic Interface for a loadable type-specific UI-Component(!)</w:t>
      </w:r>
    </w:p>
    <w:p w:rsidR="000F27E1" w:rsidRPr="00225246" w:rsidRDefault="000F27E1" w:rsidP="000F27E1">
      <w:pPr>
        <w:pStyle w:val="Listenabsatz"/>
        <w:numPr>
          <w:ilvl w:val="0"/>
          <w:numId w:val="1"/>
        </w:numPr>
        <w:rPr>
          <w:lang w:val="en-US"/>
        </w:rPr>
      </w:pPr>
      <w:r w:rsidRPr="00225246">
        <w:rPr>
          <w:lang w:val="en-US"/>
        </w:rPr>
        <w:t>Multiviews</w:t>
      </w:r>
    </w:p>
    <w:p w:rsidR="000F27E1" w:rsidRDefault="000F27E1" w:rsidP="000F27E1">
      <w:pPr>
        <w:pStyle w:val="Listenabsatz"/>
        <w:numPr>
          <w:ilvl w:val="0"/>
          <w:numId w:val="1"/>
        </w:numPr>
        <w:rPr>
          <w:lang w:val="en-US"/>
        </w:rPr>
      </w:pPr>
      <w:r w:rsidRPr="00EA49F5">
        <w:rPr>
          <w:lang w:val="en-US"/>
        </w:rPr>
        <w:t>Interactivity</w:t>
      </w:r>
    </w:p>
    <w:p w:rsidR="000F27E1" w:rsidRDefault="000F27E1" w:rsidP="000F27E1">
      <w:pPr>
        <w:rPr>
          <w:lang w:val="en-US"/>
        </w:rPr>
      </w:pPr>
      <w:r>
        <w:rPr>
          <w:lang w:val="en-US"/>
        </w:rPr>
        <w:t>defined interaction mechanisms between the calling and called element.</w:t>
      </w:r>
    </w:p>
    <w:p w:rsidR="000F27E1" w:rsidRDefault="000F27E1" w:rsidP="000F27E1">
      <w:pPr>
        <w:rPr>
          <w:lang w:val="en-US"/>
        </w:rPr>
      </w:pPr>
      <w:r>
        <w:rPr>
          <w:lang w:val="en-US"/>
        </w:rPr>
        <w:t>Bound to platforms: js/jQuery, HTML5, Flash</w:t>
      </w:r>
    </w:p>
    <w:p w:rsidR="000F27E1" w:rsidRPr="000F27E1" w:rsidRDefault="000F27E1" w:rsidP="00A040CD">
      <w:pPr>
        <w:rPr>
          <w:lang w:val="en-US"/>
        </w:rPr>
      </w:pPr>
    </w:p>
    <w:sectPr w:rsidR="000F27E1" w:rsidRPr="000F27E1" w:rsidSect="00646A5D">
      <w:footerReference w:type="default" r:id="rId48"/>
      <w:pgSz w:w="11906" w:h="16838"/>
      <w:pgMar w:top="1134" w:right="1417" w:bottom="1134" w:left="1417" w:header="708" w:footer="14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Daan Broeder" w:date="2011-01-30T23:17:00Z" w:initials="DB">
    <w:p w:rsidR="00500318" w:rsidRPr="00F52CE9" w:rsidRDefault="00500318" w:rsidP="00F52CE9">
      <w:pPr>
        <w:pStyle w:val="Kommentartext"/>
        <w:rPr>
          <w:lang w:val="en-US"/>
        </w:rPr>
      </w:pPr>
      <w:r>
        <w:rPr>
          <w:rStyle w:val="Kommentarzeichen"/>
        </w:rPr>
        <w:annotationRef/>
      </w:r>
      <w:r w:rsidRPr="00F52CE9">
        <w:rPr>
          <w:lang w:val="en-US"/>
        </w:rPr>
        <w:t>Is the composite service a special case?</w:t>
      </w:r>
    </w:p>
  </w:comment>
  <w:comment w:id="3" w:author="Administrator" w:date="2011-01-30T23:19:00Z" w:initials="A">
    <w:p w:rsidR="00500318" w:rsidRPr="00F52CE9" w:rsidRDefault="00500318">
      <w:pPr>
        <w:pStyle w:val="Kommentartext"/>
        <w:rPr>
          <w:lang w:val="en-US"/>
        </w:rPr>
      </w:pPr>
      <w:r>
        <w:rPr>
          <w:rStyle w:val="Kommentarzeichen"/>
        </w:rPr>
        <w:annotationRef/>
      </w:r>
      <w:r w:rsidRPr="00F52CE9">
        <w:rPr>
          <w:lang w:val="en-US"/>
        </w:rPr>
        <w:t>no, but worth noting still</w:t>
      </w:r>
      <w:r>
        <w:rPr>
          <w:lang w:val="en-US"/>
        </w:rPr>
        <w:t>…?</w:t>
      </w:r>
    </w:p>
  </w:comment>
  <w:comment w:id="5" w:author="Daan Broeder" w:date="2011-01-30T23:20:00Z" w:initials="DB">
    <w:p w:rsidR="00500318" w:rsidRPr="00F52CE9" w:rsidRDefault="00500318" w:rsidP="00F52CE9">
      <w:pPr>
        <w:pStyle w:val="Kommentartext"/>
        <w:rPr>
          <w:lang w:val="en-US"/>
        </w:rPr>
      </w:pPr>
      <w:r>
        <w:rPr>
          <w:rStyle w:val="Kommentarzeichen"/>
        </w:rPr>
        <w:annotationRef/>
      </w:r>
      <w:r w:rsidRPr="00F52CE9">
        <w:rPr>
          <w:lang w:val="en-US"/>
        </w:rPr>
        <w:t xml:space="preserve">Yes, But </w:t>
      </w:r>
      <w:r>
        <w:rPr>
          <w:lang w:val="en-US"/>
        </w:rPr>
        <w:t>not</w:t>
      </w:r>
      <w:r w:rsidRPr="00F52CE9">
        <w:rPr>
          <w:lang w:val="en-US"/>
        </w:rPr>
        <w:t xml:space="preserve"> much information from the other groups reached us yet.</w:t>
      </w:r>
    </w:p>
  </w:comment>
  <w:comment w:id="6" w:author="Administrator" w:date="2011-01-30T23:21:00Z" w:initials="A">
    <w:p w:rsidR="00500318" w:rsidRPr="00F52CE9" w:rsidRDefault="00500318">
      <w:pPr>
        <w:pStyle w:val="Kommentartext"/>
        <w:rPr>
          <w:lang w:val="en-US"/>
        </w:rPr>
      </w:pPr>
      <w:r>
        <w:rPr>
          <w:rStyle w:val="Kommentarzeichen"/>
        </w:rPr>
        <w:annotationRef/>
      </w:r>
      <w:r w:rsidRPr="00F52CE9">
        <w:rPr>
          <w:lang w:val="en-US"/>
        </w:rPr>
        <w:t xml:space="preserve">Perhaps we will continuously collect the </w:t>
      </w:r>
      <w:r>
        <w:rPr>
          <w:lang w:val="en-US"/>
        </w:rPr>
        <w:t>status-information and put it in the Repository List Appendix</w:t>
      </w:r>
    </w:p>
  </w:comment>
  <w:comment w:id="11" w:author="Daan Broeder" w:date="2011-01-30T23:25:00Z" w:initials="DB">
    <w:p w:rsidR="00500318" w:rsidRPr="00A1397B" w:rsidRDefault="00500318" w:rsidP="00A1397B">
      <w:pPr>
        <w:pStyle w:val="Kommentartext"/>
        <w:rPr>
          <w:lang w:val="en-US"/>
        </w:rPr>
      </w:pPr>
      <w:r>
        <w:rPr>
          <w:rStyle w:val="Kommentarzeichen"/>
        </w:rPr>
        <w:annotationRef/>
      </w:r>
      <w:r w:rsidRPr="00A1397B">
        <w:rPr>
          <w:lang w:val="en-US"/>
        </w:rPr>
        <w:t>This is kind of a funny condition: very unequal features. I doubt if we can therefore use it to indicate the power of one of our search engines</w:t>
      </w:r>
    </w:p>
    <w:p w:rsidR="00500318" w:rsidRPr="002F7C87" w:rsidRDefault="00500318" w:rsidP="00A1397B">
      <w:pPr>
        <w:pStyle w:val="Kommentartext"/>
        <w:rPr>
          <w:lang w:val="en-US"/>
        </w:rPr>
      </w:pPr>
      <w:r w:rsidRPr="002F7C87">
        <w:rPr>
          <w:lang w:val="en-US"/>
        </w:rPr>
        <w:t>What do you think?</w:t>
      </w:r>
    </w:p>
  </w:comment>
  <w:comment w:id="12" w:author="Administrator" w:date="2011-01-30T23:26:00Z" w:initials="A">
    <w:p w:rsidR="00500318" w:rsidRPr="00A1397B" w:rsidRDefault="00500318">
      <w:pPr>
        <w:pStyle w:val="Kommentartext"/>
        <w:rPr>
          <w:lang w:val="en-US"/>
        </w:rPr>
      </w:pPr>
      <w:r>
        <w:rPr>
          <w:rStyle w:val="Kommentarzeichen"/>
        </w:rPr>
        <w:annotationRef/>
      </w:r>
      <w:r w:rsidRPr="00A1397B">
        <w:rPr>
          <w:lang w:val="en-US"/>
        </w:rPr>
        <w:t>Well, this is what the s</w:t>
      </w:r>
      <w:r>
        <w:rPr>
          <w:lang w:val="en-US"/>
        </w:rPr>
        <w:t>pecs say, we can/will define our own levels (-&gt; Feature Matrix)</w:t>
      </w:r>
    </w:p>
  </w:comment>
  <w:comment w:id="24" w:author="Daan Broeder" w:date="2011-02-16T11:54:00Z" w:initials="DB">
    <w:p w:rsidR="00500318" w:rsidRPr="00467472" w:rsidRDefault="00500318">
      <w:pPr>
        <w:pStyle w:val="Kommentartext"/>
        <w:rPr>
          <w:lang w:val="en-US"/>
        </w:rPr>
      </w:pPr>
      <w:r>
        <w:rPr>
          <w:rStyle w:val="Kommentarzeichen"/>
        </w:rPr>
        <w:annotationRef/>
      </w:r>
      <w:r w:rsidRPr="00467472">
        <w:rPr>
          <w:lang w:val="en-US"/>
        </w:rPr>
        <w:t>Neither could we</w:t>
      </w:r>
    </w:p>
  </w:comment>
  <w:comment w:id="26" w:author="Daan Broeder" w:date="2011-01-30T23:27:00Z" w:initials="DB">
    <w:p w:rsidR="00500318" w:rsidRPr="00692EE8" w:rsidRDefault="00500318" w:rsidP="00692EE8">
      <w:pPr>
        <w:pStyle w:val="Kommentartext"/>
        <w:rPr>
          <w:lang w:val="en-US"/>
        </w:rPr>
      </w:pPr>
      <w:r>
        <w:rPr>
          <w:rStyle w:val="Kommentarzeichen"/>
        </w:rPr>
        <w:annotationRef/>
      </w:r>
      <w:r w:rsidRPr="00692EE8">
        <w:rPr>
          <w:lang w:val="en-US"/>
        </w:rPr>
        <w:t>„supported“ indexes. or do you mean something else</w:t>
      </w:r>
    </w:p>
  </w:comment>
  <w:comment w:id="27" w:author="Administrator" w:date="2011-01-31T11:45:00Z" w:initials="A">
    <w:p w:rsidR="00500318" w:rsidRPr="00692EE8" w:rsidRDefault="00500318">
      <w:pPr>
        <w:pStyle w:val="Kommentartext"/>
        <w:rPr>
          <w:lang w:val="en-US"/>
        </w:rPr>
      </w:pPr>
      <w:r>
        <w:rPr>
          <w:rStyle w:val="Kommentarzeichen"/>
        </w:rPr>
        <w:annotationRef/>
      </w:r>
      <w:r w:rsidRPr="00692EE8">
        <w:rPr>
          <w:lang w:val="en-US"/>
        </w:rPr>
        <w:t xml:space="preserve">Well, the context sets only </w:t>
      </w:r>
      <w:r>
        <w:rPr>
          <w:lang w:val="en-US"/>
        </w:rPr>
        <w:t>propose *potential* indices, if you wish, that doesn’t necessarily mean, that they are supported by anyone.</w:t>
      </w:r>
    </w:p>
  </w:comment>
  <w:comment w:id="35" w:author="Daan Broeder" w:date="2011-02-16T11:56:00Z" w:initials="DB">
    <w:p w:rsidR="00500318" w:rsidRPr="00467472" w:rsidRDefault="00500318">
      <w:pPr>
        <w:pStyle w:val="Kommentartext"/>
        <w:rPr>
          <w:lang w:val="en-US"/>
        </w:rPr>
      </w:pPr>
      <w:r>
        <w:rPr>
          <w:rStyle w:val="Kommentarzeichen"/>
        </w:rPr>
        <w:annotationRef/>
      </w:r>
      <w:r w:rsidRPr="00467472">
        <w:rPr>
          <w:lang w:val="en-US"/>
        </w:rPr>
        <w:t>Can the scan operation be forced to always return the complete content? If not we need an extension.</w:t>
      </w:r>
    </w:p>
  </w:comment>
  <w:comment w:id="36" w:author="Administrator" w:date="2011-03-12T19:37:00Z" w:initials="A">
    <w:p w:rsidR="00500318" w:rsidRPr="008E23A4" w:rsidRDefault="00500318">
      <w:pPr>
        <w:pStyle w:val="Kommentartext"/>
        <w:rPr>
          <w:lang w:val="en-US"/>
        </w:rPr>
      </w:pPr>
      <w:r>
        <w:rPr>
          <w:rStyle w:val="Kommentarzeichen"/>
        </w:rPr>
        <w:annotationRef/>
      </w:r>
      <w:r w:rsidRPr="008E23A4">
        <w:rPr>
          <w:lang w:val="en-US"/>
        </w:rPr>
        <w:t>the maximumTerms parameter is o</w:t>
      </w:r>
      <w:r>
        <w:rPr>
          <w:lang w:val="en-US"/>
        </w:rPr>
        <w:t>ptional, if not provided, it is server’s choice. But "always complete content” sounds problematic, what about fields with ten-thousands of large distinct values, like “description”?</w:t>
      </w:r>
    </w:p>
  </w:comment>
  <w:comment w:id="38" w:author="Daan Broeder" w:date="2011-02-16T11:57:00Z" w:initials="DB">
    <w:p w:rsidR="00500318" w:rsidRPr="00467472" w:rsidRDefault="00500318">
      <w:pPr>
        <w:pStyle w:val="Kommentartext"/>
        <w:rPr>
          <w:lang w:val="en-US"/>
        </w:rPr>
      </w:pPr>
      <w:r>
        <w:rPr>
          <w:rStyle w:val="Kommentarzeichen"/>
        </w:rPr>
        <w:annotationRef/>
      </w:r>
      <w:r w:rsidRPr="00467472">
        <w:rPr>
          <w:lang w:val="en-US"/>
        </w:rPr>
        <w:t>Where would this come in?</w:t>
      </w:r>
    </w:p>
  </w:comment>
  <w:comment w:id="39" w:author="Administrator" w:date="2011-03-12T19:39:00Z" w:initials="A">
    <w:p w:rsidR="00500318" w:rsidRPr="008E23A4" w:rsidRDefault="00500318">
      <w:pPr>
        <w:pStyle w:val="Kommentartext"/>
        <w:rPr>
          <w:lang w:val="en-US"/>
        </w:rPr>
      </w:pPr>
      <w:r>
        <w:rPr>
          <w:rStyle w:val="Kommentarzeichen"/>
        </w:rPr>
        <w:annotationRef/>
      </w:r>
      <w:r w:rsidRPr="008E23A4">
        <w:rPr>
          <w:lang w:val="en-US"/>
        </w:rPr>
        <w:t>Well,</w:t>
      </w:r>
      <w:r>
        <w:rPr>
          <w:lang w:val="en-US"/>
        </w:rPr>
        <w:t xml:space="preserve"> somewhere in the result-header, informing the user, which part of the query contributed with how many records, ideally linking to appropriate query</w:t>
      </w:r>
    </w:p>
  </w:comment>
  <w:comment w:id="49" w:author="Daan Broeder" w:date="2011-01-31T11:54:00Z" w:initials="DB">
    <w:p w:rsidR="00500318" w:rsidRPr="006E4EFD" w:rsidRDefault="00500318" w:rsidP="00DA74A8">
      <w:pPr>
        <w:pStyle w:val="Kommentartext"/>
        <w:rPr>
          <w:lang w:val="en-US"/>
        </w:rPr>
      </w:pPr>
      <w:r>
        <w:rPr>
          <w:rStyle w:val="Kommentarzeichen"/>
        </w:rPr>
        <w:annotationRef/>
      </w:r>
      <w:r w:rsidRPr="006E4EFD">
        <w:rPr>
          <w:lang w:val="en-US"/>
        </w:rPr>
        <w:t xml:space="preserve">But that is an extension of the meta model. For instance we can not register such a context set, or? But it will probably work </w:t>
      </w:r>
      <w:r>
        <w:sym w:font="Wingdings" w:char="F04A"/>
      </w:r>
    </w:p>
  </w:comment>
  <w:comment w:id="51" w:author="Daan Broeder" w:date="2011-01-30T23:50:00Z" w:initials="DB">
    <w:p w:rsidR="00500318" w:rsidRPr="00252357" w:rsidRDefault="00500318" w:rsidP="00252357">
      <w:pPr>
        <w:pStyle w:val="Kommentartext"/>
        <w:rPr>
          <w:lang w:val="en-US"/>
        </w:rPr>
      </w:pPr>
      <w:r>
        <w:rPr>
          <w:rStyle w:val="Kommentarzeichen"/>
        </w:rPr>
        <w:annotationRef/>
      </w:r>
      <w:r w:rsidRPr="00252357">
        <w:rPr>
          <w:lang w:val="en-US"/>
        </w:rPr>
        <w:t>What is now the case?</w:t>
      </w:r>
    </w:p>
    <w:p w:rsidR="00500318" w:rsidRPr="00252357" w:rsidRDefault="00500318" w:rsidP="00252357">
      <w:pPr>
        <w:pStyle w:val="Kommentartext"/>
        <w:rPr>
          <w:lang w:val="en-US"/>
        </w:rPr>
      </w:pPr>
      <w:r w:rsidRPr="00252357">
        <w:rPr>
          <w:lang w:val="en-US"/>
        </w:rPr>
        <w:t>cmdi:imdi-session</w:t>
      </w:r>
    </w:p>
    <w:p w:rsidR="00500318" w:rsidRPr="00252357" w:rsidRDefault="00500318" w:rsidP="00252357">
      <w:pPr>
        <w:pStyle w:val="Kommentartext"/>
        <w:rPr>
          <w:lang w:val="en-US"/>
        </w:rPr>
      </w:pPr>
      <w:r w:rsidRPr="00252357">
        <w:rPr>
          <w:lang w:val="en-US"/>
        </w:rPr>
        <w:t>cmdi:olac</w:t>
      </w:r>
    </w:p>
    <w:p w:rsidR="00500318" w:rsidRPr="00252357" w:rsidRDefault="00500318" w:rsidP="00252357">
      <w:pPr>
        <w:pStyle w:val="Kommentartext"/>
        <w:rPr>
          <w:lang w:val="en-US"/>
        </w:rPr>
      </w:pPr>
      <w:r w:rsidRPr="00252357">
        <w:rPr>
          <w:lang w:val="en-US"/>
        </w:rPr>
        <w:t>cmdi:dce</w:t>
      </w:r>
    </w:p>
    <w:p w:rsidR="00500318" w:rsidRPr="00252357" w:rsidRDefault="00500318" w:rsidP="00252357">
      <w:pPr>
        <w:pStyle w:val="Kommentartext"/>
        <w:rPr>
          <w:lang w:val="en-US"/>
        </w:rPr>
      </w:pPr>
      <w:r w:rsidRPr="00252357">
        <w:rPr>
          <w:lang w:val="en-US"/>
        </w:rPr>
        <w:t>...</w:t>
      </w:r>
    </w:p>
  </w:comment>
  <w:comment w:id="52" w:author="Daan Broeder" w:date="2011-02-16T12:14:00Z" w:initials="DB">
    <w:p w:rsidR="00500318" w:rsidRPr="00467472" w:rsidRDefault="00500318">
      <w:pPr>
        <w:pStyle w:val="Kommentartext"/>
        <w:rPr>
          <w:lang w:val="en-US"/>
        </w:rPr>
      </w:pPr>
      <w:r>
        <w:rPr>
          <w:rStyle w:val="Kommentarzeichen"/>
        </w:rPr>
        <w:annotationRef/>
      </w:r>
      <w:r w:rsidRPr="00467472">
        <w:rPr>
          <w:lang w:val="en-US"/>
        </w:rPr>
        <w:t>Ok. But lets use then fully qualified names in the text. E.g cmdi:imdi-session etc.</w:t>
      </w:r>
    </w:p>
  </w:comment>
  <w:comment w:id="53" w:author="Administrator" w:date="2011-01-30T23:53:00Z" w:initials="A">
    <w:p w:rsidR="00500318" w:rsidRDefault="00500318">
      <w:pPr>
        <w:pStyle w:val="Kommentartext"/>
        <w:rPr>
          <w:lang w:val="en-US"/>
        </w:rPr>
      </w:pPr>
      <w:r>
        <w:rPr>
          <w:rStyle w:val="Kommentarzeichen"/>
        </w:rPr>
        <w:annotationRef/>
      </w:r>
      <w:r w:rsidRPr="00252357">
        <w:rPr>
          <w:lang w:val="en-US"/>
        </w:rPr>
        <w:t>if I knew…This s</w:t>
      </w:r>
      <w:r>
        <w:rPr>
          <w:lang w:val="en-US"/>
        </w:rPr>
        <w:t>eems inherently blury, once we entered the vaste lands of dynamic indices.</w:t>
      </w:r>
    </w:p>
    <w:p w:rsidR="00500318" w:rsidRPr="00252357" w:rsidRDefault="00500318">
      <w:pPr>
        <w:pStyle w:val="Kommentartext"/>
        <w:rPr>
          <w:lang w:val="en-US"/>
        </w:rPr>
      </w:pPr>
      <w:r>
        <w:rPr>
          <w:lang w:val="en-US"/>
        </w:rPr>
        <w:t>The context-set qualifiers are optional anyhow, server deciding on the default context set. So MDService could accept both cmdi:imdi-session and imdi-session.</w:t>
      </w:r>
    </w:p>
  </w:comment>
  <w:comment w:id="59" w:author="Daan Broeder" w:date="2011-01-30T23:41:00Z" w:initials="DB">
    <w:p w:rsidR="00500318" w:rsidRPr="004B2FC0" w:rsidRDefault="00500318" w:rsidP="004B2FC0">
      <w:pPr>
        <w:pStyle w:val="Kommentartext"/>
        <w:rPr>
          <w:lang w:val="en-US"/>
        </w:rPr>
      </w:pPr>
      <w:r>
        <w:rPr>
          <w:rStyle w:val="Kommentarzeichen"/>
        </w:rPr>
        <w:annotationRef/>
      </w:r>
      <w:r w:rsidRPr="004B2FC0">
        <w:rPr>
          <w:lang w:val="en-US"/>
        </w:rPr>
        <w:t>Maybe I am misuderstanding you, but in a single MM corpus. The tiers are systematic if you know the encoding system (SPEAKER ID_L.TYPE) (although there can be small variations between  corpus components). It is only because indices are created over different corpora that there is variation in naming and number of tiers. TEI text corpora also define tiers in the annotations.</w:t>
      </w:r>
    </w:p>
    <w:p w:rsidR="00500318" w:rsidRPr="004B2FC0" w:rsidRDefault="00500318" w:rsidP="004B2FC0">
      <w:pPr>
        <w:pStyle w:val="Kommentartext"/>
        <w:rPr>
          <w:lang w:val="en-US"/>
        </w:rPr>
      </w:pPr>
      <w:r w:rsidRPr="004B2FC0">
        <w:rPr>
          <w:lang w:val="en-US"/>
        </w:rPr>
        <w:t>I think there is also confusion about the use of ‚annotation’ pure text can be annotated too, not?</w:t>
      </w:r>
    </w:p>
  </w:comment>
  <w:comment w:id="60" w:author="Daan Broeder" w:date="2011-03-12T19:42:00Z" w:initials="DB">
    <w:p w:rsidR="00500318" w:rsidRPr="00467472" w:rsidRDefault="00500318">
      <w:pPr>
        <w:pStyle w:val="Kommentartext"/>
        <w:rPr>
          <w:lang w:val="en-US"/>
        </w:rPr>
      </w:pPr>
      <w:r>
        <w:rPr>
          <w:rStyle w:val="Kommentarzeichen"/>
        </w:rPr>
        <w:annotationRef/>
      </w:r>
      <w:r w:rsidRPr="00467472">
        <w:rPr>
          <w:lang w:val="en-US"/>
        </w:rPr>
        <w:t xml:space="preserve">Response to </w:t>
      </w:r>
      <w:r>
        <w:rPr>
          <w:lang w:val="en-US"/>
        </w:rPr>
        <w:t>21</w:t>
      </w:r>
      <w:r w:rsidRPr="00467472">
        <w:rPr>
          <w:lang w:val="en-US"/>
        </w:rPr>
        <w:t>. This paragraphs starts out as if this is a special situation for themultimodal case.</w:t>
      </w:r>
    </w:p>
  </w:comment>
  <w:comment w:id="61" w:author="Administrator" w:date="2011-01-31T15:21:00Z" w:initials="A">
    <w:p w:rsidR="00500318" w:rsidRPr="00DA74A8" w:rsidRDefault="00500318">
      <w:pPr>
        <w:pStyle w:val="Kommentartext"/>
        <w:rPr>
          <w:lang w:val="en-US"/>
        </w:rPr>
      </w:pPr>
      <w:r>
        <w:rPr>
          <w:rStyle w:val="Kommentarzeichen"/>
        </w:rPr>
        <w:annotationRef/>
      </w:r>
      <w:r>
        <w:rPr>
          <w:lang w:val="en-US"/>
        </w:rPr>
        <w:t xml:space="preserve"> </w:t>
      </w:r>
      <w:r w:rsidRPr="004B2FC0">
        <w:rPr>
          <w:lang w:val="en-US"/>
        </w:rPr>
        <w:t>Ok, but what is the d</w:t>
      </w:r>
      <w:r>
        <w:rPr>
          <w:lang w:val="en-US"/>
        </w:rPr>
        <w:t>efining source. Is there a corpus file naming the tier (type)s? And even if, the actual tiers are also identified in the annotation-file, so we have to refer to that. But there is more on that in 4.2.5 Announcing the indices</w:t>
      </w:r>
    </w:p>
  </w:comment>
  <w:comment w:id="62" w:author="Administrator" w:date="2011-01-31T15:21:00Z" w:initials="A">
    <w:p w:rsidR="00500318" w:rsidRPr="004B2FC0" w:rsidRDefault="00500318">
      <w:pPr>
        <w:pStyle w:val="Kommentartext"/>
        <w:rPr>
          <w:lang w:val="en-US"/>
        </w:rPr>
      </w:pPr>
      <w:r>
        <w:rPr>
          <w:rStyle w:val="Kommentarzeichen"/>
        </w:rPr>
        <w:annotationRef/>
      </w:r>
      <w:r w:rsidRPr="00DA74A8">
        <w:rPr>
          <w:lang w:val="en-US"/>
        </w:rPr>
        <w:t>Yes pure text can b</w:t>
      </w:r>
      <w:r>
        <w:rPr>
          <w:lang w:val="en-US"/>
        </w:rPr>
        <w:t>e annotated as well, as is described in the previous chapter.. Don’t see the confusion.</w:t>
      </w:r>
    </w:p>
  </w:comment>
  <w:comment w:id="63" w:author="Daan Broeder" w:date="2011-02-16T14:09:00Z" w:initials="DB">
    <w:p w:rsidR="00500318" w:rsidRPr="00467472" w:rsidRDefault="00500318" w:rsidP="00222EDB">
      <w:pPr>
        <w:pStyle w:val="Kommentartext"/>
        <w:rPr>
          <w:lang w:val="en-US"/>
        </w:rPr>
      </w:pPr>
      <w:r>
        <w:rPr>
          <w:rStyle w:val="Kommentarzeichen"/>
        </w:rPr>
        <w:annotationRef/>
      </w:r>
      <w:r w:rsidRPr="00467472">
        <w:rPr>
          <w:lang w:val="en-US"/>
        </w:rPr>
        <w:t xml:space="preserve">You should be aware tht this is a specific use oft he EAF annotation format. (but it is proper use). </w:t>
      </w:r>
    </w:p>
    <w:p w:rsidR="00500318" w:rsidRPr="00467472" w:rsidRDefault="00500318">
      <w:pPr>
        <w:pStyle w:val="Kommentartext"/>
        <w:rPr>
          <w:lang w:val="en-US"/>
        </w:rPr>
      </w:pPr>
    </w:p>
  </w:comment>
  <w:comment w:id="67" w:author="Administrator" w:date="2011-03-12T20:34:00Z" w:initials="A">
    <w:p w:rsidR="00500318" w:rsidRPr="006B7EE8" w:rsidRDefault="00500318">
      <w:pPr>
        <w:pStyle w:val="Kommentartext"/>
        <w:rPr>
          <w:lang w:val="en-US"/>
        </w:rPr>
      </w:pPr>
      <w:r>
        <w:rPr>
          <w:rStyle w:val="Kommentarzeichen"/>
        </w:rPr>
        <w:annotationRef/>
      </w:r>
      <w:r w:rsidRPr="006B7EE8">
        <w:rPr>
          <w:lang w:val="en-US"/>
        </w:rPr>
        <w:t>we need a t</w:t>
      </w:r>
      <w:r>
        <w:rPr>
          <w:lang w:val="en-US"/>
        </w:rPr>
        <w:t xml:space="preserve">horough investigation of how it can be useful to our discussion </w:t>
      </w:r>
    </w:p>
  </w:comment>
  <w:comment w:id="71" w:author="Administrator" w:date="2011-03-12T20:39:00Z" w:initials="A">
    <w:p w:rsidR="00500318" w:rsidRPr="002001B6" w:rsidRDefault="00500318">
      <w:pPr>
        <w:pStyle w:val="Kommentartext"/>
        <w:rPr>
          <w:lang w:val="en-US"/>
        </w:rPr>
      </w:pPr>
      <w:r>
        <w:rPr>
          <w:rStyle w:val="Kommentarzeichen"/>
        </w:rPr>
        <w:annotationRef/>
      </w:r>
      <w:r w:rsidRPr="002001B6">
        <w:rPr>
          <w:lang w:val="en-US"/>
        </w:rPr>
        <w:t>Is there a reliable link between the Layers in the Annotation File and the Actor-component in the MDRecord?</w:t>
      </w:r>
    </w:p>
  </w:comment>
  <w:comment w:id="72" w:author="Daan Broeder" w:date="2011-03-12T20:39:00Z" w:initials="DB">
    <w:p w:rsidR="00500318" w:rsidRPr="004B2FC0" w:rsidRDefault="00500318" w:rsidP="002001B6">
      <w:pPr>
        <w:pStyle w:val="Kommentartext"/>
        <w:rPr>
          <w:lang w:val="en-US"/>
        </w:rPr>
      </w:pPr>
      <w:r>
        <w:rPr>
          <w:rStyle w:val="Kommentarzeichen"/>
        </w:rPr>
        <w:annotationRef/>
      </w:r>
      <w:r w:rsidRPr="004B2FC0">
        <w:rPr>
          <w:lang w:val="en-US"/>
        </w:rPr>
        <w:t>Depends on the corpus, in CGN there is!</w:t>
      </w:r>
      <w:r>
        <w:rPr>
          <w:lang w:val="en-US"/>
        </w:rPr>
        <w:t xml:space="preserve"> (SPEAKER_CODE)</w:t>
      </w:r>
    </w:p>
  </w:comment>
  <w:comment w:id="73" w:author="Administrator" w:date="2011-03-12T20:41:00Z" w:initials="A">
    <w:p w:rsidR="00500318" w:rsidRPr="002001B6" w:rsidRDefault="00500318">
      <w:pPr>
        <w:pStyle w:val="Kommentartext"/>
        <w:rPr>
          <w:lang w:val="en-US"/>
        </w:rPr>
      </w:pPr>
      <w:r>
        <w:rPr>
          <w:rStyle w:val="Kommentarzeichen"/>
        </w:rPr>
        <w:annotationRef/>
      </w:r>
      <w:r w:rsidRPr="002001B6">
        <w:rPr>
          <w:lang w:val="en-US"/>
        </w:rPr>
        <w:t>Perhaps a separate subchapter in the Appendix about the solution in Trova?</w:t>
      </w:r>
    </w:p>
  </w:comment>
  <w:comment w:id="74" w:author="Daan Broeder" w:date="2011-02-16T11:43:00Z" w:initials="DB">
    <w:p w:rsidR="00500318" w:rsidRPr="00467472" w:rsidRDefault="00500318">
      <w:pPr>
        <w:pStyle w:val="Kommentartext"/>
        <w:rPr>
          <w:lang w:val="en-US"/>
        </w:rPr>
      </w:pPr>
      <w:r>
        <w:rPr>
          <w:rStyle w:val="Kommentarzeichen"/>
        </w:rPr>
        <w:annotationRef/>
      </w:r>
      <w:r w:rsidRPr="00467472">
        <w:rPr>
          <w:lang w:val="en-US"/>
        </w:rPr>
        <w:t>TROVA is very good tool, but there is perhaps a danger of over specializing to how TROVA solves things?</w:t>
      </w:r>
    </w:p>
  </w:comment>
  <w:comment w:id="75" w:author="Administrator" w:date="2011-03-12T20:06:00Z" w:initials="A">
    <w:p w:rsidR="00500318" w:rsidRPr="00942F34" w:rsidRDefault="00500318">
      <w:pPr>
        <w:pStyle w:val="Kommentartext"/>
        <w:rPr>
          <w:lang w:val="en-US"/>
        </w:rPr>
      </w:pPr>
      <w:r>
        <w:rPr>
          <w:rStyle w:val="Kommentarzeichen"/>
        </w:rPr>
        <w:annotationRef/>
      </w:r>
      <w:r w:rsidRPr="00942F34">
        <w:rPr>
          <w:lang w:val="en-US"/>
        </w:rPr>
        <w:t>No, just to have a</w:t>
      </w:r>
      <w:r>
        <w:rPr>
          <w:lang w:val="en-US"/>
        </w:rPr>
        <w:t xml:space="preserve"> real solution as reference/ show case.</w:t>
      </w:r>
    </w:p>
  </w:comment>
  <w:comment w:id="76" w:author="Daan Broeder" w:date="2011-02-16T11:48:00Z" w:initials="DB">
    <w:p w:rsidR="00500318" w:rsidRPr="00467472" w:rsidRDefault="00500318">
      <w:pPr>
        <w:pStyle w:val="Kommentartext"/>
        <w:rPr>
          <w:lang w:val="en-US"/>
        </w:rPr>
      </w:pPr>
      <w:r>
        <w:rPr>
          <w:rStyle w:val="Kommentarzeichen"/>
        </w:rPr>
        <w:annotationRef/>
      </w:r>
      <w:r w:rsidRPr="00467472">
        <w:rPr>
          <w:lang w:val="en-US"/>
        </w:rPr>
        <w:t>We certainly need  the DCs, but I wonder if we can do without TierType and TierNames. I do understand that these are of different quality! Also we probably be stuck for a long time with files without proper linkink to DCs</w:t>
      </w:r>
    </w:p>
  </w:comment>
  <w:comment w:id="77" w:author="Daan Broeder" w:date="2011-02-16T15:17:00Z" w:initials="DB">
    <w:p w:rsidR="00500318" w:rsidRPr="00467472" w:rsidRDefault="00500318">
      <w:pPr>
        <w:pStyle w:val="Kommentartext"/>
        <w:rPr>
          <w:lang w:val="en-US"/>
        </w:rPr>
      </w:pPr>
      <w:r>
        <w:rPr>
          <w:rStyle w:val="Kommentarzeichen"/>
        </w:rPr>
        <w:annotationRef/>
      </w:r>
      <w:r w:rsidRPr="00467472">
        <w:rPr>
          <w:lang w:val="en-US"/>
        </w:rPr>
        <w:t>Think this needs to be extended. This is new stuff, our annotation files does not contain the DC links, and TROVA does not harvest them anyway</w:t>
      </w:r>
    </w:p>
  </w:comment>
  <w:comment w:id="83" w:author="Daan Broeder" w:date="2011-02-16T15:43:00Z" w:initials="DB">
    <w:p w:rsidR="00500318" w:rsidRPr="00467472" w:rsidRDefault="00500318">
      <w:pPr>
        <w:pStyle w:val="Kommentartext"/>
        <w:rPr>
          <w:lang w:val="en-US"/>
        </w:rPr>
      </w:pPr>
      <w:r>
        <w:rPr>
          <w:rStyle w:val="Kommentarzeichen"/>
        </w:rPr>
        <w:annotationRef/>
      </w:r>
      <w:r w:rsidRPr="00467472">
        <w:rPr>
          <w:lang w:val="en-US"/>
        </w:rPr>
        <w:t>Shouldn’t this be</w:t>
      </w:r>
    </w:p>
    <w:p w:rsidR="00500318" w:rsidRPr="00467472" w:rsidRDefault="00500318">
      <w:pPr>
        <w:pStyle w:val="Kommentartext"/>
        <w:rPr>
          <w:lang w:val="en-US"/>
        </w:rPr>
      </w:pPr>
      <w:r w:rsidRPr="00467472">
        <w:rPr>
          <w:lang w:val="en-US"/>
        </w:rPr>
        <w:t>Ccs.Tiertype.isocat.partOfSpeech</w:t>
      </w:r>
    </w:p>
  </w:comment>
  <w:comment w:id="84" w:author="Administrator" w:date="2011-03-12T19:31:00Z" w:initials="A">
    <w:p w:rsidR="00500318" w:rsidRDefault="00500318">
      <w:pPr>
        <w:pStyle w:val="Kommentartext"/>
        <w:rPr>
          <w:lang w:val="en-US"/>
        </w:rPr>
      </w:pPr>
      <w:r>
        <w:rPr>
          <w:rStyle w:val="Kommentarzeichen"/>
        </w:rPr>
        <w:annotationRef/>
      </w:r>
      <w:r w:rsidRPr="00A96673">
        <w:rPr>
          <w:lang w:val="en-US"/>
        </w:rPr>
        <w:t>it shouldn’t be necessary, b</w:t>
      </w:r>
      <w:r>
        <w:rPr>
          <w:lang w:val="en-US"/>
        </w:rPr>
        <w:t>ecause isocat is a context set and partOfSpeech “should” be distinguishable as AnnotationLevel.</w:t>
      </w:r>
    </w:p>
    <w:p w:rsidR="00500318" w:rsidRPr="00A96673" w:rsidRDefault="00500318">
      <w:pPr>
        <w:pStyle w:val="Kommentartext"/>
        <w:rPr>
          <w:lang w:val="en-US"/>
        </w:rPr>
      </w:pPr>
      <w:r>
        <w:rPr>
          <w:lang w:val="en-US"/>
        </w:rPr>
        <w:t>But while we would probably be on the safe side to contextualize it, I find it a bit problematic to have isocat (a context set) “inside” the dynamic index…</w:t>
      </w:r>
    </w:p>
  </w:comment>
  <w:comment w:id="85" w:author="Daan Broeder" w:date="2011-02-16T15:44:00Z" w:initials="DB">
    <w:p w:rsidR="00500318" w:rsidRPr="00467472" w:rsidRDefault="00500318">
      <w:pPr>
        <w:pStyle w:val="Kommentartext"/>
        <w:rPr>
          <w:lang w:val="en-US"/>
        </w:rPr>
      </w:pPr>
      <w:r>
        <w:rPr>
          <w:rStyle w:val="Kommentarzeichen"/>
        </w:rPr>
        <w:annotationRef/>
      </w:r>
      <w:r w:rsidRPr="00467472">
        <w:rPr>
          <w:lang w:val="en-US"/>
        </w:rPr>
        <w:t>/^.*/    ?</w:t>
      </w:r>
    </w:p>
  </w:comment>
  <w:comment w:id="86" w:author="Administrator" w:date="2011-03-12T21:11:00Z" w:initials="A">
    <w:p w:rsidR="00500318" w:rsidRPr="003E0CC8" w:rsidRDefault="00500318">
      <w:pPr>
        <w:pStyle w:val="Kommentartext"/>
        <w:rPr>
          <w:lang w:val="en-US"/>
        </w:rPr>
      </w:pPr>
      <w:r>
        <w:rPr>
          <w:rStyle w:val="Kommentarzeichen"/>
        </w:rPr>
        <w:annotationRef/>
      </w:r>
      <w:r w:rsidRPr="003E0CC8">
        <w:rPr>
          <w:lang w:val="en-US"/>
        </w:rPr>
        <w:t>?</w:t>
      </w:r>
    </w:p>
  </w:comment>
  <w:comment w:id="87" w:author="Administrator" w:date="2011-01-31T13:27:00Z" w:initials="A">
    <w:p w:rsidR="00500318" w:rsidRDefault="00500318">
      <w:pPr>
        <w:pStyle w:val="Kommentartext"/>
        <w:rPr>
          <w:lang w:val="en-US"/>
        </w:rPr>
      </w:pPr>
      <w:r>
        <w:rPr>
          <w:rStyle w:val="Kommentarzeichen"/>
        </w:rPr>
        <w:annotationRef/>
      </w:r>
      <w:r w:rsidRPr="00883B98">
        <w:rPr>
          <w:lang w:val="en-US"/>
        </w:rPr>
        <w:t xml:space="preserve">This is kind of </w:t>
      </w:r>
      <w:r>
        <w:rPr>
          <w:lang w:val="en-US"/>
        </w:rPr>
        <w:t xml:space="preserve">just </w:t>
      </w:r>
      <w:r w:rsidRPr="00883B98">
        <w:rPr>
          <w:lang w:val="en-US"/>
        </w:rPr>
        <w:t xml:space="preserve">for completeness. I guess we could </w:t>
      </w:r>
      <w:r>
        <w:rPr>
          <w:lang w:val="en-US"/>
        </w:rPr>
        <w:t xml:space="preserve">reduce confusion and </w:t>
      </w:r>
      <w:r w:rsidRPr="00883B98">
        <w:rPr>
          <w:lang w:val="en-US"/>
        </w:rPr>
        <w:t xml:space="preserve">kick </w:t>
      </w:r>
      <w:r>
        <w:rPr>
          <w:lang w:val="en-US"/>
        </w:rPr>
        <w:t xml:space="preserve">this out and rather try to define and use the dynamic indices consistenly. </w:t>
      </w:r>
    </w:p>
    <w:p w:rsidR="00500318" w:rsidRPr="00883B98" w:rsidRDefault="00500318">
      <w:pPr>
        <w:pStyle w:val="Kommentartext"/>
        <w:rPr>
          <w:lang w:val="en-US"/>
        </w:rPr>
      </w:pPr>
      <w:r>
        <w:rPr>
          <w:lang w:val="en-US"/>
        </w:rPr>
        <w:t>The little problem I have is with potential indices like TierName, where the sub-indices can be a looong list. And I am not very happy to have that in the index.</w:t>
      </w:r>
    </w:p>
  </w:comment>
  <w:comment w:id="88" w:author="Administrator" w:date="2011-03-12T20:45:00Z" w:initials="A">
    <w:p w:rsidR="00500318" w:rsidRPr="003E0CC8" w:rsidRDefault="00500318">
      <w:pPr>
        <w:pStyle w:val="Kommentartext"/>
        <w:rPr>
          <w:lang w:val="en-US"/>
        </w:rPr>
      </w:pPr>
      <w:r>
        <w:rPr>
          <w:rStyle w:val="Kommentarzeichen"/>
        </w:rPr>
        <w:annotationRef/>
      </w:r>
      <w:r w:rsidRPr="003E0CC8">
        <w:rPr>
          <w:lang w:val="en-US"/>
        </w:rPr>
        <w:t>rather exotic and impractical</w:t>
      </w:r>
    </w:p>
  </w:comment>
  <w:comment w:id="91" w:author="Administrator" w:date="2011-03-12T20:12:00Z" w:initials="A">
    <w:p w:rsidR="00500318" w:rsidRPr="005D2D8A" w:rsidRDefault="00500318">
      <w:pPr>
        <w:pStyle w:val="Kommentartext"/>
        <w:rPr>
          <w:lang w:val="en-US"/>
        </w:rPr>
      </w:pPr>
      <w:r>
        <w:rPr>
          <w:rStyle w:val="Kommentarzeichen"/>
        </w:rPr>
        <w:annotationRef/>
      </w:r>
      <w:r w:rsidRPr="005D2D8A">
        <w:rPr>
          <w:lang w:val="en-US"/>
        </w:rPr>
        <w:t>Unfortunately  the CQL examples already i</w:t>
      </w:r>
      <w:r>
        <w:rPr>
          <w:lang w:val="en-US"/>
        </w:rPr>
        <w:t>ntroduce multiple indices.. –a bit inconsistent</w:t>
      </w:r>
    </w:p>
  </w:comment>
  <w:comment w:id="93" w:author="Daan Broeder" w:date="2011-02-16T16:38:00Z" w:initials="DB">
    <w:p w:rsidR="00500318" w:rsidRPr="00467472" w:rsidRDefault="00500318">
      <w:pPr>
        <w:pStyle w:val="Kommentartext"/>
        <w:rPr>
          <w:lang w:val="en-US"/>
        </w:rPr>
      </w:pPr>
      <w:r>
        <w:rPr>
          <w:rStyle w:val="Kommentarzeichen"/>
        </w:rPr>
        <w:annotationRef/>
      </w:r>
      <w:r w:rsidRPr="00467472">
        <w:rPr>
          <w:lang w:val="en-US"/>
        </w:rPr>
        <w:t xml:space="preserve">Isn’t PROX a commutative operator? </w:t>
      </w:r>
    </w:p>
  </w:comment>
  <w:comment w:id="94" w:author="Administrator" w:date="2011-03-12T20:46:00Z" w:initials="A">
    <w:p w:rsidR="00500318" w:rsidRDefault="00500318">
      <w:pPr>
        <w:pStyle w:val="Kommentartext"/>
        <w:rPr>
          <w:lang w:val="en-US"/>
        </w:rPr>
      </w:pPr>
      <w:r>
        <w:rPr>
          <w:rStyle w:val="Kommentarzeichen"/>
        </w:rPr>
        <w:annotationRef/>
      </w:r>
      <w:r w:rsidRPr="008C6E4E">
        <w:rPr>
          <w:lang w:val="en-US"/>
        </w:rPr>
        <w:t xml:space="preserve">it </w:t>
      </w:r>
      <w:r>
        <w:rPr>
          <w:lang w:val="en-US"/>
        </w:rPr>
        <w:t xml:space="preserve">is both, controlled by a relation-modifier: </w:t>
      </w:r>
    </w:p>
    <w:p w:rsidR="00500318" w:rsidRPr="008C6E4E" w:rsidRDefault="00500318">
      <w:pPr>
        <w:pStyle w:val="Kommentartext"/>
        <w:rPr>
          <w:lang w:val="en-US"/>
        </w:rPr>
      </w:pPr>
      <w:r>
        <w:rPr>
          <w:lang w:val="en-US"/>
        </w:rPr>
        <w:t>ordered|unordered</w:t>
      </w:r>
    </w:p>
  </w:comment>
  <w:comment w:id="95" w:author="Daan Broeder" w:date="2011-02-16T16:40:00Z" w:initials="DB">
    <w:p w:rsidR="00500318" w:rsidRPr="00467472" w:rsidRDefault="00500318">
      <w:pPr>
        <w:pStyle w:val="Kommentartext"/>
        <w:rPr>
          <w:lang w:val="en-US"/>
        </w:rPr>
      </w:pPr>
      <w:r>
        <w:rPr>
          <w:rStyle w:val="Kommentarzeichen"/>
        </w:rPr>
        <w:annotationRef/>
      </w:r>
      <w:r w:rsidRPr="00467472">
        <w:rPr>
          <w:lang w:val="en-US"/>
        </w:rPr>
        <w:t>Need braces?</w:t>
      </w:r>
    </w:p>
  </w:comment>
  <w:comment w:id="96" w:author="Administrator" w:date="2011-03-07T20:40:00Z" w:initials="A">
    <w:p w:rsidR="00500318" w:rsidRPr="008C6E4E" w:rsidRDefault="00500318">
      <w:pPr>
        <w:pStyle w:val="Kommentartext"/>
        <w:rPr>
          <w:lang w:val="en-US"/>
        </w:rPr>
      </w:pPr>
      <w:r>
        <w:rPr>
          <w:rStyle w:val="Kommentarzeichen"/>
        </w:rPr>
        <w:annotationRef/>
      </w:r>
      <w:r>
        <w:rPr>
          <w:lang w:val="en-US"/>
        </w:rPr>
        <w:t>actually yes, because otherwise it is ambiguous, which part(s) of the AND query are bound by the IN operator</w:t>
      </w:r>
    </w:p>
  </w:comment>
  <w:comment w:id="97" w:author="Administrator" w:date="2011-03-12T20:47:00Z" w:initials="A">
    <w:p w:rsidR="00500318" w:rsidRPr="00C1663E" w:rsidRDefault="00500318">
      <w:pPr>
        <w:pStyle w:val="Kommentartext"/>
        <w:rPr>
          <w:lang w:val="en-US"/>
        </w:rPr>
      </w:pPr>
      <w:r>
        <w:rPr>
          <w:rStyle w:val="Kommentarzeichen"/>
        </w:rPr>
        <w:annotationRef/>
      </w:r>
      <w:r w:rsidRPr="00C1663E">
        <w:rPr>
          <w:lang w:val="en-US"/>
        </w:rPr>
        <w:t>This is very tentative. We need more examples and try to encode them, to see the limitations.</w:t>
      </w:r>
    </w:p>
  </w:comment>
  <w:comment w:id="99" w:author="Daan Broeder" w:date="2011-02-16T16:45:00Z" w:initials="DB">
    <w:p w:rsidR="00500318" w:rsidRPr="00467472" w:rsidRDefault="00500318">
      <w:pPr>
        <w:pStyle w:val="Kommentartext"/>
        <w:rPr>
          <w:lang w:val="en-US"/>
        </w:rPr>
      </w:pPr>
      <w:r>
        <w:rPr>
          <w:rStyle w:val="Kommentarzeichen"/>
        </w:rPr>
        <w:annotationRef/>
      </w:r>
      <w:r w:rsidRPr="00467472">
        <w:rPr>
          <w:lang w:val="en-US"/>
        </w:rPr>
        <w:t>Should somehow make this the default</w:t>
      </w:r>
    </w:p>
  </w:comment>
  <w:comment w:id="104" w:author="Administrator" w:date="2011-03-13T17:00:00Z" w:initials="A">
    <w:p w:rsidR="00500318" w:rsidRPr="00D313B9" w:rsidRDefault="00500318">
      <w:pPr>
        <w:pStyle w:val="Kommentartext"/>
        <w:rPr>
          <w:lang w:val="en-US"/>
        </w:rPr>
      </w:pPr>
      <w:r w:rsidRPr="00D313B9">
        <w:rPr>
          <w:lang w:val="en-US"/>
        </w:rPr>
        <w:t>Is this correct</w:t>
      </w:r>
      <w:r>
        <w:rPr>
          <w:rStyle w:val="Kommentarzeichen"/>
        </w:rPr>
        <w:annotationRef/>
      </w:r>
      <w:r w:rsidRPr="00D313B9">
        <w:rPr>
          <w:lang w:val="en-US"/>
        </w:rPr>
        <w:t>?</w:t>
      </w:r>
    </w:p>
  </w:comment>
  <w:comment w:id="125" w:author="Daan Broeder" w:date="2011-02-16T17:04:00Z" w:initials="DB">
    <w:p w:rsidR="00500318" w:rsidRPr="00467472" w:rsidRDefault="00500318">
      <w:pPr>
        <w:pStyle w:val="Kommentartext"/>
        <w:rPr>
          <w:lang w:val="en-US"/>
        </w:rPr>
      </w:pPr>
      <w:r>
        <w:rPr>
          <w:rStyle w:val="Kommentarzeichen"/>
        </w:rPr>
        <w:annotationRef/>
      </w:r>
      <w:r w:rsidRPr="00467472">
        <w:rPr>
          <w:lang w:val="en-US"/>
        </w:rPr>
        <w:t>Maybe configurable number. Or have an extension of search/retrieve that allows the client to specify either only the guilty tier or the complete set. Otherwise the resultsets can become very big when you only want to search and return the orthography</w:t>
      </w:r>
    </w:p>
  </w:comment>
  <w:comment w:id="136" w:author="Administrator" w:date="2011-03-12T21:08:00Z" w:initials="A">
    <w:p w:rsidR="00500318" w:rsidRPr="009C5EB5" w:rsidRDefault="00500318">
      <w:pPr>
        <w:pStyle w:val="Kommentartext"/>
        <w:rPr>
          <w:lang w:val="en-US"/>
        </w:rPr>
      </w:pPr>
      <w:r>
        <w:rPr>
          <w:rStyle w:val="Kommentarzeichen"/>
        </w:rPr>
        <w:annotationRef/>
      </w:r>
      <w:r>
        <w:rPr>
          <w:lang w:val="en-US"/>
        </w:rPr>
        <w:t>Even though there is a different meaning to them, c</w:t>
      </w:r>
      <w:r w:rsidRPr="009C5EB5">
        <w:rPr>
          <w:lang w:val="en-US"/>
        </w:rPr>
        <w:t>an we still decide f</w:t>
      </w:r>
      <w:r>
        <w:rPr>
          <w:lang w:val="en-US"/>
        </w:rPr>
        <w:t>or one. Or could we even reduce it down to Resource, enriching the Resource element with appropriate Attributes?</w:t>
      </w:r>
    </w:p>
  </w:comment>
  <w:comment w:id="138" w:author="Daan Broeder" w:date="2011-02-16T18:37:00Z" w:initials="DB">
    <w:p w:rsidR="00500318" w:rsidRPr="00467472" w:rsidRDefault="00500318">
      <w:pPr>
        <w:pStyle w:val="Kommentartext"/>
        <w:rPr>
          <w:lang w:val="en-US"/>
        </w:rPr>
      </w:pPr>
      <w:r>
        <w:rPr>
          <w:rStyle w:val="Kommentarzeichen"/>
        </w:rPr>
        <w:annotationRef/>
      </w:r>
      <w:r w:rsidRPr="00467472">
        <w:rPr>
          <w:lang w:val="en-US"/>
        </w:rPr>
        <w:t>That depends on your purpose. If you just need the content, the PID+part identifier is sufficient . If you want the metadata for displaying rich information about your results, that is another matter</w:t>
      </w:r>
    </w:p>
  </w:comment>
  <w:comment w:id="142" w:author="Daan Broeder" w:date="2011-02-16T18:44:00Z" w:initials="DB">
    <w:p w:rsidR="00500318" w:rsidRPr="00467472" w:rsidRDefault="00500318">
      <w:pPr>
        <w:pStyle w:val="Kommentartext"/>
        <w:rPr>
          <w:lang w:val="en-US"/>
        </w:rPr>
      </w:pPr>
      <w:r>
        <w:rPr>
          <w:rStyle w:val="Kommentarzeichen"/>
        </w:rPr>
        <w:annotationRef/>
      </w:r>
      <w:r w:rsidRPr="00467472">
        <w:rPr>
          <w:lang w:val="en-US"/>
        </w:rPr>
        <w:t>There exists also non-xml textual data</w:t>
      </w:r>
    </w:p>
  </w:comment>
  <w:comment w:id="143" w:author="Administrator" w:date="2011-03-12T20:50:00Z" w:initials="A">
    <w:p w:rsidR="00500318" w:rsidRPr="00AC7AE3" w:rsidRDefault="00500318">
      <w:pPr>
        <w:pStyle w:val="Kommentartext"/>
        <w:rPr>
          <w:lang w:val="en-US"/>
        </w:rPr>
      </w:pPr>
      <w:r>
        <w:rPr>
          <w:rStyle w:val="Kommentarzeichen"/>
        </w:rPr>
        <w:annotationRef/>
      </w:r>
      <w:r w:rsidRPr="00AC7AE3">
        <w:rPr>
          <w:lang w:val="en-US"/>
        </w:rPr>
        <w:t>Therefore i</w:t>
      </w:r>
      <w:r>
        <w:rPr>
          <w:lang w:val="en-US"/>
        </w:rPr>
        <w:t>t says: textual/XML = textual or XML</w:t>
      </w:r>
    </w:p>
  </w:comment>
  <w:comment w:id="144" w:author="Daan Broeder" w:date="2011-02-16T18:40:00Z" w:initials="DB">
    <w:p w:rsidR="00500318" w:rsidRPr="00467472" w:rsidRDefault="00500318">
      <w:pPr>
        <w:pStyle w:val="Kommentartext"/>
        <w:rPr>
          <w:lang w:val="en-US"/>
        </w:rPr>
      </w:pPr>
      <w:r>
        <w:rPr>
          <w:rStyle w:val="Kommentarzeichen"/>
        </w:rPr>
        <w:annotationRef/>
      </w:r>
      <w:r w:rsidRPr="00467472">
        <w:rPr>
          <w:lang w:val="en-US"/>
        </w:rPr>
        <w:t>XML CDATA section?</w:t>
      </w:r>
    </w:p>
  </w:comment>
  <w:comment w:id="145" w:author="Administrator" w:date="2011-03-13T21:29:00Z" w:initials="A">
    <w:p w:rsidR="00500318" w:rsidRPr="00F917FF" w:rsidRDefault="00500318">
      <w:pPr>
        <w:pStyle w:val="Kommentartext"/>
        <w:rPr>
          <w:lang w:val="en-US"/>
        </w:rPr>
      </w:pPr>
      <w:r>
        <w:rPr>
          <w:rStyle w:val="Kommentarzeichen"/>
        </w:rPr>
        <w:annotationRef/>
      </w:r>
      <w:r w:rsidRPr="003E0CC8">
        <w:rPr>
          <w:lang w:val="en-US"/>
        </w:rPr>
        <w:t>??</w:t>
      </w:r>
      <w:r w:rsidRPr="003E0CC8">
        <w:rPr>
          <w:lang w:val="en-US"/>
        </w:rPr>
        <w:br/>
      </w:r>
      <w:r w:rsidRPr="00F917FF">
        <w:rPr>
          <w:lang w:val="en-US"/>
        </w:rPr>
        <w:t>I mean</w:t>
      </w:r>
      <w:r>
        <w:rPr>
          <w:lang w:val="en-US"/>
        </w:rPr>
        <w:t>t the need for</w:t>
      </w:r>
      <w:r w:rsidRPr="00F917FF">
        <w:rPr>
          <w:lang w:val="en-US"/>
        </w:rPr>
        <w:t xml:space="preserve"> harmonizing the a</w:t>
      </w:r>
      <w:r>
        <w:rPr>
          <w:lang w:val="en-US"/>
        </w:rPr>
        <w:t>ctual XML - a common schema for common data types, like KWIC.</w:t>
      </w:r>
    </w:p>
  </w:comment>
  <w:comment w:id="146" w:author="Daan Broeder" w:date="2011-02-16T18:39:00Z" w:initials="DB">
    <w:p w:rsidR="00500318" w:rsidRPr="00467472" w:rsidRDefault="00500318">
      <w:pPr>
        <w:pStyle w:val="Kommentartext"/>
        <w:rPr>
          <w:lang w:val="en-US"/>
        </w:rPr>
      </w:pPr>
      <w:r>
        <w:rPr>
          <w:rStyle w:val="Kommentarzeichen"/>
        </w:rPr>
        <w:annotationRef/>
      </w:r>
      <w:r w:rsidRPr="00467472">
        <w:rPr>
          <w:lang w:val="en-US"/>
        </w:rPr>
        <w:t xml:space="preserve">Why can’t I have inline thumbnails to represent images </w:t>
      </w:r>
    </w:p>
  </w:comment>
  <w:comment w:id="147" w:author="Administrator" w:date="2011-03-12T20:49:00Z" w:initials="A">
    <w:p w:rsidR="00500318" w:rsidRPr="00AC7AE3" w:rsidRDefault="00500318">
      <w:pPr>
        <w:pStyle w:val="Kommentartext"/>
        <w:rPr>
          <w:lang w:val="en-US"/>
        </w:rPr>
      </w:pPr>
      <w:r>
        <w:rPr>
          <w:rStyle w:val="Kommentarzeichen"/>
        </w:rPr>
        <w:annotationRef/>
      </w:r>
      <w:r>
        <w:rPr>
          <w:lang w:val="en-US"/>
        </w:rPr>
        <w:t>You</w:t>
      </w:r>
      <w:r w:rsidRPr="00AC7AE3">
        <w:rPr>
          <w:lang w:val="en-US"/>
        </w:rPr>
        <w:t xml:space="preserve"> can, but </w:t>
      </w:r>
      <w:r>
        <w:rPr>
          <w:lang w:val="en-US"/>
        </w:rPr>
        <w:t xml:space="preserve">we </w:t>
      </w:r>
      <w:r w:rsidRPr="00AC7AE3">
        <w:rPr>
          <w:lang w:val="en-US"/>
        </w:rPr>
        <w:t>need r</w:t>
      </w:r>
      <w:r>
        <w:rPr>
          <w:lang w:val="en-US"/>
        </w:rPr>
        <w:t>eferenced too, don’t we?</w:t>
      </w:r>
    </w:p>
  </w:comment>
  <w:comment w:id="148" w:author="Administrator" w:date="2011-03-13T21:15:00Z" w:initials="A">
    <w:p w:rsidR="00500318" w:rsidRPr="00F917FF" w:rsidRDefault="00500318" w:rsidP="00F917FF">
      <w:pPr>
        <w:pStyle w:val="Kommentartext"/>
        <w:rPr>
          <w:lang w:val="en-US"/>
        </w:rPr>
      </w:pPr>
      <w:r>
        <w:rPr>
          <w:rStyle w:val="Kommentarzeichen"/>
        </w:rPr>
        <w:annotationRef/>
      </w:r>
      <w:r w:rsidRPr="00F917FF">
        <w:rPr>
          <w:lang w:val="en-US"/>
        </w:rPr>
        <w:t>What would be the request to IMDI-corpus to get the different formats (video-file, eaf, imdi …), i.e. how are these formats identified? separate Resources?</w:t>
      </w:r>
    </w:p>
  </w:comment>
  <w:comment w:id="149" w:author="Daan Broeder" w:date="2011-03-13T21:15:00Z" w:initials="DB">
    <w:p w:rsidR="00500318" w:rsidRPr="00467472" w:rsidRDefault="00500318" w:rsidP="00F917FF">
      <w:pPr>
        <w:pStyle w:val="Kommentartext"/>
        <w:rPr>
          <w:lang w:val="en-US"/>
        </w:rPr>
      </w:pPr>
      <w:r>
        <w:rPr>
          <w:rStyle w:val="Kommentarzeichen"/>
        </w:rPr>
        <w:annotationRef/>
      </w:r>
      <w:r w:rsidRPr="00467472">
        <w:rPr>
          <w:lang w:val="en-US"/>
        </w:rPr>
        <w:t>Just HTTP GET to</w:t>
      </w:r>
      <w:r>
        <w:rPr>
          <w:lang w:val="en-US"/>
        </w:rPr>
        <w:t xml:space="preserve"> t</w:t>
      </w:r>
      <w:r w:rsidRPr="00467472">
        <w:rPr>
          <w:lang w:val="en-US"/>
        </w:rPr>
        <w:t>he PID oft he resource. All formats have their own PID</w:t>
      </w:r>
    </w:p>
  </w:comment>
  <w:comment w:id="151" w:author="Administrator" w:date="2011-03-12T21:01:00Z" w:initials="A">
    <w:p w:rsidR="00500318" w:rsidRPr="00301028" w:rsidRDefault="00500318">
      <w:pPr>
        <w:pStyle w:val="Kommentartext"/>
        <w:rPr>
          <w:lang w:val="en-US"/>
        </w:rPr>
      </w:pPr>
      <w:r>
        <w:rPr>
          <w:rStyle w:val="Kommentarzeichen"/>
        </w:rPr>
        <w:annotationRef/>
      </w:r>
      <w:r w:rsidRPr="00301028">
        <w:rPr>
          <w:lang w:val="en-US"/>
        </w:rPr>
        <w:t>This needs more work</w:t>
      </w:r>
      <w:r>
        <w:rPr>
          <w:lang w:val="en-US"/>
        </w:rPr>
        <w:t>.</w:t>
      </w:r>
    </w:p>
  </w:comment>
  <w:comment w:id="153" w:author="Daan Broeder" w:date="2011-02-17T08:12:00Z" w:initials="DB">
    <w:p w:rsidR="00500318" w:rsidRPr="00467472" w:rsidRDefault="00500318">
      <w:pPr>
        <w:pStyle w:val="Kommentartext"/>
        <w:rPr>
          <w:lang w:val="en-US"/>
        </w:rPr>
      </w:pPr>
      <w:r>
        <w:rPr>
          <w:rStyle w:val="Kommentarzeichen"/>
        </w:rPr>
        <w:annotationRef/>
      </w:r>
      <w:r w:rsidRPr="00467472">
        <w:rPr>
          <w:lang w:val="en-US"/>
        </w:rPr>
        <w:t>activation only happens from a  visualization environment. So what do we need more than click/open?</w:t>
      </w:r>
    </w:p>
  </w:comment>
  <w:comment w:id="154" w:author="Daan Broeder" w:date="2011-03-13T21:42:00Z" w:initials="DB">
    <w:p w:rsidR="00500318" w:rsidRPr="00467472" w:rsidRDefault="00500318">
      <w:pPr>
        <w:pStyle w:val="Kommentartext"/>
        <w:rPr>
          <w:lang w:val="en-US"/>
        </w:rPr>
      </w:pPr>
      <w:r>
        <w:rPr>
          <w:rStyle w:val="Kommentarzeichen"/>
        </w:rPr>
        <w:annotationRef/>
      </w:r>
      <w:r w:rsidRPr="00467472">
        <w:rPr>
          <w:lang w:val="en-US"/>
        </w:rPr>
        <w:t>The result contains metadata fort he p</w:t>
      </w:r>
      <w:r>
        <w:rPr>
          <w:lang w:val="en-US"/>
        </w:rPr>
        <w:t>arent collection, metadata for t</w:t>
      </w:r>
      <w:r w:rsidRPr="00467472">
        <w:rPr>
          <w:lang w:val="en-US"/>
        </w:rPr>
        <w:t>he resource and the resource itself. The query itself was a metadata search quey. Why then the parent and the resource(s)?</w:t>
      </w:r>
    </w:p>
  </w:comment>
  <w:comment w:id="155" w:author="Administrator" w:date="2011-03-13T21:50:00Z" w:initials="A">
    <w:p w:rsidR="00500318" w:rsidRPr="006B6E85" w:rsidRDefault="00500318">
      <w:pPr>
        <w:pStyle w:val="Kommentartext"/>
        <w:rPr>
          <w:lang w:val="en-US"/>
        </w:rPr>
      </w:pPr>
      <w:r>
        <w:rPr>
          <w:rStyle w:val="Kommentarzeichen"/>
        </w:rPr>
        <w:annotationRef/>
      </w:r>
      <w:r w:rsidRPr="006B6E85">
        <w:rPr>
          <w:lang w:val="en-US"/>
        </w:rPr>
        <w:t>No, the query was a</w:t>
      </w:r>
      <w:r>
        <w:rPr>
          <w:lang w:val="en-US"/>
        </w:rPr>
        <w:t xml:space="preserve"> content query, but it was not clearly stated. added.</w:t>
      </w:r>
    </w:p>
  </w:comment>
  <w:comment w:id="159" w:author="Daan Broeder" w:date="2011-03-13T21:37:00Z" w:initials="DB">
    <w:p w:rsidR="00500318" w:rsidRPr="00467472" w:rsidRDefault="00500318">
      <w:pPr>
        <w:pStyle w:val="Kommentartext"/>
        <w:rPr>
          <w:lang w:val="en-US"/>
        </w:rPr>
      </w:pPr>
      <w:r>
        <w:rPr>
          <w:rStyle w:val="Kommentarzeichen"/>
        </w:rPr>
        <w:annotationRef/>
      </w:r>
      <w:r w:rsidRPr="00467472">
        <w:rPr>
          <w:lang w:val="en-US"/>
        </w:rPr>
        <w:t>I take it you see the composite service also as a service that tals SRU/CQL. This is not absolutely necessary. Maybe I missed something in the CLARIN documents but only the individual searc engines have to speak SRU/CQL.</w:t>
      </w:r>
    </w:p>
    <w:p w:rsidR="00500318" w:rsidRPr="00467472" w:rsidRDefault="00500318">
      <w:pPr>
        <w:pStyle w:val="Kommentartext"/>
        <w:rPr>
          <w:lang w:val="en-US"/>
        </w:rPr>
      </w:pPr>
    </w:p>
    <w:p w:rsidR="00500318" w:rsidRPr="00467472" w:rsidRDefault="00500318">
      <w:pPr>
        <w:pStyle w:val="Kommentartext"/>
        <w:rPr>
          <w:lang w:val="en-US"/>
        </w:rPr>
      </w:pPr>
      <w:r w:rsidRPr="00467472">
        <w:rPr>
          <w:lang w:val="en-US"/>
        </w:rPr>
        <w:t>It is of course an idea to also consider the composite service as SR</w:t>
      </w:r>
      <w:r>
        <w:rPr>
          <w:lang w:val="en-US"/>
        </w:rPr>
        <w:t>U</w:t>
      </w:r>
      <w:r w:rsidRPr="00467472">
        <w:rPr>
          <w:lang w:val="en-US"/>
        </w:rPr>
        <w:t>/CQL compliant, however mind the ‚explain’ command and the problems described beneath.</w:t>
      </w:r>
    </w:p>
  </w:comment>
  <w:comment w:id="160" w:author="Administrator" w:date="2011-03-13T21:40:00Z" w:initials="A">
    <w:p w:rsidR="00500318" w:rsidRDefault="00500318">
      <w:pPr>
        <w:pStyle w:val="Kommentartext"/>
        <w:rPr>
          <w:lang w:val="en-US"/>
        </w:rPr>
      </w:pPr>
      <w:r>
        <w:rPr>
          <w:rStyle w:val="Kommentarzeichen"/>
        </w:rPr>
        <w:annotationRef/>
      </w:r>
      <w:r w:rsidRPr="00B11743">
        <w:rPr>
          <w:lang w:val="en-US"/>
        </w:rPr>
        <w:t>I can’t think of a</w:t>
      </w:r>
      <w:r>
        <w:rPr>
          <w:lang w:val="en-US"/>
        </w:rPr>
        <w:t>n argument for a service aggregating repositories based on a commonprotocol, not offering that protocol itself. This seems the most straight-forward solution, with least translations.</w:t>
      </w:r>
    </w:p>
    <w:p w:rsidR="00500318" w:rsidRPr="00B11743" w:rsidRDefault="00500318">
      <w:pPr>
        <w:pStyle w:val="Kommentartext"/>
        <w:rPr>
          <w:lang w:val="en-US"/>
        </w:rPr>
      </w:pPr>
      <w:r>
        <w:rPr>
          <w:lang w:val="en-US"/>
        </w:rPr>
        <w:t>Besides, what would be the other protocal you would propose to use here?</w:t>
      </w:r>
    </w:p>
  </w:comment>
  <w:comment w:id="161" w:author="Daan Broeder" w:date="2011-02-17T08:30:00Z" w:initials="DB">
    <w:p w:rsidR="00500318" w:rsidRPr="00467472" w:rsidRDefault="00500318">
      <w:pPr>
        <w:pStyle w:val="Kommentartext"/>
        <w:rPr>
          <w:lang w:val="en-US"/>
        </w:rPr>
      </w:pPr>
      <w:r>
        <w:rPr>
          <w:rStyle w:val="Kommentarzeichen"/>
        </w:rPr>
        <w:annotationRef/>
      </w:r>
      <w:r w:rsidRPr="00467472">
        <w:rPr>
          <w:lang w:val="en-US"/>
        </w:rPr>
        <w:t>Should the client then not directly query the target in stead via the composite service?</w:t>
      </w:r>
    </w:p>
  </w:comment>
  <w:comment w:id="162" w:author="Administrator" w:date="2011-03-13T21:42:00Z" w:initials="A">
    <w:p w:rsidR="00500318" w:rsidRDefault="00500318">
      <w:pPr>
        <w:pStyle w:val="Kommentartext"/>
        <w:rPr>
          <w:lang w:val="en-US"/>
        </w:rPr>
      </w:pPr>
      <w:r>
        <w:rPr>
          <w:rStyle w:val="Kommentarzeichen"/>
        </w:rPr>
        <w:annotationRef/>
      </w:r>
      <w:r w:rsidRPr="00B11743">
        <w:rPr>
          <w:lang w:val="en-US"/>
        </w:rPr>
        <w:t>Could well be. F</w:t>
      </w:r>
      <w:r>
        <w:rPr>
          <w:lang w:val="en-US"/>
        </w:rPr>
        <w:t>CS could return only a composite surrogate result with pointers to partial results.</w:t>
      </w:r>
    </w:p>
    <w:p w:rsidR="00500318" w:rsidRPr="00B11743" w:rsidRDefault="00500318">
      <w:pPr>
        <w:pStyle w:val="Kommentartext"/>
        <w:rPr>
          <w:lang w:val="en-US"/>
        </w:rPr>
      </w:pPr>
      <w:r>
        <w:rPr>
          <w:lang w:val="en-US"/>
        </w:rPr>
        <w:t>But what about the aggregation task?!</w:t>
      </w:r>
    </w:p>
  </w:comment>
  <w:comment w:id="164" w:author="Administrator" w:date="2011-01-31T14:45:00Z" w:initials="A">
    <w:p w:rsidR="00500318" w:rsidRPr="00FE14F6" w:rsidRDefault="00500318">
      <w:pPr>
        <w:pStyle w:val="Kommentartext"/>
        <w:rPr>
          <w:lang w:val="en-US"/>
        </w:rPr>
      </w:pPr>
      <w:r>
        <w:rPr>
          <w:rStyle w:val="Kommentarzeichen"/>
        </w:rPr>
        <w:annotationRef/>
      </w:r>
      <w:r w:rsidRPr="00FE14F6">
        <w:rPr>
          <w:lang w:val="en-US"/>
        </w:rPr>
        <w:t>Someone should really  set up this pazpar2, to be able to see this for inspiration.</w:t>
      </w:r>
    </w:p>
  </w:comment>
  <w:comment w:id="163" w:author="Daan Broeder" w:date="2011-02-17T08:33:00Z" w:initials="DB">
    <w:p w:rsidR="00500318" w:rsidRPr="00467472" w:rsidRDefault="00500318">
      <w:pPr>
        <w:pStyle w:val="Kommentartext"/>
        <w:rPr>
          <w:lang w:val="en-US"/>
        </w:rPr>
      </w:pPr>
      <w:r>
        <w:rPr>
          <w:rStyle w:val="Kommentarzeichen"/>
        </w:rPr>
        <w:annotationRef/>
      </w:r>
      <w:r w:rsidRPr="00467472">
        <w:rPr>
          <w:lang w:val="en-US"/>
        </w:rPr>
        <w:t>We are doing that</w:t>
      </w:r>
    </w:p>
  </w:comment>
  <w:comment w:id="165" w:author="Daan Broeder" w:date="2011-03-13T21:52:00Z" w:initials="DB">
    <w:p w:rsidR="00500318" w:rsidRPr="00467472" w:rsidRDefault="00500318">
      <w:pPr>
        <w:pStyle w:val="Kommentartext"/>
        <w:rPr>
          <w:lang w:val="en-US"/>
        </w:rPr>
      </w:pPr>
      <w:r>
        <w:rPr>
          <w:rStyle w:val="Kommentarzeichen"/>
        </w:rPr>
        <w:annotationRef/>
      </w:r>
      <w:r w:rsidRPr="00467472">
        <w:rPr>
          <w:lang w:val="en-US"/>
        </w:rPr>
        <w:t>It can be one of severa</w:t>
      </w:r>
      <w:r>
        <w:rPr>
          <w:lang w:val="en-US"/>
        </w:rPr>
        <w:t>l</w:t>
      </w:r>
      <w:r w:rsidRPr="00467472">
        <w:rPr>
          <w:lang w:val="en-US"/>
        </w:rPr>
        <w:t xml:space="preserve"> specific return formats</w:t>
      </w:r>
    </w:p>
  </w:comment>
  <w:comment w:id="166" w:author="Daan Broeder" w:date="2011-02-17T08:43:00Z" w:initials="DB">
    <w:p w:rsidR="00500318" w:rsidRPr="00467472" w:rsidRDefault="00500318">
      <w:pPr>
        <w:pStyle w:val="Kommentartext"/>
        <w:rPr>
          <w:lang w:val="en-US"/>
        </w:rPr>
      </w:pPr>
      <w:r>
        <w:rPr>
          <w:rStyle w:val="Kommentarzeichen"/>
        </w:rPr>
        <w:annotationRef/>
      </w:r>
      <w:r w:rsidRPr="00467472">
        <w:rPr>
          <w:lang w:val="en-US"/>
        </w:rPr>
        <w:t>So in the status update there should be information about the number of partial results until now and a prediction how long still busy. t</w:t>
      </w:r>
    </w:p>
  </w:comment>
  <w:comment w:id="167" w:author="Administrator" w:date="2011-03-13T16:50:00Z" w:initials="A">
    <w:p w:rsidR="00500318" w:rsidRPr="003E0CC8" w:rsidRDefault="00500318">
      <w:pPr>
        <w:pStyle w:val="Kommentartext"/>
        <w:rPr>
          <w:lang w:val="en-US"/>
        </w:rPr>
      </w:pPr>
      <w:r>
        <w:rPr>
          <w:rStyle w:val="Kommentarzeichen"/>
        </w:rPr>
        <w:annotationRef/>
      </w:r>
      <w:r w:rsidRPr="003E0CC8">
        <w:rPr>
          <w:lang w:val="en-US"/>
        </w:rPr>
        <w:t>yes</w:t>
      </w:r>
    </w:p>
  </w:comment>
  <w:comment w:id="170" w:author="Daan Broeder" w:date="2011-02-17T09:14:00Z" w:initials="DB">
    <w:p w:rsidR="00500318" w:rsidRPr="00467472" w:rsidRDefault="00500318">
      <w:pPr>
        <w:pStyle w:val="Kommentartext"/>
        <w:rPr>
          <w:lang w:val="en-US"/>
        </w:rPr>
      </w:pPr>
      <w:r>
        <w:rPr>
          <w:rStyle w:val="Kommentarzeichen"/>
        </w:rPr>
        <w:annotationRef/>
      </w:r>
      <w:r w:rsidRPr="00467472">
        <w:rPr>
          <w:lang w:val="en-US"/>
        </w:rPr>
        <w:t>Ok. This at least makes our earlier CLARIN stories not invalid. We will need to design/implement such a service for CLARIN NL</w:t>
      </w:r>
    </w:p>
  </w:comment>
  <w:comment w:id="171" w:author="Administrator" w:date="2011-03-13T16:50:00Z" w:initials="A">
    <w:p w:rsidR="00500318" w:rsidRPr="005A2A6F" w:rsidRDefault="00500318">
      <w:pPr>
        <w:pStyle w:val="Kommentartext"/>
        <w:rPr>
          <w:lang w:val="en-US"/>
        </w:rPr>
      </w:pPr>
      <w:r>
        <w:rPr>
          <w:rStyle w:val="Kommentarzeichen"/>
        </w:rPr>
        <w:annotationRef/>
      </w:r>
      <w:r w:rsidRPr="005A2A6F">
        <w:rPr>
          <w:lang w:val="en-US"/>
        </w:rPr>
        <w:t>We need a decision i</w:t>
      </w:r>
      <w:r>
        <w:rPr>
          <w:lang w:val="en-US"/>
        </w:rPr>
        <w:t>f it shall be a separate service, or if (for the start) it would be enough, when the aggregator keeps and exposes the list.</w:t>
      </w:r>
    </w:p>
  </w:comment>
  <w:comment w:id="175" w:author="Daan Broeder" w:date="2011-03-12T15:12:00Z" w:initials="DB">
    <w:p w:rsidR="00500318" w:rsidRPr="00467472" w:rsidRDefault="00500318">
      <w:pPr>
        <w:pStyle w:val="Kommentartext"/>
        <w:rPr>
          <w:lang w:val="en-US"/>
        </w:rPr>
      </w:pPr>
      <w:r>
        <w:rPr>
          <w:rStyle w:val="Kommentarzeichen"/>
        </w:rPr>
        <w:annotationRef/>
      </w:r>
      <w:r w:rsidRPr="00467472">
        <w:rPr>
          <w:lang w:val="en-US"/>
        </w:rPr>
        <w:t>This will certainly be an important service for creation &amp; curation of metadata. Perhaps also for annotation tools (however there I think the ISOCat will be the main informationsource for tag sets).</w:t>
      </w:r>
    </w:p>
    <w:p w:rsidR="00500318" w:rsidRPr="00467472" w:rsidRDefault="00500318">
      <w:pPr>
        <w:pStyle w:val="Kommentartext"/>
        <w:rPr>
          <w:lang w:val="en-US"/>
        </w:rPr>
      </w:pPr>
      <w:r w:rsidRPr="00467472">
        <w:rPr>
          <w:lang w:val="en-US"/>
        </w:rPr>
        <w:t>What role will  the CLARIN VAS or VOS (vocabulary service)  play in the federated sea</w:t>
      </w:r>
      <w:r>
        <w:rPr>
          <w:lang w:val="en-US"/>
        </w:rPr>
        <w:t>r</w:t>
      </w:r>
      <w:r w:rsidRPr="00467472">
        <w:rPr>
          <w:lang w:val="en-US"/>
        </w:rPr>
        <w:t>ch scenario?</w:t>
      </w:r>
    </w:p>
  </w:comment>
  <w:comment w:id="176" w:author="Administrator" w:date="2011-03-13T16:35:00Z" w:initials="A">
    <w:p w:rsidR="00500318" w:rsidRPr="0017072C" w:rsidRDefault="00500318">
      <w:pPr>
        <w:pStyle w:val="Kommentartext"/>
        <w:rPr>
          <w:lang w:val="en-US"/>
        </w:rPr>
      </w:pPr>
      <w:r>
        <w:rPr>
          <w:rStyle w:val="Kommentarzeichen"/>
        </w:rPr>
        <w:annotationRef/>
      </w:r>
      <w:r w:rsidRPr="0017072C">
        <w:rPr>
          <w:lang w:val="en-US"/>
        </w:rPr>
        <w:t>I actu</w:t>
      </w:r>
      <w:r>
        <w:rPr>
          <w:lang w:val="en-US"/>
        </w:rPr>
        <w:t>ally thought mainly of the MD-part of the combined search, but one could imagine that even in content search I would like to have a query for some institution’s name expanded with aliases.</w:t>
      </w:r>
    </w:p>
  </w:comment>
  <w:comment w:id="178" w:author="Daan Broeder" w:date="2011-03-13T16:15:00Z" w:initials="DB">
    <w:p w:rsidR="00500318" w:rsidRPr="00467472" w:rsidRDefault="00500318">
      <w:pPr>
        <w:pStyle w:val="Kommentartext"/>
        <w:rPr>
          <w:lang w:val="en-US"/>
        </w:rPr>
      </w:pPr>
      <w:r>
        <w:rPr>
          <w:rStyle w:val="Kommentarzeichen"/>
        </w:rPr>
        <w:annotationRef/>
      </w:r>
      <w:r w:rsidRPr="00467472">
        <w:rPr>
          <w:lang w:val="en-US"/>
        </w:rPr>
        <w:t>We will start with even a more simple prototype to test:</w:t>
      </w:r>
    </w:p>
    <w:p w:rsidR="00500318" w:rsidRPr="00467472" w:rsidRDefault="00500318">
      <w:pPr>
        <w:pStyle w:val="Kommentartext"/>
        <w:rPr>
          <w:lang w:val="en-US"/>
        </w:rPr>
      </w:pPr>
      <w:r w:rsidRPr="00467472">
        <w:rPr>
          <w:lang w:val="en-US"/>
        </w:rPr>
        <w:t>(1) select the corpora that you want to search, based on a list from the EDC partners</w:t>
      </w:r>
    </w:p>
    <w:p w:rsidR="00500318" w:rsidRPr="00467472" w:rsidRDefault="00500318">
      <w:pPr>
        <w:pStyle w:val="Kommentartext"/>
        <w:rPr>
          <w:lang w:val="en-US"/>
        </w:rPr>
      </w:pPr>
      <w:r w:rsidRPr="00467472">
        <w:rPr>
          <w:lang w:val="en-US"/>
        </w:rPr>
        <w:t>(2) iterate through the list and query the candidates</w:t>
      </w:r>
    </w:p>
  </w:comment>
  <w:comment w:id="179" w:author="Administrator" w:date="2011-03-13T16:18:00Z" w:initials="A">
    <w:p w:rsidR="00500318" w:rsidRPr="00516F5E" w:rsidRDefault="00500318">
      <w:pPr>
        <w:pStyle w:val="Kommentartext"/>
        <w:rPr>
          <w:lang w:val="en-US"/>
        </w:rPr>
      </w:pPr>
      <w:r>
        <w:rPr>
          <w:rStyle w:val="Kommentarzeichen"/>
        </w:rPr>
        <w:annotationRef/>
      </w:r>
      <w:r w:rsidRPr="00516F5E">
        <w:rPr>
          <w:lang w:val="en-US"/>
        </w:rPr>
        <w:t xml:space="preserve">Yes,  </w:t>
      </w:r>
      <w:r>
        <w:rPr>
          <w:lang w:val="en-US"/>
        </w:rPr>
        <w:t xml:space="preserve">that </w:t>
      </w:r>
      <w:r w:rsidRPr="00516F5E">
        <w:rPr>
          <w:lang w:val="en-US"/>
        </w:rPr>
        <w:t>is how w</w:t>
      </w:r>
      <w:r>
        <w:rPr>
          <w:lang w:val="en-US"/>
        </w:rPr>
        <w:t>e start and what the FCS will do (I added it in the appropriate section: 6.1 “Fed Search proper”), but this section is called “combined Metadata Content Search”</w:t>
      </w:r>
    </w:p>
  </w:comment>
  <w:comment w:id="181" w:author="Daan Broeder" w:date="2011-02-17T11:27:00Z" w:initials="DB">
    <w:p w:rsidR="00500318" w:rsidRPr="00467472" w:rsidRDefault="00500318">
      <w:pPr>
        <w:pStyle w:val="Kommentartext"/>
        <w:rPr>
          <w:lang w:val="en-US"/>
        </w:rPr>
      </w:pPr>
      <w:r>
        <w:rPr>
          <w:rStyle w:val="Kommentarzeichen"/>
        </w:rPr>
        <w:annotationRef/>
      </w:r>
      <w:r w:rsidRPr="00467472">
        <w:rPr>
          <w:lang w:val="en-US"/>
        </w:rPr>
        <w:t>This is something that should happen automatically with metadata search: perculation of metadata. E.g. In a french corpus all resources are (at least) partly in french. So if the metadata search is formulated to include the ref fort he SE</w:t>
      </w:r>
    </w:p>
  </w:comment>
  <w:comment w:id="183" w:author="Administrator" w:date="2011-03-12T15:02:00Z" w:initials="A">
    <w:p w:rsidR="00500318" w:rsidRPr="00FE47C7" w:rsidRDefault="00500318">
      <w:pPr>
        <w:pStyle w:val="Kommentartext"/>
        <w:rPr>
          <w:lang w:val="en-US"/>
        </w:rPr>
      </w:pPr>
      <w:r>
        <w:rPr>
          <w:rStyle w:val="Kommentarzeichen"/>
        </w:rPr>
        <w:annotationRef/>
      </w:r>
      <w:r w:rsidRPr="00FE47C7">
        <w:rPr>
          <w:lang w:val="en-US"/>
        </w:rPr>
        <w:t xml:space="preserve">Knowledgable folks should </w:t>
      </w:r>
      <w:r>
        <w:rPr>
          <w:lang w:val="en-US"/>
        </w:rPr>
        <w:t>check/</w:t>
      </w:r>
      <w:r w:rsidRPr="00FE47C7">
        <w:rPr>
          <w:lang w:val="en-US"/>
        </w:rPr>
        <w:t xml:space="preserve">rewrite this </w:t>
      </w:r>
      <w:r>
        <w:rPr>
          <w:lang w:val="en-US"/>
        </w:rPr>
        <w:t>paragraph wrt right terminology</w:t>
      </w:r>
    </w:p>
  </w:comment>
  <w:comment w:id="184" w:author="Administrator" w:date="2011-03-12T15:10:00Z" w:initials="A">
    <w:p w:rsidR="00500318" w:rsidRPr="00FE47C7" w:rsidRDefault="00500318">
      <w:pPr>
        <w:pStyle w:val="Kommentartext"/>
        <w:rPr>
          <w:lang w:val="en-US"/>
        </w:rPr>
      </w:pPr>
      <w:r>
        <w:rPr>
          <w:rStyle w:val="Kommentarzeichen"/>
        </w:rPr>
        <w:annotationRef/>
      </w:r>
      <w:r w:rsidRPr="00FE47C7">
        <w:rPr>
          <w:lang w:val="en-US"/>
        </w:rPr>
        <w:t>is there such a thing?</w:t>
      </w:r>
      <w:r>
        <w:rPr>
          <w:lang w:val="en-US"/>
        </w:rPr>
        <w:t xml:space="preserve"> Is it the right wording?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BF0" w:rsidRDefault="008D7BF0" w:rsidP="00F73914">
      <w:pPr>
        <w:spacing w:after="0" w:line="240" w:lineRule="auto"/>
      </w:pPr>
      <w:r>
        <w:separator/>
      </w:r>
    </w:p>
  </w:endnote>
  <w:endnote w:type="continuationSeparator" w:id="0">
    <w:p w:rsidR="008D7BF0" w:rsidRDefault="008D7BF0" w:rsidP="00F739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0410468"/>
      <w:docPartObj>
        <w:docPartGallery w:val="Page Numbers (Bottom of Page)"/>
        <w:docPartUnique/>
      </w:docPartObj>
    </w:sdtPr>
    <w:sdtContent>
      <w:p w:rsidR="00500318" w:rsidRDefault="00500318">
        <w:pPr>
          <w:pStyle w:val="Fuzeile"/>
          <w:jc w:val="right"/>
        </w:pPr>
        <w:fldSimple w:instr=" PAGE   \* MERGEFORMAT ">
          <w:r w:rsidR="001A71CD">
            <w:rPr>
              <w:noProof/>
            </w:rPr>
            <w:t>1</w:t>
          </w:r>
        </w:fldSimple>
      </w:p>
    </w:sdtContent>
  </w:sdt>
  <w:p w:rsidR="00500318" w:rsidRDefault="0050031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BF0" w:rsidRDefault="008D7BF0" w:rsidP="00F73914">
      <w:pPr>
        <w:spacing w:after="0" w:line="240" w:lineRule="auto"/>
      </w:pPr>
      <w:r>
        <w:separator/>
      </w:r>
    </w:p>
  </w:footnote>
  <w:footnote w:type="continuationSeparator" w:id="0">
    <w:p w:rsidR="008D7BF0" w:rsidRDefault="008D7BF0" w:rsidP="00F73914">
      <w:pPr>
        <w:spacing w:after="0" w:line="240" w:lineRule="auto"/>
      </w:pPr>
      <w:r>
        <w:continuationSeparator/>
      </w:r>
    </w:p>
  </w:footnote>
  <w:footnote w:id="1">
    <w:p w:rsidR="00500318" w:rsidRPr="00E71247" w:rsidRDefault="00500318">
      <w:pPr>
        <w:pStyle w:val="Funotentext"/>
        <w:rPr>
          <w:lang w:val="en-US"/>
        </w:rPr>
      </w:pPr>
      <w:r>
        <w:rPr>
          <w:rStyle w:val="Funotenzeichen"/>
        </w:rPr>
        <w:footnoteRef/>
      </w:r>
      <w:r w:rsidRPr="00E71247">
        <w:rPr>
          <w:lang w:val="en-US"/>
        </w:rPr>
        <w:t xml:space="preserve"> CLARIN Component Metadata Infrastructure </w:t>
      </w:r>
      <w:hyperlink r:id="rId1" w:history="1">
        <w:r w:rsidRPr="00E71247">
          <w:rPr>
            <w:rStyle w:val="Hyperlink"/>
            <w:lang w:val="en-US"/>
          </w:rPr>
          <w:t>http://www.clarin.eu/cmdi</w:t>
        </w:r>
      </w:hyperlink>
    </w:p>
  </w:footnote>
  <w:footnote w:id="2">
    <w:p w:rsidR="00500318" w:rsidRPr="00E71247" w:rsidRDefault="00500318">
      <w:pPr>
        <w:pStyle w:val="Funotentext"/>
        <w:rPr>
          <w:lang w:val="en-US"/>
        </w:rPr>
      </w:pPr>
      <w:r>
        <w:rPr>
          <w:rStyle w:val="Funotenzeichen"/>
        </w:rPr>
        <w:footnoteRef/>
      </w:r>
      <w:r w:rsidRPr="00E71247">
        <w:rPr>
          <w:lang w:val="en-US"/>
        </w:rPr>
        <w:t xml:space="preserve"> </w:t>
      </w:r>
      <w:r>
        <w:rPr>
          <w:lang w:val="en-US"/>
        </w:rPr>
        <w:t xml:space="preserve">for </w:t>
      </w:r>
      <w:r w:rsidRPr="00E71247">
        <w:rPr>
          <w:lang w:val="en-US"/>
        </w:rPr>
        <w:t xml:space="preserve">standard conformance </w:t>
      </w:r>
      <w:r>
        <w:rPr>
          <w:lang w:val="en-US"/>
        </w:rPr>
        <w:t xml:space="preserve">status </w:t>
      </w:r>
      <w:r w:rsidRPr="00E71247">
        <w:rPr>
          <w:lang w:val="en-US"/>
        </w:rPr>
        <w:t>see s</w:t>
      </w:r>
      <w:r>
        <w:rPr>
          <w:lang w:val="en-US"/>
        </w:rPr>
        <w:t>.</w:t>
      </w:r>
      <w:r w:rsidRPr="00E71247">
        <w:rPr>
          <w:lang w:val="en-US"/>
        </w:rPr>
        <w:t xml:space="preserve">9 in </w:t>
      </w:r>
      <w:hyperlink r:id="rId2" w:history="1">
        <w:r w:rsidRPr="00614274">
          <w:rPr>
            <w:rStyle w:val="Hyperlink"/>
            <w:lang w:val="en-US"/>
          </w:rPr>
          <w:t>http://clarin.aac.ac.at/MDService2/static/CMDRSB_20110123.pdf</w:t>
        </w:r>
      </w:hyperlink>
    </w:p>
  </w:footnote>
  <w:footnote w:id="3">
    <w:p w:rsidR="00500318" w:rsidRPr="00C73B72" w:rsidRDefault="00500318" w:rsidP="00E01979">
      <w:pPr>
        <w:pStyle w:val="Funotentext"/>
        <w:rPr>
          <w:lang w:val="en-US"/>
        </w:rPr>
      </w:pPr>
      <w:r>
        <w:rPr>
          <w:rStyle w:val="Funotenzeichen"/>
        </w:rPr>
        <w:footnoteRef/>
      </w:r>
      <w:r w:rsidRPr="00C73B72">
        <w:rPr>
          <w:lang w:val="en-US"/>
        </w:rPr>
        <w:t xml:space="preserve"> </w:t>
      </w:r>
      <w:hyperlink r:id="rId3" w:history="1">
        <w:r w:rsidRPr="00C73B72">
          <w:rPr>
            <w:rStyle w:val="Hyperlink"/>
            <w:lang w:val="en-US"/>
          </w:rPr>
          <w:t>http://www.oclc.org/uk/en/worldcat/default.htm</w:t>
        </w:r>
      </w:hyperlink>
    </w:p>
  </w:footnote>
  <w:footnote w:id="4">
    <w:p w:rsidR="00500318" w:rsidRPr="00E01979" w:rsidRDefault="00500318" w:rsidP="00E01979">
      <w:pPr>
        <w:pStyle w:val="Funotentext"/>
        <w:rPr>
          <w:lang w:val="en-US"/>
        </w:rPr>
      </w:pPr>
      <w:r>
        <w:rPr>
          <w:rStyle w:val="Funotenzeichen"/>
        </w:rPr>
        <w:footnoteRef/>
      </w:r>
      <w:r w:rsidRPr="00E01979">
        <w:rPr>
          <w:lang w:val="en-US"/>
        </w:rPr>
        <w:t xml:space="preserve"> </w:t>
      </w:r>
      <w:hyperlink r:id="rId4" w:history="1">
        <w:r w:rsidRPr="00E01979">
          <w:rPr>
            <w:rStyle w:val="Hyperlink"/>
            <w:lang w:val="en-US"/>
          </w:rPr>
          <w:t>http://search.theeuropeanlibrary.org/portal/en/index.html</w:t>
        </w:r>
      </w:hyperlink>
    </w:p>
  </w:footnote>
  <w:footnote w:id="5">
    <w:p w:rsidR="00500318" w:rsidRPr="00E71247" w:rsidRDefault="00500318" w:rsidP="00AB12FD">
      <w:pPr>
        <w:pStyle w:val="Funotentext"/>
        <w:rPr>
          <w:lang w:val="en-US"/>
        </w:rPr>
      </w:pPr>
      <w:r>
        <w:rPr>
          <w:rStyle w:val="Funotenzeichen"/>
        </w:rPr>
        <w:footnoteRef/>
      </w:r>
      <w:r w:rsidRPr="00E71247">
        <w:rPr>
          <w:lang w:val="en-US"/>
        </w:rPr>
        <w:t xml:space="preserve"> </w:t>
      </w:r>
      <w:hyperlink r:id="rId5" w:history="1">
        <w:r w:rsidRPr="00E71247">
          <w:rPr>
            <w:rStyle w:val="Hyperlink"/>
            <w:lang w:val="en-US"/>
          </w:rPr>
          <w:t>http://www.oasis-open.org/committees/tc_home.php?wg_abbrev=search-ws</w:t>
        </w:r>
      </w:hyperlink>
    </w:p>
  </w:footnote>
  <w:footnote w:id="6">
    <w:p w:rsidR="00500318" w:rsidRPr="00C73B72" w:rsidRDefault="00500318">
      <w:pPr>
        <w:pStyle w:val="Funotentext"/>
        <w:rPr>
          <w:lang w:val="en-US"/>
        </w:rPr>
      </w:pPr>
      <w:r>
        <w:rPr>
          <w:rStyle w:val="Funotenzeichen"/>
        </w:rPr>
        <w:footnoteRef/>
      </w:r>
      <w:r w:rsidRPr="00C73B72">
        <w:rPr>
          <w:lang w:val="en-US"/>
        </w:rPr>
        <w:t xml:space="preserve"> </w:t>
      </w:r>
      <w:hyperlink r:id="rId6" w:history="1">
        <w:r w:rsidRPr="00614274">
          <w:rPr>
            <w:rStyle w:val="Hyperlink"/>
            <w:lang w:val="en-US"/>
          </w:rPr>
          <w:t>http://www.loc.gov/standards/sru/oasis</w:t>
        </w:r>
      </w:hyperlink>
    </w:p>
  </w:footnote>
  <w:footnote w:id="7">
    <w:p w:rsidR="00500318" w:rsidRPr="00E01979" w:rsidRDefault="00500318" w:rsidP="00AB12FD">
      <w:pPr>
        <w:pStyle w:val="Funotentext"/>
        <w:rPr>
          <w:lang w:val="en-US"/>
        </w:rPr>
      </w:pPr>
      <w:r>
        <w:rPr>
          <w:rStyle w:val="Funotenzeichen"/>
        </w:rPr>
        <w:footnoteRef/>
      </w:r>
      <w:r w:rsidRPr="00E01979">
        <w:rPr>
          <w:lang w:val="en-US"/>
        </w:rPr>
        <w:t xml:space="preserve"> </w:t>
      </w:r>
      <w:hyperlink r:id="rId7" w:history="1">
        <w:r w:rsidRPr="00E01979">
          <w:rPr>
            <w:rStyle w:val="icon"/>
            <w:color w:val="0000FF"/>
            <w:u w:val="single"/>
            <w:lang w:val="en-US"/>
          </w:rPr>
          <w:t> </w:t>
        </w:r>
        <w:r w:rsidRPr="00E01979">
          <w:rPr>
            <w:rStyle w:val="Hyperlink"/>
            <w:lang w:val="en-US"/>
          </w:rPr>
          <w:t>http://www.loc.gov/standards/sru/index.html</w:t>
        </w:r>
      </w:hyperlink>
    </w:p>
  </w:footnote>
  <w:footnote w:id="8">
    <w:p w:rsidR="00500318" w:rsidRPr="0063484E" w:rsidRDefault="00500318">
      <w:pPr>
        <w:pStyle w:val="Funotentext"/>
      </w:pPr>
      <w:r>
        <w:rPr>
          <w:rStyle w:val="Funotenzeichen"/>
        </w:rPr>
        <w:footnoteRef/>
      </w:r>
      <w:r>
        <w:t xml:space="preserve"> APD draft </w:t>
      </w:r>
      <w:hyperlink r:id="rId8" w:history="1">
        <w:r w:rsidRPr="00614274">
          <w:rPr>
            <w:rStyle w:val="Hyperlink"/>
          </w:rPr>
          <w:t>http://www.loc.gov/standards/sru/oasis/current/apd.doc</w:t>
        </w:r>
      </w:hyperlink>
      <w:r>
        <w:t xml:space="preserve"> version 2010-09-17</w:t>
      </w:r>
    </w:p>
  </w:footnote>
  <w:footnote w:id="9">
    <w:p w:rsidR="00500318" w:rsidRPr="00007CE2" w:rsidRDefault="00500318">
      <w:pPr>
        <w:pStyle w:val="Funotentext"/>
        <w:rPr>
          <w:lang w:val="de-DE"/>
        </w:rPr>
      </w:pPr>
      <w:r>
        <w:rPr>
          <w:rStyle w:val="Funotenzeichen"/>
        </w:rPr>
        <w:footnoteRef/>
      </w:r>
      <w:r>
        <w:t xml:space="preserve"> </w:t>
      </w:r>
      <w:hyperlink r:id="rId9" w:anchor="baseprofile" w:history="1">
        <w:r w:rsidRPr="00614274">
          <w:rPr>
            <w:rStyle w:val="Hyperlink"/>
          </w:rPr>
          <w:t>http://www.loc.gov/standards/sru/specs/cql.html#baseprofile</w:t>
        </w:r>
      </w:hyperlink>
    </w:p>
  </w:footnote>
  <w:footnote w:id="10">
    <w:p w:rsidR="00500318" w:rsidRPr="00B219E6" w:rsidRDefault="00500318">
      <w:pPr>
        <w:pStyle w:val="Funotentext"/>
        <w:rPr>
          <w:lang w:val="de-DE"/>
        </w:rPr>
      </w:pPr>
      <w:r>
        <w:rPr>
          <w:rStyle w:val="Funotenzeichen"/>
        </w:rPr>
        <w:footnoteRef/>
      </w:r>
      <w:r>
        <w:t xml:space="preserve"> </w:t>
      </w:r>
      <w:hyperlink r:id="rId10" w:history="1">
        <w:r w:rsidRPr="00614274">
          <w:rPr>
            <w:rStyle w:val="Hyperlink"/>
          </w:rPr>
          <w:t>http://www.loc.gov/standards/sru/specs/diagnostics.html</w:t>
        </w:r>
      </w:hyperlink>
    </w:p>
  </w:footnote>
  <w:footnote w:id="11">
    <w:p w:rsidR="00500318" w:rsidRPr="00252E13" w:rsidRDefault="00500318">
      <w:pPr>
        <w:pStyle w:val="Funotentext"/>
      </w:pPr>
      <w:r>
        <w:rPr>
          <w:rStyle w:val="Funotenzeichen"/>
        </w:rPr>
        <w:footnoteRef/>
      </w:r>
      <w:r>
        <w:t xml:space="preserve"> </w:t>
      </w:r>
      <w:hyperlink r:id="rId11" w:history="1">
        <w:r w:rsidRPr="00614274">
          <w:rPr>
            <w:rStyle w:val="Hyperlink"/>
          </w:rPr>
          <w:t>http://www.loc.gov/standards/sru/resources/cql-context-set-v1-2.html</w:t>
        </w:r>
      </w:hyperlink>
    </w:p>
  </w:footnote>
  <w:footnote w:id="12">
    <w:p w:rsidR="00500318" w:rsidRPr="00CC6611" w:rsidRDefault="00500318">
      <w:pPr>
        <w:pStyle w:val="Funotentext"/>
        <w:rPr>
          <w:lang w:val="de-DE"/>
        </w:rPr>
      </w:pPr>
      <w:r>
        <w:rPr>
          <w:rStyle w:val="Funotenzeichen"/>
        </w:rPr>
        <w:footnoteRef/>
      </w:r>
      <w:r w:rsidRPr="00CC6611">
        <w:rPr>
          <w:lang w:val="de-DE"/>
        </w:rPr>
        <w:t xml:space="preserve"> </w:t>
      </w:r>
      <w:hyperlink r:id="rId12" w:history="1">
        <w:r w:rsidRPr="00CC6611">
          <w:rPr>
            <w:rStyle w:val="Hyperlink"/>
            <w:lang w:val="de-DE"/>
          </w:rPr>
          <w:t>http://www.loc.gov/standards/sru/resources/sort-context-set.html</w:t>
        </w:r>
      </w:hyperlink>
    </w:p>
  </w:footnote>
  <w:footnote w:id="13">
    <w:p w:rsidR="00500318" w:rsidRPr="00EC39C2" w:rsidRDefault="00500318">
      <w:pPr>
        <w:pStyle w:val="Funotentext"/>
      </w:pPr>
      <w:r>
        <w:rPr>
          <w:rStyle w:val="Funotenzeichen"/>
        </w:rPr>
        <w:footnoteRef/>
      </w:r>
      <w:r w:rsidRPr="00EC39C2">
        <w:t xml:space="preserve"> CQL draft: </w:t>
      </w:r>
      <w:hyperlink r:id="rId13" w:history="1">
        <w:r w:rsidRPr="00EC39C2">
          <w:rPr>
            <w:rStyle w:val="Hyperlink"/>
          </w:rPr>
          <w:t>http://www.loc.gov/standards/sru/oasis/current/cql.doc</w:t>
        </w:r>
      </w:hyperlink>
      <w:r w:rsidRPr="00EC39C2">
        <w:t xml:space="preserve"> v</w:t>
      </w:r>
      <w:r>
        <w:t xml:space="preserve">ersion: </w:t>
      </w:r>
      <w:r w:rsidRPr="00EC39C2">
        <w:t>2010</w:t>
      </w:r>
      <w:r>
        <w:t>-</w:t>
      </w:r>
      <w:r w:rsidRPr="00EC39C2">
        <w:t>09</w:t>
      </w:r>
      <w:r>
        <w:t>-</w:t>
      </w:r>
      <w:r w:rsidRPr="00EC39C2">
        <w:t>20</w:t>
      </w:r>
    </w:p>
  </w:footnote>
  <w:footnote w:id="14">
    <w:p w:rsidR="00500318" w:rsidRPr="001117AA" w:rsidRDefault="00500318" w:rsidP="001117AA">
      <w:pPr>
        <w:pStyle w:val="Funotentext"/>
      </w:pPr>
      <w:r>
        <w:rPr>
          <w:rStyle w:val="Funotenzeichen"/>
        </w:rPr>
        <w:footnoteRef/>
      </w:r>
      <w:r>
        <w:t xml:space="preserve"> </w:t>
      </w:r>
      <w:hyperlink r:id="rId14" w:history="1">
        <w:r w:rsidRPr="00614274">
          <w:rPr>
            <w:rStyle w:val="Hyperlink"/>
          </w:rPr>
          <w:t>http://www.loc.gov/standards/sru/resources/cql-context-set-v1-2.html</w:t>
        </w:r>
      </w:hyperlink>
    </w:p>
  </w:footnote>
  <w:footnote w:id="15">
    <w:p w:rsidR="00500318" w:rsidRPr="00EC39C2" w:rsidRDefault="00500318" w:rsidP="00423126">
      <w:pPr>
        <w:pStyle w:val="Funotentext"/>
      </w:pPr>
      <w:r>
        <w:rPr>
          <w:rStyle w:val="Funotenzeichen"/>
        </w:rPr>
        <w:footnoteRef/>
      </w:r>
      <w:r w:rsidRPr="00EC39C2">
        <w:t xml:space="preserve"> </w:t>
      </w:r>
      <w:hyperlink r:id="rId15" w:history="1">
        <w:r w:rsidRPr="00EC39C2">
          <w:rPr>
            <w:rStyle w:val="Hyperlink"/>
          </w:rPr>
          <w:t>http://www.loc.gov/standards/sru/specs/explain.html</w:t>
        </w:r>
      </w:hyperlink>
    </w:p>
  </w:footnote>
  <w:footnote w:id="16">
    <w:p w:rsidR="00500318" w:rsidRPr="00304B7A" w:rsidRDefault="00500318" w:rsidP="00423126">
      <w:pPr>
        <w:pStyle w:val="Funotentext"/>
      </w:pPr>
      <w:r>
        <w:rPr>
          <w:rStyle w:val="Funotenzeichen"/>
        </w:rPr>
        <w:footnoteRef/>
      </w:r>
      <w:r>
        <w:t xml:space="preserve"> </w:t>
      </w:r>
      <w:hyperlink r:id="rId16" w:history="1">
        <w:r w:rsidRPr="00614274">
          <w:rPr>
            <w:rStyle w:val="Hyperlink"/>
          </w:rPr>
          <w:t>http://explain.z3950.org/</w:t>
        </w:r>
      </w:hyperlink>
    </w:p>
  </w:footnote>
  <w:footnote w:id="17">
    <w:p w:rsidR="00500318" w:rsidRPr="00E51DAD" w:rsidRDefault="00500318" w:rsidP="00E51DAD">
      <w:pPr>
        <w:pStyle w:val="Funotentext"/>
      </w:pPr>
      <w:r>
        <w:rPr>
          <w:rStyle w:val="Funotenzeichen"/>
        </w:rPr>
        <w:footnoteRef/>
      </w:r>
      <w:r>
        <w:t xml:space="preserve"> </w:t>
      </w:r>
      <w:hyperlink r:id="rId17" w:history="1">
        <w:r w:rsidRPr="00614274">
          <w:rPr>
            <w:rStyle w:val="Hyperlink"/>
          </w:rPr>
          <w:t>http://www.loc.gov/standards/sru/oasis/current/sru-2-0.doc</w:t>
        </w:r>
      </w:hyperlink>
    </w:p>
  </w:footnote>
  <w:footnote w:id="18">
    <w:p w:rsidR="00500318" w:rsidRPr="008372C4" w:rsidRDefault="00500318">
      <w:pPr>
        <w:pStyle w:val="Funotentext"/>
      </w:pPr>
      <w:r>
        <w:rPr>
          <w:rStyle w:val="Funotenzeichen"/>
        </w:rPr>
        <w:footnoteRef/>
      </w:r>
      <w:r>
        <w:t xml:space="preserve"> </w:t>
      </w:r>
      <w:hyperlink r:id="rId18" w:anchor="extraData" w:history="1">
        <w:r w:rsidRPr="00614274">
          <w:rPr>
            <w:rStyle w:val="Hyperlink"/>
          </w:rPr>
          <w:t>http://www.loc.gov/standards/sru/specs/common.html#extraData</w:t>
        </w:r>
      </w:hyperlink>
      <w:r>
        <w:t>h</w:t>
      </w:r>
    </w:p>
  </w:footnote>
  <w:footnote w:id="19">
    <w:p w:rsidR="00500318" w:rsidRPr="00304B7A" w:rsidRDefault="00500318">
      <w:pPr>
        <w:pStyle w:val="Funotentext"/>
      </w:pPr>
      <w:r>
        <w:rPr>
          <w:rStyle w:val="Funotenzeichen"/>
        </w:rPr>
        <w:footnoteRef/>
      </w:r>
      <w:r w:rsidRPr="00304B7A">
        <w:t xml:space="preserve"> </w:t>
      </w:r>
      <w:hyperlink r:id="rId19" w:history="1">
        <w:r w:rsidRPr="00304B7A">
          <w:rPr>
            <w:rStyle w:val="Hyperlink"/>
          </w:rPr>
          <w:t>http://www.loc.gov/standards/sru/resources/dc-context-set.html</w:t>
        </w:r>
      </w:hyperlink>
    </w:p>
  </w:footnote>
  <w:footnote w:id="20">
    <w:p w:rsidR="00500318" w:rsidRPr="001932A7" w:rsidRDefault="00500318" w:rsidP="00252357">
      <w:pPr>
        <w:pStyle w:val="Funotentext"/>
        <w:rPr>
          <w:lang w:val="de-DE"/>
        </w:rPr>
      </w:pPr>
      <w:r>
        <w:rPr>
          <w:rStyle w:val="Funotenzeichen"/>
        </w:rPr>
        <w:footnoteRef/>
      </w:r>
      <w:r>
        <w:t xml:space="preserve"> </w:t>
      </w:r>
      <w:hyperlink r:id="rId20" w:history="1">
        <w:r w:rsidRPr="00614274">
          <w:rPr>
            <w:rStyle w:val="Hyperlink"/>
          </w:rPr>
          <w:t>http://clarin.aac.ac.at/MDService2/terms/htmlpage/?q=all&amp;repository=2&amp;maxdepth=8</w:t>
        </w:r>
      </w:hyperlink>
    </w:p>
  </w:footnote>
  <w:footnote w:id="21">
    <w:p w:rsidR="00500318" w:rsidRPr="00434491" w:rsidRDefault="00500318">
      <w:pPr>
        <w:pStyle w:val="Funotentext"/>
        <w:rPr>
          <w:lang w:val="de-DE"/>
        </w:rPr>
      </w:pPr>
      <w:r>
        <w:rPr>
          <w:rStyle w:val="Funotenzeichen"/>
        </w:rPr>
        <w:footnoteRef/>
      </w:r>
      <w:r>
        <w:t xml:space="preserve"> </w:t>
      </w:r>
      <w:hyperlink r:id="rId21" w:history="1">
        <w:r w:rsidRPr="00614274">
          <w:rPr>
            <w:rStyle w:val="Hyperlink"/>
          </w:rPr>
          <w:t>http://www.lat-mpi.eu/tools/elan/</w:t>
        </w:r>
      </w:hyperlink>
    </w:p>
  </w:footnote>
  <w:footnote w:id="22">
    <w:p w:rsidR="00500318" w:rsidRPr="00950C33" w:rsidRDefault="00500318">
      <w:pPr>
        <w:pStyle w:val="Funotentext"/>
        <w:rPr>
          <w:lang w:val="en-US"/>
        </w:rPr>
      </w:pPr>
      <w:r>
        <w:rPr>
          <w:rStyle w:val="Funotenzeichen"/>
        </w:rPr>
        <w:footnoteRef/>
      </w:r>
      <w:r>
        <w:rPr>
          <w:lang w:val="en-US"/>
        </w:rPr>
        <w:t xml:space="preserve">Actor in  CompReg: </w:t>
      </w:r>
      <w:hyperlink r:id="rId22" w:anchor="app=5f9c&amp;7239-selectedIndex=1" w:history="1">
        <w:r w:rsidRPr="00950C33">
          <w:rPr>
            <w:rStyle w:val="Hyperlink"/>
            <w:lang w:val="en-US"/>
          </w:rPr>
          <w:t>http://catalog.clarin.eu/ds/ComponentRegistry/?item=clarin.eu:cr1:c_1271859438158</w:t>
        </w:r>
      </w:hyperlink>
    </w:p>
  </w:footnote>
  <w:footnote w:id="23">
    <w:p w:rsidR="00500318" w:rsidRDefault="00500318">
      <w:pPr>
        <w:pStyle w:val="Funotentext"/>
        <w:rPr>
          <w:lang w:val="en-US"/>
        </w:rPr>
      </w:pPr>
      <w:r>
        <w:rPr>
          <w:rStyle w:val="Funotenzeichen"/>
        </w:rPr>
        <w:footnoteRef/>
      </w:r>
      <w:r w:rsidRPr="004F7F4C">
        <w:rPr>
          <w:lang w:val="en-US"/>
        </w:rPr>
        <w:t xml:space="preserve"> </w:t>
      </w:r>
      <w:r>
        <w:rPr>
          <w:lang w:val="en-US"/>
        </w:rPr>
        <w:t xml:space="preserve">Bird, Libermann (2000): A </w:t>
      </w:r>
      <w:r w:rsidRPr="004F7F4C">
        <w:rPr>
          <w:lang w:val="en-US"/>
        </w:rPr>
        <w:t>Formal Framework for</w:t>
      </w:r>
      <w:r>
        <w:rPr>
          <w:lang w:val="en-US"/>
        </w:rPr>
        <w:t xml:space="preserve"> Linguistic Annotations</w:t>
      </w:r>
      <w:r w:rsidRPr="004F7F4C">
        <w:rPr>
          <w:lang w:val="en-US"/>
        </w:rPr>
        <w:t xml:space="preserve"> </w:t>
      </w:r>
      <w:hyperlink r:id="rId23" w:history="1">
        <w:r w:rsidRPr="00F8410F">
          <w:rPr>
            <w:rStyle w:val="Hyperlink"/>
            <w:lang w:val="en-US"/>
          </w:rPr>
          <w:t>ftp://ftp.cis.upenn.edu/pub/sb/sact/bird/annotation.pdf</w:t>
        </w:r>
      </w:hyperlink>
    </w:p>
    <w:p w:rsidR="00500318" w:rsidRPr="004F7F4C" w:rsidRDefault="00500318">
      <w:pPr>
        <w:pStyle w:val="Funotentext"/>
        <w:rPr>
          <w:lang w:val="en-US"/>
        </w:rPr>
      </w:pPr>
    </w:p>
  </w:footnote>
  <w:footnote w:id="24">
    <w:p w:rsidR="00500318" w:rsidRPr="00AA7EE1" w:rsidRDefault="00500318">
      <w:pPr>
        <w:pStyle w:val="Funotentext"/>
        <w:rPr>
          <w:lang w:val="en-US"/>
        </w:rPr>
      </w:pPr>
      <w:r>
        <w:rPr>
          <w:rStyle w:val="Funotenzeichen"/>
        </w:rPr>
        <w:footnoteRef/>
      </w:r>
      <w:r w:rsidRPr="00AA7EE1">
        <w:rPr>
          <w:lang w:val="en-US"/>
        </w:rPr>
        <w:t xml:space="preserve"> </w:t>
      </w:r>
      <w:hyperlink r:id="rId24" w:history="1">
        <w:r w:rsidRPr="00614274">
          <w:rPr>
            <w:rStyle w:val="Hyperlink"/>
            <w:lang w:val="en-US"/>
          </w:rPr>
          <w:t>http://www.isocat.org/rest/dc/2462</w:t>
        </w:r>
      </w:hyperlink>
    </w:p>
  </w:footnote>
  <w:footnote w:id="25">
    <w:p w:rsidR="00500318" w:rsidRDefault="00500318">
      <w:pPr>
        <w:pStyle w:val="Funotentext"/>
        <w:rPr>
          <w:lang w:val="en-US"/>
        </w:rPr>
      </w:pPr>
      <w:r>
        <w:rPr>
          <w:rStyle w:val="Funotenzeichen"/>
        </w:rPr>
        <w:footnoteRef/>
      </w:r>
      <w:r>
        <w:rPr>
          <w:lang w:val="en-US"/>
        </w:rPr>
        <w:t xml:space="preserve"> Discussed by Ray Denenberg in </w:t>
      </w:r>
      <w:r w:rsidRPr="003B411A">
        <w:rPr>
          <w:lang w:val="en-US"/>
        </w:rPr>
        <w:t>DLib article January 09</w:t>
      </w:r>
      <w:r>
        <w:rPr>
          <w:lang w:val="en-US"/>
        </w:rPr>
        <w:t xml:space="preserve"> in the chapter: 4.2 Proximity:</w:t>
      </w:r>
      <w:r w:rsidRPr="003B411A">
        <w:rPr>
          <w:lang w:val="en-US"/>
        </w:rPr>
        <w:t xml:space="preserve"> </w:t>
      </w:r>
      <w:hyperlink r:id="rId25" w:history="1">
        <w:r w:rsidRPr="00614274">
          <w:rPr>
            <w:rStyle w:val="Hyperlink"/>
            <w:lang w:val="en-US"/>
          </w:rPr>
          <w:t>http://www.dlib.org/dlib/january09/denenberg/01denenberg.html</w:t>
        </w:r>
      </w:hyperlink>
    </w:p>
    <w:p w:rsidR="00500318" w:rsidRPr="003B411A" w:rsidRDefault="00500318">
      <w:pPr>
        <w:pStyle w:val="Funotentext"/>
        <w:rPr>
          <w:lang w:val="en-US"/>
        </w:rPr>
      </w:pPr>
    </w:p>
  </w:footnote>
  <w:footnote w:id="26">
    <w:p w:rsidR="00500318" w:rsidRPr="00CD1493" w:rsidRDefault="00500318">
      <w:pPr>
        <w:pStyle w:val="Funotentext"/>
        <w:rPr>
          <w:lang w:val="en-US"/>
        </w:rPr>
      </w:pPr>
      <w:r>
        <w:rPr>
          <w:rStyle w:val="Funotenzeichen"/>
        </w:rPr>
        <w:footnoteRef/>
      </w:r>
      <w:r w:rsidRPr="00CD1493">
        <w:rPr>
          <w:lang w:val="en-US"/>
        </w:rPr>
        <w:t xml:space="preserve"> </w:t>
      </w:r>
      <w:hyperlink r:id="rId26" w:anchor="2.1" w:history="1">
        <w:r w:rsidRPr="00F8410F">
          <w:rPr>
            <w:rStyle w:val="Hyperlink"/>
            <w:lang w:val="en-US"/>
          </w:rPr>
          <w:t>http://explain.z3950.org/overview/#2.1</w:t>
        </w:r>
      </w:hyperlink>
    </w:p>
  </w:footnote>
  <w:footnote w:id="27">
    <w:p w:rsidR="00500318" w:rsidRPr="00AE1A93" w:rsidRDefault="00500318">
      <w:pPr>
        <w:pStyle w:val="Funotentext"/>
        <w:rPr>
          <w:lang w:val="en-US"/>
        </w:rPr>
      </w:pPr>
      <w:r>
        <w:rPr>
          <w:rStyle w:val="Funotenzeichen"/>
        </w:rPr>
        <w:footnoteRef/>
      </w:r>
      <w:r w:rsidRPr="00AE1A93">
        <w:rPr>
          <w:lang w:val="en-US"/>
        </w:rPr>
        <w:t xml:space="preserve"> </w:t>
      </w:r>
      <w:hyperlink r:id="rId27" w:history="1">
        <w:r w:rsidRPr="00F8410F">
          <w:rPr>
            <w:rStyle w:val="Hyperlink"/>
            <w:lang w:val="en-US"/>
          </w:rPr>
          <w:t>http://demo.spraakdata.gu.se/clarin/cmd/model/stats?operation=getCollections&amp;collection=&amp;maxdepth=3</w:t>
        </w:r>
      </w:hyperlink>
    </w:p>
  </w:footnote>
  <w:footnote w:id="28">
    <w:p w:rsidR="00500318" w:rsidRPr="00AE1A93" w:rsidRDefault="00500318">
      <w:pPr>
        <w:pStyle w:val="Funotentext"/>
        <w:rPr>
          <w:lang w:val="en-US"/>
        </w:rPr>
      </w:pPr>
      <w:r>
        <w:rPr>
          <w:rStyle w:val="Funotenzeichen"/>
        </w:rPr>
        <w:footnoteRef/>
      </w:r>
      <w:r w:rsidRPr="00AE1A93">
        <w:rPr>
          <w:lang w:val="en-US"/>
        </w:rPr>
        <w:t xml:space="preserve"> </w:t>
      </w:r>
      <w:hyperlink r:id="rId28" w:history="1">
        <w:r w:rsidRPr="00F8410F">
          <w:rPr>
            <w:rStyle w:val="Hyperlink"/>
            <w:lang w:val="en-US"/>
          </w:rPr>
          <w:t>http://clarin.aac.ac.at/MDService2/collections/xml?repository=2</w:t>
        </w:r>
      </w:hyperlink>
    </w:p>
  </w:footnote>
  <w:footnote w:id="29">
    <w:p w:rsidR="00500318" w:rsidRPr="00AE1A93" w:rsidRDefault="00500318">
      <w:pPr>
        <w:pStyle w:val="Funotentext"/>
        <w:rPr>
          <w:lang w:val="en-US"/>
        </w:rPr>
      </w:pPr>
      <w:r>
        <w:rPr>
          <w:rStyle w:val="Funotenzeichen"/>
        </w:rPr>
        <w:footnoteRef/>
      </w:r>
      <w:r w:rsidRPr="00AE1A93">
        <w:rPr>
          <w:lang w:val="en-US"/>
        </w:rPr>
        <w:t xml:space="preserve"> </w:t>
      </w:r>
      <w:hyperlink r:id="rId29" w:history="1">
        <w:r w:rsidRPr="00F8410F">
          <w:rPr>
            <w:rStyle w:val="Hyperlink"/>
            <w:lang w:val="en-US"/>
          </w:rPr>
          <w:t>http://clarin.aac.ac.at/MDService2/?q=&amp;squery=&amp;collection=oai:acl.sr.language-archives.org&amp;columns=&amp;startItem=1&amp;maximumItems=10&amp;repository=1</w:t>
        </w:r>
      </w:hyperlink>
      <w:r>
        <w:rPr>
          <w:lang w:val="en-US"/>
        </w:rPr>
        <w:br/>
      </w:r>
      <w:r w:rsidRPr="00AE1A93">
        <w:rPr>
          <w:lang w:val="en-US"/>
        </w:rPr>
        <w:t>(</w:t>
      </w:r>
      <w:r>
        <w:rPr>
          <w:lang w:val="en-US"/>
        </w:rPr>
        <w:t xml:space="preserve">In the UI </w:t>
      </w:r>
      <w:r w:rsidRPr="00AE1A93">
        <w:rPr>
          <w:lang w:val="en-US"/>
        </w:rPr>
        <w:t>you can also switch to XML view, to see, that the result "is close to" a SRU-result.)</w:t>
      </w:r>
    </w:p>
  </w:footnote>
  <w:footnote w:id="30">
    <w:p w:rsidR="00500318" w:rsidRPr="007B2676" w:rsidRDefault="00500318">
      <w:pPr>
        <w:pStyle w:val="Funotentext"/>
        <w:rPr>
          <w:lang w:val="en-US"/>
        </w:rPr>
      </w:pPr>
      <w:r>
        <w:rPr>
          <w:rStyle w:val="Funotenzeichen"/>
        </w:rPr>
        <w:footnoteRef/>
      </w:r>
      <w:r w:rsidRPr="007B2676">
        <w:rPr>
          <w:lang w:val="en-US"/>
        </w:rPr>
        <w:t xml:space="preserve"> </w:t>
      </w:r>
      <w:hyperlink r:id="rId30" w:history="1">
        <w:r w:rsidRPr="00614274">
          <w:rPr>
            <w:rStyle w:val="Hyperlink"/>
            <w:lang w:val="en-US"/>
          </w:rPr>
          <w:t>http://corpus1.aac.ac.at/fackel/</w:t>
        </w:r>
      </w:hyperlink>
    </w:p>
  </w:footnote>
  <w:footnote w:id="31">
    <w:p w:rsidR="00500318" w:rsidRPr="00955423" w:rsidRDefault="00500318">
      <w:pPr>
        <w:pStyle w:val="Funotentext"/>
        <w:rPr>
          <w:lang w:val="en-US"/>
        </w:rPr>
      </w:pPr>
      <w:r>
        <w:rPr>
          <w:rStyle w:val="Funotenzeichen"/>
        </w:rPr>
        <w:footnoteRef/>
      </w:r>
      <w:r w:rsidRPr="00955423">
        <w:rPr>
          <w:lang w:val="en-US"/>
        </w:rPr>
        <w:t xml:space="preserve"> </w:t>
      </w:r>
      <w:hyperlink r:id="rId31" w:history="1">
        <w:r w:rsidRPr="00614274">
          <w:rPr>
            <w:rStyle w:val="Hyperlink"/>
            <w:lang w:val="en-US"/>
          </w:rPr>
          <w:t>http://www.sketchengine.co.uk/</w:t>
        </w:r>
      </w:hyperlink>
    </w:p>
  </w:footnote>
  <w:footnote w:id="32">
    <w:p w:rsidR="00500318" w:rsidRPr="00326BED" w:rsidRDefault="00500318" w:rsidP="009C5EB5">
      <w:pPr>
        <w:pStyle w:val="Funotentext"/>
        <w:rPr>
          <w:lang w:val="en-US"/>
        </w:rPr>
      </w:pPr>
      <w:r>
        <w:rPr>
          <w:rStyle w:val="Funotenzeichen"/>
        </w:rPr>
        <w:footnoteRef/>
      </w:r>
      <w:r>
        <w:rPr>
          <w:lang w:val="en-US"/>
        </w:rPr>
        <w:t>Language resource management -</w:t>
      </w:r>
      <w:r w:rsidRPr="00326BED">
        <w:rPr>
          <w:lang w:val="en-US"/>
        </w:rPr>
        <w:t xml:space="preserve"> Persistent identification and sustainable access</w:t>
      </w:r>
      <w:r>
        <w:rPr>
          <w:lang w:val="en-US"/>
        </w:rPr>
        <w:t xml:space="preserve"> (PISA)</w:t>
      </w:r>
      <w:r>
        <w:rPr>
          <w:lang w:val="en-US"/>
        </w:rPr>
        <w:br/>
      </w:r>
      <w:hyperlink r:id="rId32" w:history="1">
        <w:r w:rsidRPr="00F8410F">
          <w:rPr>
            <w:rStyle w:val="Hyperlink"/>
            <w:lang w:val="en-US"/>
          </w:rPr>
          <w:t>http://www.iso.org/iso/catalogue_detail.htm?csnumber=37333</w:t>
        </w:r>
      </w:hyperlink>
    </w:p>
  </w:footnote>
  <w:footnote w:id="33">
    <w:p w:rsidR="00500318" w:rsidRPr="00F917FF" w:rsidRDefault="00500318">
      <w:pPr>
        <w:pStyle w:val="Funotentext"/>
        <w:rPr>
          <w:lang w:val="en-US"/>
        </w:rPr>
      </w:pPr>
      <w:r>
        <w:rPr>
          <w:rStyle w:val="Funotenzeichen"/>
        </w:rPr>
        <w:footnoteRef/>
      </w:r>
      <w:r w:rsidRPr="00F917FF">
        <w:rPr>
          <w:lang w:val="en-US"/>
        </w:rPr>
        <w:t xml:space="preserve"> </w:t>
      </w:r>
      <w:hyperlink r:id="rId33" w:anchor="params" w:history="1">
        <w:r w:rsidRPr="00F8410F">
          <w:rPr>
            <w:rStyle w:val="Hyperlink"/>
            <w:lang w:val="en-US"/>
          </w:rPr>
          <w:t>http://www.loc.gov/standards/sru/specs/search-retrieve.html#params</w:t>
        </w:r>
      </w:hyperlink>
    </w:p>
  </w:footnote>
  <w:footnote w:id="34">
    <w:p w:rsidR="00500318" w:rsidRPr="003F5023" w:rsidRDefault="00500318">
      <w:pPr>
        <w:pStyle w:val="Funotentext"/>
        <w:rPr>
          <w:lang w:val="en-US"/>
        </w:rPr>
      </w:pPr>
      <w:r>
        <w:rPr>
          <w:rStyle w:val="Funotenzeichen"/>
        </w:rPr>
        <w:footnoteRef/>
      </w:r>
      <w:r w:rsidRPr="003F5023">
        <w:rPr>
          <w:lang w:val="en-US"/>
        </w:rPr>
        <w:t xml:space="preserve"> </w:t>
      </w:r>
      <w:hyperlink r:id="rId34" w:history="1">
        <w:r w:rsidRPr="00614274">
          <w:rPr>
            <w:rStyle w:val="Hyperlink"/>
            <w:lang w:val="en-US"/>
          </w:rPr>
          <w:t>http://www.indexdata.com/pazpar2</w:t>
        </w:r>
      </w:hyperlink>
    </w:p>
  </w:footnote>
  <w:footnote w:id="35">
    <w:p w:rsidR="00500318" w:rsidRPr="001515B2" w:rsidRDefault="00500318">
      <w:pPr>
        <w:pStyle w:val="Funotentext"/>
        <w:rPr>
          <w:lang w:val="en-US"/>
        </w:rPr>
      </w:pPr>
      <w:r>
        <w:rPr>
          <w:rStyle w:val="Funotenzeichen"/>
        </w:rPr>
        <w:footnoteRef/>
      </w:r>
      <w:r w:rsidRPr="001515B2">
        <w:rPr>
          <w:lang w:val="en-US"/>
        </w:rPr>
        <w:t xml:space="preserve"> </w:t>
      </w:r>
      <w:hyperlink r:id="rId35" w:history="1">
        <w:r w:rsidRPr="00A93BC7">
          <w:rPr>
            <w:rStyle w:val="Hyperlink"/>
            <w:lang w:val="en-US"/>
          </w:rPr>
          <w:t>http://www.isocat.org</w:t>
        </w:r>
      </w:hyperlink>
    </w:p>
  </w:footnote>
  <w:footnote w:id="36">
    <w:p w:rsidR="00500318" w:rsidRPr="001515B2" w:rsidRDefault="00500318">
      <w:pPr>
        <w:pStyle w:val="Funotentext"/>
        <w:rPr>
          <w:lang w:val="en-US"/>
        </w:rPr>
      </w:pPr>
      <w:r>
        <w:rPr>
          <w:rStyle w:val="Funotenzeichen"/>
        </w:rPr>
        <w:footnoteRef/>
      </w:r>
      <w:r w:rsidRPr="001515B2">
        <w:rPr>
          <w:lang w:val="en-US"/>
        </w:rPr>
        <w:t xml:space="preserve"> </w:t>
      </w:r>
      <w:hyperlink r:id="rId36" w:history="1">
        <w:r w:rsidRPr="00A93BC7">
          <w:rPr>
            <w:rStyle w:val="Hyperlink"/>
            <w:lang w:val="en-US"/>
          </w:rPr>
          <w:t>http://clarin.ids-mannheim.de/vcr/app/public</w:t>
        </w:r>
      </w:hyperlink>
    </w:p>
  </w:footnote>
  <w:footnote w:id="37">
    <w:p w:rsidR="00500318" w:rsidRPr="00950C33" w:rsidRDefault="00500318" w:rsidP="00CD1493">
      <w:pPr>
        <w:pStyle w:val="Funotentext"/>
        <w:rPr>
          <w:lang w:val="en-US"/>
        </w:rPr>
      </w:pPr>
    </w:p>
    <w:p w:rsidR="00500318" w:rsidRPr="00F707D9" w:rsidRDefault="00500318" w:rsidP="00CD1493">
      <w:pPr>
        <w:pStyle w:val="Funotentext"/>
        <w:rPr>
          <w:lang w:val="en-US"/>
        </w:rPr>
      </w:pPr>
      <w:r>
        <w:rPr>
          <w:rStyle w:val="Funotenzeichen"/>
        </w:rPr>
        <w:footnoteRef/>
      </w:r>
      <w:r w:rsidRPr="00F707D9">
        <w:rPr>
          <w:lang w:val="en-US"/>
        </w:rPr>
        <w:t xml:space="preserve"> </w:t>
      </w:r>
      <w:hyperlink r:id="rId37" w:history="1">
        <w:r w:rsidRPr="00F707D9">
          <w:rPr>
            <w:rStyle w:val="Hyperlink"/>
            <w:lang w:val="en-US"/>
          </w:rPr>
          <w:t>htt//www.meertens.knaw.nl/cms/en/databases</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7449C"/>
    <w:multiLevelType w:val="hybridMultilevel"/>
    <w:tmpl w:val="96327A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A9D2208"/>
    <w:multiLevelType w:val="hybridMultilevel"/>
    <w:tmpl w:val="5866D2BC"/>
    <w:lvl w:ilvl="0" w:tplc="74C8A32C">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1C82353"/>
    <w:multiLevelType w:val="hybridMultilevel"/>
    <w:tmpl w:val="AECEA640"/>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
    <w:nsid w:val="26345E8F"/>
    <w:multiLevelType w:val="hybridMultilevel"/>
    <w:tmpl w:val="AABA135A"/>
    <w:lvl w:ilvl="0" w:tplc="0409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89F0728"/>
    <w:multiLevelType w:val="hybridMultilevel"/>
    <w:tmpl w:val="8B28DEE2"/>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B615441"/>
    <w:multiLevelType w:val="multilevel"/>
    <w:tmpl w:val="6AC0E530"/>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554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nsid w:val="314B3503"/>
    <w:multiLevelType w:val="hybridMultilevel"/>
    <w:tmpl w:val="263C44DA"/>
    <w:lvl w:ilvl="0" w:tplc="AEC448B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2355254"/>
    <w:multiLevelType w:val="hybridMultilevel"/>
    <w:tmpl w:val="7C86998C"/>
    <w:lvl w:ilvl="0" w:tplc="3F340AF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7B26874"/>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3B4349A2"/>
    <w:multiLevelType w:val="multilevel"/>
    <w:tmpl w:val="022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566413"/>
    <w:multiLevelType w:val="hybridMultilevel"/>
    <w:tmpl w:val="9AAE6FA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42852C28"/>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39D236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51D3A34"/>
    <w:multiLevelType w:val="hybridMultilevel"/>
    <w:tmpl w:val="E054AF44"/>
    <w:lvl w:ilvl="0" w:tplc="0478D06A">
      <w:start w:val="1"/>
      <w:numFmt w:val="upperLetter"/>
      <w:lvlText w:val="Appendix %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4">
    <w:nsid w:val="4ACA62BE"/>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E501C88"/>
    <w:multiLevelType w:val="hybridMultilevel"/>
    <w:tmpl w:val="53FC52B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F97189B"/>
    <w:multiLevelType w:val="hybridMultilevel"/>
    <w:tmpl w:val="97564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C7CE4"/>
    <w:multiLevelType w:val="hybridMultilevel"/>
    <w:tmpl w:val="37EA956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53C2FCF"/>
    <w:multiLevelType w:val="hybridMultilevel"/>
    <w:tmpl w:val="154ECFBE"/>
    <w:lvl w:ilvl="0" w:tplc="9FB0B172">
      <w:start w:val="5"/>
      <w:numFmt w:val="bullet"/>
      <w:lvlText w:val="-"/>
      <w:lvlJc w:val="left"/>
      <w:pPr>
        <w:ind w:left="405" w:hanging="360"/>
      </w:pPr>
      <w:rPr>
        <w:rFonts w:ascii="Arial" w:eastAsiaTheme="minorHAnsi" w:hAnsi="Arial" w:cs="Arial" w:hint="default"/>
      </w:rPr>
    </w:lvl>
    <w:lvl w:ilvl="1" w:tplc="0C070003">
      <w:start w:val="1"/>
      <w:numFmt w:val="bullet"/>
      <w:lvlText w:val="o"/>
      <w:lvlJc w:val="left"/>
      <w:pPr>
        <w:ind w:left="1125" w:hanging="360"/>
      </w:pPr>
      <w:rPr>
        <w:rFonts w:ascii="Courier New" w:hAnsi="Courier New" w:cs="Courier New" w:hint="default"/>
      </w:rPr>
    </w:lvl>
    <w:lvl w:ilvl="2" w:tplc="0C070005" w:tentative="1">
      <w:start w:val="1"/>
      <w:numFmt w:val="bullet"/>
      <w:lvlText w:val=""/>
      <w:lvlJc w:val="left"/>
      <w:pPr>
        <w:ind w:left="1845" w:hanging="360"/>
      </w:pPr>
      <w:rPr>
        <w:rFonts w:ascii="Wingdings" w:hAnsi="Wingdings" w:hint="default"/>
      </w:rPr>
    </w:lvl>
    <w:lvl w:ilvl="3" w:tplc="0C070001" w:tentative="1">
      <w:start w:val="1"/>
      <w:numFmt w:val="bullet"/>
      <w:lvlText w:val=""/>
      <w:lvlJc w:val="left"/>
      <w:pPr>
        <w:ind w:left="2565" w:hanging="360"/>
      </w:pPr>
      <w:rPr>
        <w:rFonts w:ascii="Symbol" w:hAnsi="Symbol" w:hint="default"/>
      </w:rPr>
    </w:lvl>
    <w:lvl w:ilvl="4" w:tplc="0C070003" w:tentative="1">
      <w:start w:val="1"/>
      <w:numFmt w:val="bullet"/>
      <w:lvlText w:val="o"/>
      <w:lvlJc w:val="left"/>
      <w:pPr>
        <w:ind w:left="3285" w:hanging="360"/>
      </w:pPr>
      <w:rPr>
        <w:rFonts w:ascii="Courier New" w:hAnsi="Courier New" w:cs="Courier New" w:hint="default"/>
      </w:rPr>
    </w:lvl>
    <w:lvl w:ilvl="5" w:tplc="0C070005" w:tentative="1">
      <w:start w:val="1"/>
      <w:numFmt w:val="bullet"/>
      <w:lvlText w:val=""/>
      <w:lvlJc w:val="left"/>
      <w:pPr>
        <w:ind w:left="4005" w:hanging="360"/>
      </w:pPr>
      <w:rPr>
        <w:rFonts w:ascii="Wingdings" w:hAnsi="Wingdings" w:hint="default"/>
      </w:rPr>
    </w:lvl>
    <w:lvl w:ilvl="6" w:tplc="0C070001" w:tentative="1">
      <w:start w:val="1"/>
      <w:numFmt w:val="bullet"/>
      <w:lvlText w:val=""/>
      <w:lvlJc w:val="left"/>
      <w:pPr>
        <w:ind w:left="4725" w:hanging="360"/>
      </w:pPr>
      <w:rPr>
        <w:rFonts w:ascii="Symbol" w:hAnsi="Symbol" w:hint="default"/>
      </w:rPr>
    </w:lvl>
    <w:lvl w:ilvl="7" w:tplc="0C070003" w:tentative="1">
      <w:start w:val="1"/>
      <w:numFmt w:val="bullet"/>
      <w:lvlText w:val="o"/>
      <w:lvlJc w:val="left"/>
      <w:pPr>
        <w:ind w:left="5445" w:hanging="360"/>
      </w:pPr>
      <w:rPr>
        <w:rFonts w:ascii="Courier New" w:hAnsi="Courier New" w:cs="Courier New" w:hint="default"/>
      </w:rPr>
    </w:lvl>
    <w:lvl w:ilvl="8" w:tplc="0C070005" w:tentative="1">
      <w:start w:val="1"/>
      <w:numFmt w:val="bullet"/>
      <w:lvlText w:val=""/>
      <w:lvlJc w:val="left"/>
      <w:pPr>
        <w:ind w:left="6165" w:hanging="360"/>
      </w:pPr>
      <w:rPr>
        <w:rFonts w:ascii="Wingdings" w:hAnsi="Wingdings" w:hint="default"/>
      </w:rPr>
    </w:lvl>
  </w:abstractNum>
  <w:abstractNum w:abstractNumId="19">
    <w:nsid w:val="59876A4E"/>
    <w:multiLevelType w:val="hybridMultilevel"/>
    <w:tmpl w:val="FC3E9576"/>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A0F4BA1"/>
    <w:multiLevelType w:val="hybridMultilevel"/>
    <w:tmpl w:val="5CAC937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5BD42E1B"/>
    <w:multiLevelType w:val="hybridMultilevel"/>
    <w:tmpl w:val="BE3C9F7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5C7945DE"/>
    <w:multiLevelType w:val="hybridMultilevel"/>
    <w:tmpl w:val="20362AD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D8163D8"/>
    <w:multiLevelType w:val="hybridMultilevel"/>
    <w:tmpl w:val="693A748E"/>
    <w:lvl w:ilvl="0" w:tplc="0C070017">
      <w:start w:val="1"/>
      <w:numFmt w:val="lowerLetter"/>
      <w:lvlText w:val="%1)"/>
      <w:lvlJc w:val="left"/>
      <w:pPr>
        <w:ind w:left="1068" w:hanging="360"/>
      </w:p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24">
    <w:nsid w:val="61721916"/>
    <w:multiLevelType w:val="multilevel"/>
    <w:tmpl w:val="F572A640"/>
    <w:lvl w:ilvl="0">
      <w:start w:val="1"/>
      <w:numFmt w:val="upperLetter"/>
      <w:pStyle w:val="Appendix-Title"/>
      <w:lvlText w:val="Appendix %1"/>
      <w:lvlJc w:val="left"/>
      <w:pPr>
        <w:ind w:left="360" w:hanging="360"/>
      </w:pPr>
      <w:rPr>
        <w:rFonts w:hint="default"/>
      </w:rPr>
    </w:lvl>
    <w:lvl w:ilvl="1">
      <w:start w:val="1"/>
      <w:numFmt w:val="decimal"/>
      <w:pStyle w:val="AppendixTitleLevel2"/>
      <w:lvlText w:val="Appendix %1.%2"/>
      <w:lvlJc w:val="left"/>
      <w:pPr>
        <w:ind w:left="720" w:hanging="720"/>
      </w:pPr>
      <w:rPr>
        <w:rFonts w:hint="default"/>
      </w:rPr>
    </w:lvl>
    <w:lvl w:ilvl="2">
      <w:start w:val="1"/>
      <w:numFmt w:val="decimal"/>
      <w:lvlText w:val="%1.%2.%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8F7258B"/>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77B05FF3"/>
    <w:multiLevelType w:val="hybridMultilevel"/>
    <w:tmpl w:val="52CE04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6"/>
  </w:num>
  <w:num w:numId="4">
    <w:abstractNumId w:val="12"/>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4"/>
  </w:num>
  <w:num w:numId="8">
    <w:abstractNumId w:val="4"/>
  </w:num>
  <w:num w:numId="9">
    <w:abstractNumId w:val="26"/>
  </w:num>
  <w:num w:numId="10">
    <w:abstractNumId w:val="19"/>
  </w:num>
  <w:num w:numId="11">
    <w:abstractNumId w:val="20"/>
  </w:num>
  <w:num w:numId="12">
    <w:abstractNumId w:val="3"/>
  </w:num>
  <w:num w:numId="13">
    <w:abstractNumId w:val="21"/>
  </w:num>
  <w:num w:numId="14">
    <w:abstractNumId w:val="8"/>
  </w:num>
  <w:num w:numId="15">
    <w:abstractNumId w:val="11"/>
  </w:num>
  <w:num w:numId="16">
    <w:abstractNumId w:val="9"/>
  </w:num>
  <w:num w:numId="17">
    <w:abstractNumId w:val="16"/>
  </w:num>
  <w:num w:numId="18">
    <w:abstractNumId w:val="22"/>
  </w:num>
  <w:num w:numId="19">
    <w:abstractNumId w:val="13"/>
  </w:num>
  <w:num w:numId="20">
    <w:abstractNumId w:val="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5"/>
  </w:num>
  <w:num w:numId="24">
    <w:abstractNumId w:val="17"/>
  </w:num>
  <w:num w:numId="25">
    <w:abstractNumId w:val="10"/>
  </w:num>
  <w:num w:numId="26">
    <w:abstractNumId w:val="7"/>
  </w:num>
  <w:num w:numId="27">
    <w:abstractNumId w:val="25"/>
  </w:num>
  <w:num w:numId="28">
    <w:abstractNumId w:val="23"/>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D26ABD"/>
    <w:rsid w:val="000052AD"/>
    <w:rsid w:val="00006EB3"/>
    <w:rsid w:val="00007CE2"/>
    <w:rsid w:val="000136DC"/>
    <w:rsid w:val="00023A94"/>
    <w:rsid w:val="00041521"/>
    <w:rsid w:val="00042251"/>
    <w:rsid w:val="00046AFA"/>
    <w:rsid w:val="000473D3"/>
    <w:rsid w:val="000569BE"/>
    <w:rsid w:val="00061E64"/>
    <w:rsid w:val="000633DC"/>
    <w:rsid w:val="0007094F"/>
    <w:rsid w:val="0007312B"/>
    <w:rsid w:val="0008129F"/>
    <w:rsid w:val="000848F4"/>
    <w:rsid w:val="00086626"/>
    <w:rsid w:val="000913ED"/>
    <w:rsid w:val="00096275"/>
    <w:rsid w:val="000962D5"/>
    <w:rsid w:val="000A145E"/>
    <w:rsid w:val="000A345B"/>
    <w:rsid w:val="000A36E6"/>
    <w:rsid w:val="000A5E5E"/>
    <w:rsid w:val="000A6A5A"/>
    <w:rsid w:val="000A7C80"/>
    <w:rsid w:val="000B7864"/>
    <w:rsid w:val="000C28DF"/>
    <w:rsid w:val="000C7DEA"/>
    <w:rsid w:val="000D2FDF"/>
    <w:rsid w:val="000E03CE"/>
    <w:rsid w:val="000E7E24"/>
    <w:rsid w:val="000F1050"/>
    <w:rsid w:val="000F13B4"/>
    <w:rsid w:val="000F1DC8"/>
    <w:rsid w:val="000F27E1"/>
    <w:rsid w:val="000F57AC"/>
    <w:rsid w:val="00101BE1"/>
    <w:rsid w:val="0010228A"/>
    <w:rsid w:val="001109F7"/>
    <w:rsid w:val="00111508"/>
    <w:rsid w:val="001117AA"/>
    <w:rsid w:val="001128EC"/>
    <w:rsid w:val="00120728"/>
    <w:rsid w:val="00122C80"/>
    <w:rsid w:val="00125AB8"/>
    <w:rsid w:val="0013372B"/>
    <w:rsid w:val="001339BC"/>
    <w:rsid w:val="00144CD1"/>
    <w:rsid w:val="00146818"/>
    <w:rsid w:val="001515B2"/>
    <w:rsid w:val="001542A8"/>
    <w:rsid w:val="00164781"/>
    <w:rsid w:val="0017072C"/>
    <w:rsid w:val="00171ECE"/>
    <w:rsid w:val="00173C31"/>
    <w:rsid w:val="00176F5B"/>
    <w:rsid w:val="00177334"/>
    <w:rsid w:val="001835E6"/>
    <w:rsid w:val="001836DF"/>
    <w:rsid w:val="001867CB"/>
    <w:rsid w:val="00190AFF"/>
    <w:rsid w:val="001932A7"/>
    <w:rsid w:val="00194BD8"/>
    <w:rsid w:val="001979F3"/>
    <w:rsid w:val="001A41CC"/>
    <w:rsid w:val="001A71CD"/>
    <w:rsid w:val="001A72F2"/>
    <w:rsid w:val="001C0EC2"/>
    <w:rsid w:val="001C24E6"/>
    <w:rsid w:val="001C2F8A"/>
    <w:rsid w:val="001C4474"/>
    <w:rsid w:val="001D14AC"/>
    <w:rsid w:val="001D52CE"/>
    <w:rsid w:val="001E0323"/>
    <w:rsid w:val="001E27E5"/>
    <w:rsid w:val="001E34F7"/>
    <w:rsid w:val="001E35CC"/>
    <w:rsid w:val="001F46DB"/>
    <w:rsid w:val="001F66C7"/>
    <w:rsid w:val="002001B6"/>
    <w:rsid w:val="00201D19"/>
    <w:rsid w:val="0020661E"/>
    <w:rsid w:val="00210E23"/>
    <w:rsid w:val="00220E6D"/>
    <w:rsid w:val="00222959"/>
    <w:rsid w:val="00222EDB"/>
    <w:rsid w:val="00223DF4"/>
    <w:rsid w:val="00225246"/>
    <w:rsid w:val="00226606"/>
    <w:rsid w:val="00231BEC"/>
    <w:rsid w:val="00243C76"/>
    <w:rsid w:val="00244634"/>
    <w:rsid w:val="002469A6"/>
    <w:rsid w:val="00247A0A"/>
    <w:rsid w:val="00252357"/>
    <w:rsid w:val="00252E13"/>
    <w:rsid w:val="00253A15"/>
    <w:rsid w:val="00267584"/>
    <w:rsid w:val="0027622A"/>
    <w:rsid w:val="0027672E"/>
    <w:rsid w:val="00280389"/>
    <w:rsid w:val="00282061"/>
    <w:rsid w:val="00283E3B"/>
    <w:rsid w:val="002B3C42"/>
    <w:rsid w:val="002B59ED"/>
    <w:rsid w:val="002C069A"/>
    <w:rsid w:val="002C2F9A"/>
    <w:rsid w:val="002D1D7D"/>
    <w:rsid w:val="002D224A"/>
    <w:rsid w:val="002D2BD1"/>
    <w:rsid w:val="002E2B5D"/>
    <w:rsid w:val="002F34EE"/>
    <w:rsid w:val="002F3C61"/>
    <w:rsid w:val="002F62E8"/>
    <w:rsid w:val="002F7C87"/>
    <w:rsid w:val="00300B65"/>
    <w:rsid w:val="00301028"/>
    <w:rsid w:val="003016D2"/>
    <w:rsid w:val="00304B7A"/>
    <w:rsid w:val="00326BED"/>
    <w:rsid w:val="00330FAA"/>
    <w:rsid w:val="00331974"/>
    <w:rsid w:val="00351053"/>
    <w:rsid w:val="00357D44"/>
    <w:rsid w:val="003659A4"/>
    <w:rsid w:val="00380FFB"/>
    <w:rsid w:val="003836D2"/>
    <w:rsid w:val="00384585"/>
    <w:rsid w:val="003A115A"/>
    <w:rsid w:val="003A20FF"/>
    <w:rsid w:val="003B1C9A"/>
    <w:rsid w:val="003B411A"/>
    <w:rsid w:val="003B77A3"/>
    <w:rsid w:val="003C08ED"/>
    <w:rsid w:val="003C2523"/>
    <w:rsid w:val="003C3B95"/>
    <w:rsid w:val="003D5476"/>
    <w:rsid w:val="003D6EEA"/>
    <w:rsid w:val="003E0B3B"/>
    <w:rsid w:val="003E0CC8"/>
    <w:rsid w:val="003E1786"/>
    <w:rsid w:val="003E5242"/>
    <w:rsid w:val="003E59F5"/>
    <w:rsid w:val="003F0BC3"/>
    <w:rsid w:val="003F248F"/>
    <w:rsid w:val="003F5023"/>
    <w:rsid w:val="004135FE"/>
    <w:rsid w:val="0041676A"/>
    <w:rsid w:val="00417B48"/>
    <w:rsid w:val="00421A13"/>
    <w:rsid w:val="00423126"/>
    <w:rsid w:val="004278D3"/>
    <w:rsid w:val="00434491"/>
    <w:rsid w:val="00435A2A"/>
    <w:rsid w:val="00460A59"/>
    <w:rsid w:val="0046385F"/>
    <w:rsid w:val="00464CF1"/>
    <w:rsid w:val="00467472"/>
    <w:rsid w:val="00467BAF"/>
    <w:rsid w:val="00470C28"/>
    <w:rsid w:val="00471664"/>
    <w:rsid w:val="00471C5F"/>
    <w:rsid w:val="00473622"/>
    <w:rsid w:val="004760E2"/>
    <w:rsid w:val="00487A9D"/>
    <w:rsid w:val="004902B6"/>
    <w:rsid w:val="00491550"/>
    <w:rsid w:val="004963BA"/>
    <w:rsid w:val="004A2B34"/>
    <w:rsid w:val="004B0CA6"/>
    <w:rsid w:val="004B2FC0"/>
    <w:rsid w:val="004B5C4E"/>
    <w:rsid w:val="004B7359"/>
    <w:rsid w:val="004C19CF"/>
    <w:rsid w:val="004C1EA7"/>
    <w:rsid w:val="004C7A3E"/>
    <w:rsid w:val="004D2E11"/>
    <w:rsid w:val="004F2B38"/>
    <w:rsid w:val="004F7BA3"/>
    <w:rsid w:val="004F7F4C"/>
    <w:rsid w:val="00500318"/>
    <w:rsid w:val="005105E2"/>
    <w:rsid w:val="00516F5E"/>
    <w:rsid w:val="00517CA4"/>
    <w:rsid w:val="0052283A"/>
    <w:rsid w:val="005253DB"/>
    <w:rsid w:val="0053040A"/>
    <w:rsid w:val="005369C6"/>
    <w:rsid w:val="00536EE0"/>
    <w:rsid w:val="00542A6B"/>
    <w:rsid w:val="00550608"/>
    <w:rsid w:val="005522F7"/>
    <w:rsid w:val="00556ED5"/>
    <w:rsid w:val="0056085B"/>
    <w:rsid w:val="005642CB"/>
    <w:rsid w:val="00566BC1"/>
    <w:rsid w:val="00573736"/>
    <w:rsid w:val="005869B6"/>
    <w:rsid w:val="005873C5"/>
    <w:rsid w:val="00591D1A"/>
    <w:rsid w:val="00591FF9"/>
    <w:rsid w:val="005922B8"/>
    <w:rsid w:val="005961A6"/>
    <w:rsid w:val="00597556"/>
    <w:rsid w:val="005A2A6F"/>
    <w:rsid w:val="005A609A"/>
    <w:rsid w:val="005A6EA5"/>
    <w:rsid w:val="005B1412"/>
    <w:rsid w:val="005B19A1"/>
    <w:rsid w:val="005B5254"/>
    <w:rsid w:val="005B723F"/>
    <w:rsid w:val="005B74D1"/>
    <w:rsid w:val="005B7EF7"/>
    <w:rsid w:val="005C0B88"/>
    <w:rsid w:val="005C6584"/>
    <w:rsid w:val="005D02C4"/>
    <w:rsid w:val="005D045A"/>
    <w:rsid w:val="005D0659"/>
    <w:rsid w:val="005D11E4"/>
    <w:rsid w:val="005D2A01"/>
    <w:rsid w:val="005D2D8A"/>
    <w:rsid w:val="005D5DC7"/>
    <w:rsid w:val="005E16EA"/>
    <w:rsid w:val="005E6F2E"/>
    <w:rsid w:val="005F002D"/>
    <w:rsid w:val="005F10B8"/>
    <w:rsid w:val="005F23B5"/>
    <w:rsid w:val="005F4B33"/>
    <w:rsid w:val="005F6352"/>
    <w:rsid w:val="00601314"/>
    <w:rsid w:val="006070A5"/>
    <w:rsid w:val="0060714C"/>
    <w:rsid w:val="00615486"/>
    <w:rsid w:val="0062240B"/>
    <w:rsid w:val="0063484E"/>
    <w:rsid w:val="00634F92"/>
    <w:rsid w:val="00637FB7"/>
    <w:rsid w:val="00643692"/>
    <w:rsid w:val="00646A5D"/>
    <w:rsid w:val="006505A2"/>
    <w:rsid w:val="00651E65"/>
    <w:rsid w:val="006534A1"/>
    <w:rsid w:val="006534B7"/>
    <w:rsid w:val="00654854"/>
    <w:rsid w:val="00663AF9"/>
    <w:rsid w:val="0066490A"/>
    <w:rsid w:val="00666061"/>
    <w:rsid w:val="00670BEE"/>
    <w:rsid w:val="006731EA"/>
    <w:rsid w:val="00674984"/>
    <w:rsid w:val="006758AA"/>
    <w:rsid w:val="0069141B"/>
    <w:rsid w:val="00692EE8"/>
    <w:rsid w:val="00693507"/>
    <w:rsid w:val="0069383F"/>
    <w:rsid w:val="006A12AC"/>
    <w:rsid w:val="006A6456"/>
    <w:rsid w:val="006A711D"/>
    <w:rsid w:val="006B0AC6"/>
    <w:rsid w:val="006B6E85"/>
    <w:rsid w:val="006B7EE8"/>
    <w:rsid w:val="006C330F"/>
    <w:rsid w:val="006C3759"/>
    <w:rsid w:val="006D03F3"/>
    <w:rsid w:val="006D1033"/>
    <w:rsid w:val="006D1C2A"/>
    <w:rsid w:val="006D318F"/>
    <w:rsid w:val="006D59CE"/>
    <w:rsid w:val="006D7ED4"/>
    <w:rsid w:val="006E08A9"/>
    <w:rsid w:val="006E2162"/>
    <w:rsid w:val="006E670D"/>
    <w:rsid w:val="006F0C36"/>
    <w:rsid w:val="006F716D"/>
    <w:rsid w:val="0070163A"/>
    <w:rsid w:val="00707D5B"/>
    <w:rsid w:val="00711BA3"/>
    <w:rsid w:val="007175CC"/>
    <w:rsid w:val="00725E83"/>
    <w:rsid w:val="00726411"/>
    <w:rsid w:val="00726E37"/>
    <w:rsid w:val="0073100C"/>
    <w:rsid w:val="00732437"/>
    <w:rsid w:val="00732759"/>
    <w:rsid w:val="007355B9"/>
    <w:rsid w:val="00753895"/>
    <w:rsid w:val="00754D5D"/>
    <w:rsid w:val="00756839"/>
    <w:rsid w:val="00761A52"/>
    <w:rsid w:val="00770277"/>
    <w:rsid w:val="00770BDD"/>
    <w:rsid w:val="00775FFB"/>
    <w:rsid w:val="007839EF"/>
    <w:rsid w:val="007840F1"/>
    <w:rsid w:val="00790A0A"/>
    <w:rsid w:val="00797C7B"/>
    <w:rsid w:val="007A286A"/>
    <w:rsid w:val="007A3BD7"/>
    <w:rsid w:val="007B2676"/>
    <w:rsid w:val="007B50F2"/>
    <w:rsid w:val="007B72E4"/>
    <w:rsid w:val="007C01F1"/>
    <w:rsid w:val="007C1410"/>
    <w:rsid w:val="007C4E0E"/>
    <w:rsid w:val="007C5CF9"/>
    <w:rsid w:val="007C740C"/>
    <w:rsid w:val="007D12CE"/>
    <w:rsid w:val="007D2662"/>
    <w:rsid w:val="007D33B9"/>
    <w:rsid w:val="007E0F4D"/>
    <w:rsid w:val="007E4F23"/>
    <w:rsid w:val="007F1C9C"/>
    <w:rsid w:val="007F1DBA"/>
    <w:rsid w:val="007F357B"/>
    <w:rsid w:val="007F3D86"/>
    <w:rsid w:val="00801C75"/>
    <w:rsid w:val="00804747"/>
    <w:rsid w:val="00807C1F"/>
    <w:rsid w:val="00813F3C"/>
    <w:rsid w:val="00823CF9"/>
    <w:rsid w:val="008245FE"/>
    <w:rsid w:val="00827EF3"/>
    <w:rsid w:val="008325D9"/>
    <w:rsid w:val="00832B1B"/>
    <w:rsid w:val="008372C4"/>
    <w:rsid w:val="008374C5"/>
    <w:rsid w:val="00842C40"/>
    <w:rsid w:val="008453C4"/>
    <w:rsid w:val="008454D2"/>
    <w:rsid w:val="00847516"/>
    <w:rsid w:val="00850D2F"/>
    <w:rsid w:val="00857996"/>
    <w:rsid w:val="0086056C"/>
    <w:rsid w:val="00861D97"/>
    <w:rsid w:val="00861F82"/>
    <w:rsid w:val="00862A43"/>
    <w:rsid w:val="00874105"/>
    <w:rsid w:val="00883B98"/>
    <w:rsid w:val="008841E1"/>
    <w:rsid w:val="00884869"/>
    <w:rsid w:val="00886DE4"/>
    <w:rsid w:val="00890A22"/>
    <w:rsid w:val="0089326E"/>
    <w:rsid w:val="008A1EA6"/>
    <w:rsid w:val="008A6690"/>
    <w:rsid w:val="008B3640"/>
    <w:rsid w:val="008B385D"/>
    <w:rsid w:val="008B682E"/>
    <w:rsid w:val="008B7A3F"/>
    <w:rsid w:val="008B7ED8"/>
    <w:rsid w:val="008C6E4E"/>
    <w:rsid w:val="008D2739"/>
    <w:rsid w:val="008D2D54"/>
    <w:rsid w:val="008D3749"/>
    <w:rsid w:val="008D7BF0"/>
    <w:rsid w:val="008E0C98"/>
    <w:rsid w:val="008E23A4"/>
    <w:rsid w:val="008E4741"/>
    <w:rsid w:val="008E61F6"/>
    <w:rsid w:val="008E758A"/>
    <w:rsid w:val="008F5750"/>
    <w:rsid w:val="008F672B"/>
    <w:rsid w:val="00910019"/>
    <w:rsid w:val="00910458"/>
    <w:rsid w:val="00912A03"/>
    <w:rsid w:val="00915A8D"/>
    <w:rsid w:val="00920665"/>
    <w:rsid w:val="00927ADD"/>
    <w:rsid w:val="00932B81"/>
    <w:rsid w:val="00940B89"/>
    <w:rsid w:val="00942672"/>
    <w:rsid w:val="00942F34"/>
    <w:rsid w:val="00945509"/>
    <w:rsid w:val="0095084A"/>
    <w:rsid w:val="00950C33"/>
    <w:rsid w:val="0095290D"/>
    <w:rsid w:val="00952B8B"/>
    <w:rsid w:val="00955423"/>
    <w:rsid w:val="0096273E"/>
    <w:rsid w:val="00967581"/>
    <w:rsid w:val="009700A0"/>
    <w:rsid w:val="00971EC6"/>
    <w:rsid w:val="00974B31"/>
    <w:rsid w:val="00976FD8"/>
    <w:rsid w:val="00980257"/>
    <w:rsid w:val="00980C2C"/>
    <w:rsid w:val="009943F4"/>
    <w:rsid w:val="0099497C"/>
    <w:rsid w:val="00995E68"/>
    <w:rsid w:val="009A788E"/>
    <w:rsid w:val="009A78CC"/>
    <w:rsid w:val="009B0F43"/>
    <w:rsid w:val="009C5EB5"/>
    <w:rsid w:val="009E3BB1"/>
    <w:rsid w:val="009E44D8"/>
    <w:rsid w:val="009F506A"/>
    <w:rsid w:val="00A005F0"/>
    <w:rsid w:val="00A006B7"/>
    <w:rsid w:val="00A03F92"/>
    <w:rsid w:val="00A040CD"/>
    <w:rsid w:val="00A05645"/>
    <w:rsid w:val="00A05A1D"/>
    <w:rsid w:val="00A1397B"/>
    <w:rsid w:val="00A2117E"/>
    <w:rsid w:val="00A24FF1"/>
    <w:rsid w:val="00A25FE9"/>
    <w:rsid w:val="00A344AF"/>
    <w:rsid w:val="00A36333"/>
    <w:rsid w:val="00A42F1C"/>
    <w:rsid w:val="00A57A12"/>
    <w:rsid w:val="00A622B6"/>
    <w:rsid w:val="00A67692"/>
    <w:rsid w:val="00A75511"/>
    <w:rsid w:val="00A819E8"/>
    <w:rsid w:val="00A83BB2"/>
    <w:rsid w:val="00A85090"/>
    <w:rsid w:val="00A857ED"/>
    <w:rsid w:val="00A879DF"/>
    <w:rsid w:val="00A909B6"/>
    <w:rsid w:val="00A91103"/>
    <w:rsid w:val="00A918F3"/>
    <w:rsid w:val="00A920DA"/>
    <w:rsid w:val="00A95363"/>
    <w:rsid w:val="00A96673"/>
    <w:rsid w:val="00AA239F"/>
    <w:rsid w:val="00AA3CCE"/>
    <w:rsid w:val="00AA424F"/>
    <w:rsid w:val="00AA7EE1"/>
    <w:rsid w:val="00AB12FD"/>
    <w:rsid w:val="00AB279F"/>
    <w:rsid w:val="00AC7AE3"/>
    <w:rsid w:val="00AD175C"/>
    <w:rsid w:val="00AE1A93"/>
    <w:rsid w:val="00AE3FB9"/>
    <w:rsid w:val="00AF67BE"/>
    <w:rsid w:val="00B071EA"/>
    <w:rsid w:val="00B11743"/>
    <w:rsid w:val="00B219E6"/>
    <w:rsid w:val="00B2354A"/>
    <w:rsid w:val="00B27779"/>
    <w:rsid w:val="00B31762"/>
    <w:rsid w:val="00B37288"/>
    <w:rsid w:val="00B4615E"/>
    <w:rsid w:val="00B47775"/>
    <w:rsid w:val="00B50573"/>
    <w:rsid w:val="00B53430"/>
    <w:rsid w:val="00B5434F"/>
    <w:rsid w:val="00B66CDB"/>
    <w:rsid w:val="00B77C83"/>
    <w:rsid w:val="00B82E5E"/>
    <w:rsid w:val="00B86A5C"/>
    <w:rsid w:val="00B93CA3"/>
    <w:rsid w:val="00B96070"/>
    <w:rsid w:val="00B968EC"/>
    <w:rsid w:val="00B96E45"/>
    <w:rsid w:val="00BB1ABD"/>
    <w:rsid w:val="00BC2F6D"/>
    <w:rsid w:val="00BD4443"/>
    <w:rsid w:val="00BD51EC"/>
    <w:rsid w:val="00BD5326"/>
    <w:rsid w:val="00BE39A9"/>
    <w:rsid w:val="00BE5E28"/>
    <w:rsid w:val="00BE76BA"/>
    <w:rsid w:val="00BF677B"/>
    <w:rsid w:val="00BF6D6B"/>
    <w:rsid w:val="00C007BD"/>
    <w:rsid w:val="00C113AD"/>
    <w:rsid w:val="00C12B8D"/>
    <w:rsid w:val="00C1663E"/>
    <w:rsid w:val="00C30110"/>
    <w:rsid w:val="00C4399D"/>
    <w:rsid w:val="00C43DDC"/>
    <w:rsid w:val="00C61008"/>
    <w:rsid w:val="00C644AF"/>
    <w:rsid w:val="00C6740D"/>
    <w:rsid w:val="00C67CF2"/>
    <w:rsid w:val="00C70667"/>
    <w:rsid w:val="00C70E46"/>
    <w:rsid w:val="00C7356B"/>
    <w:rsid w:val="00C73B72"/>
    <w:rsid w:val="00C806D4"/>
    <w:rsid w:val="00C82ED7"/>
    <w:rsid w:val="00C8354E"/>
    <w:rsid w:val="00CA089D"/>
    <w:rsid w:val="00CA2C42"/>
    <w:rsid w:val="00CB6990"/>
    <w:rsid w:val="00CB7275"/>
    <w:rsid w:val="00CC049D"/>
    <w:rsid w:val="00CC0FE7"/>
    <w:rsid w:val="00CC4782"/>
    <w:rsid w:val="00CC4B30"/>
    <w:rsid w:val="00CC6611"/>
    <w:rsid w:val="00CD1493"/>
    <w:rsid w:val="00CD34FA"/>
    <w:rsid w:val="00CE71C4"/>
    <w:rsid w:val="00CE7821"/>
    <w:rsid w:val="00CF422B"/>
    <w:rsid w:val="00CF71B5"/>
    <w:rsid w:val="00CF7D17"/>
    <w:rsid w:val="00D02A33"/>
    <w:rsid w:val="00D16003"/>
    <w:rsid w:val="00D210CC"/>
    <w:rsid w:val="00D2476D"/>
    <w:rsid w:val="00D26ABD"/>
    <w:rsid w:val="00D313B9"/>
    <w:rsid w:val="00D32737"/>
    <w:rsid w:val="00D333FB"/>
    <w:rsid w:val="00D41AC7"/>
    <w:rsid w:val="00D42D55"/>
    <w:rsid w:val="00D470E3"/>
    <w:rsid w:val="00D50B8E"/>
    <w:rsid w:val="00D514EC"/>
    <w:rsid w:val="00D51C95"/>
    <w:rsid w:val="00D52561"/>
    <w:rsid w:val="00D57E7C"/>
    <w:rsid w:val="00D74F88"/>
    <w:rsid w:val="00D775AB"/>
    <w:rsid w:val="00D82505"/>
    <w:rsid w:val="00D85B2F"/>
    <w:rsid w:val="00DA6B7C"/>
    <w:rsid w:val="00DA74A8"/>
    <w:rsid w:val="00DB2AB3"/>
    <w:rsid w:val="00DB4B6F"/>
    <w:rsid w:val="00DB606F"/>
    <w:rsid w:val="00DC0172"/>
    <w:rsid w:val="00DE4B5D"/>
    <w:rsid w:val="00DE54FC"/>
    <w:rsid w:val="00DE603D"/>
    <w:rsid w:val="00DF0DA5"/>
    <w:rsid w:val="00DF5024"/>
    <w:rsid w:val="00E01979"/>
    <w:rsid w:val="00E0198E"/>
    <w:rsid w:val="00E027D9"/>
    <w:rsid w:val="00E07873"/>
    <w:rsid w:val="00E11E4A"/>
    <w:rsid w:val="00E25105"/>
    <w:rsid w:val="00E3769E"/>
    <w:rsid w:val="00E46167"/>
    <w:rsid w:val="00E46AC1"/>
    <w:rsid w:val="00E51DAD"/>
    <w:rsid w:val="00E51EC1"/>
    <w:rsid w:val="00E62C0F"/>
    <w:rsid w:val="00E66344"/>
    <w:rsid w:val="00E70778"/>
    <w:rsid w:val="00E71247"/>
    <w:rsid w:val="00E80688"/>
    <w:rsid w:val="00E82770"/>
    <w:rsid w:val="00E83025"/>
    <w:rsid w:val="00E8341A"/>
    <w:rsid w:val="00E912A3"/>
    <w:rsid w:val="00EA2099"/>
    <w:rsid w:val="00EA49F5"/>
    <w:rsid w:val="00EA73FB"/>
    <w:rsid w:val="00EB4094"/>
    <w:rsid w:val="00EB4DE0"/>
    <w:rsid w:val="00EC0C4C"/>
    <w:rsid w:val="00EC1B98"/>
    <w:rsid w:val="00EC39C2"/>
    <w:rsid w:val="00EC78C2"/>
    <w:rsid w:val="00F062DB"/>
    <w:rsid w:val="00F1177C"/>
    <w:rsid w:val="00F11911"/>
    <w:rsid w:val="00F15428"/>
    <w:rsid w:val="00F20E67"/>
    <w:rsid w:val="00F30889"/>
    <w:rsid w:val="00F44B45"/>
    <w:rsid w:val="00F52CE9"/>
    <w:rsid w:val="00F53DF7"/>
    <w:rsid w:val="00F555E4"/>
    <w:rsid w:val="00F572C4"/>
    <w:rsid w:val="00F5763E"/>
    <w:rsid w:val="00F62137"/>
    <w:rsid w:val="00F665B6"/>
    <w:rsid w:val="00F707D9"/>
    <w:rsid w:val="00F7156E"/>
    <w:rsid w:val="00F73914"/>
    <w:rsid w:val="00F917FF"/>
    <w:rsid w:val="00F957ED"/>
    <w:rsid w:val="00FA2081"/>
    <w:rsid w:val="00FA251B"/>
    <w:rsid w:val="00FA43C4"/>
    <w:rsid w:val="00FA71DE"/>
    <w:rsid w:val="00FB19F3"/>
    <w:rsid w:val="00FB3E61"/>
    <w:rsid w:val="00FB3EA4"/>
    <w:rsid w:val="00FB61EB"/>
    <w:rsid w:val="00FC1B24"/>
    <w:rsid w:val="00FC53A1"/>
    <w:rsid w:val="00FC5F60"/>
    <w:rsid w:val="00FD1624"/>
    <w:rsid w:val="00FD3B92"/>
    <w:rsid w:val="00FD4E67"/>
    <w:rsid w:val="00FE14F6"/>
    <w:rsid w:val="00FE309A"/>
    <w:rsid w:val="00FE47C7"/>
    <w:rsid w:val="00FE5B42"/>
    <w:rsid w:val="00FE7639"/>
    <w:rsid w:val="00FF0967"/>
    <w:rsid w:val="00FF38E1"/>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66061"/>
    <w:pPr>
      <w:spacing w:before="80" w:after="80" w:line="264" w:lineRule="auto"/>
    </w:pPr>
  </w:style>
  <w:style w:type="paragraph" w:styleId="berschrift1">
    <w:name w:val="heading 1"/>
    <w:basedOn w:val="Standard"/>
    <w:next w:val="Standard"/>
    <w:link w:val="berschrift1Zchn"/>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4F23"/>
    <w:pPr>
      <w:keepNext/>
      <w:keepLines/>
      <w:numPr>
        <w:ilvl w:val="2"/>
        <w:numId w:val="20"/>
      </w:numPr>
      <w:spacing w:before="200" w:after="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berschrift5">
    <w:name w:val="heading 5"/>
    <w:basedOn w:val="Standard"/>
    <w:next w:val="Standard"/>
    <w:link w:val="berschrift5Zchn"/>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A669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4F2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berschrift5Zchn">
    <w:name w:val="Überschrift 5 Zchn"/>
    <w:basedOn w:val="Absatz-Standardschriftart"/>
    <w:link w:val="berschrift5"/>
    <w:uiPriority w:val="9"/>
    <w:semiHidden/>
    <w:rsid w:val="0059755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755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755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7556"/>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225246"/>
    <w:pPr>
      <w:ind w:left="720"/>
      <w:contextualSpacing/>
    </w:pPr>
  </w:style>
  <w:style w:type="paragraph" w:customStyle="1" w:styleId="ExampleCode">
    <w:name w:val="ExampleCode"/>
    <w:basedOn w:val="Standard"/>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Absatz-Standardschriftart"/>
    <w:link w:val="ExampleCode"/>
    <w:rsid w:val="008B385D"/>
    <w:rPr>
      <w:rFonts w:ascii="Courier New" w:hAnsi="Courier New" w:cs="Courier New"/>
      <w:sz w:val="20"/>
      <w:szCs w:val="20"/>
      <w:shd w:val="clear" w:color="auto" w:fill="ECF1F8"/>
      <w:lang w:val="en-US"/>
    </w:rPr>
  </w:style>
  <w:style w:type="character" w:styleId="Hyperlink">
    <w:name w:val="Hyperlink"/>
    <w:basedOn w:val="Absatz-Standardschriftart"/>
    <w:uiPriority w:val="99"/>
    <w:unhideWhenUsed/>
    <w:rsid w:val="00542A6B"/>
    <w:rPr>
      <w:color w:val="0000FF" w:themeColor="hyperlink"/>
      <w:u w:val="single"/>
    </w:rPr>
  </w:style>
  <w:style w:type="paragraph" w:styleId="StandardWeb">
    <w:name w:val="Normal (Web)"/>
    <w:basedOn w:val="Standard"/>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1D52CE"/>
    <w:rPr>
      <w:b/>
      <w:bCs/>
    </w:rPr>
  </w:style>
  <w:style w:type="character" w:customStyle="1" w:styleId="icon">
    <w:name w:val="icon"/>
    <w:basedOn w:val="Absatz-Standardschriftart"/>
    <w:rsid w:val="001D52CE"/>
  </w:style>
  <w:style w:type="paragraph" w:styleId="Inhaltsverzeichnisberschrift">
    <w:name w:val="TOC Heading"/>
    <w:basedOn w:val="berschrift1"/>
    <w:next w:val="Standard"/>
    <w:uiPriority w:val="39"/>
    <w:semiHidden/>
    <w:unhideWhenUsed/>
    <w:qFormat/>
    <w:rsid w:val="0069383F"/>
    <w:pPr>
      <w:numPr>
        <w:numId w:val="0"/>
      </w:numPr>
      <w:outlineLvl w:val="9"/>
    </w:pPr>
    <w:rPr>
      <w:lang w:val="de-DE"/>
    </w:rPr>
  </w:style>
  <w:style w:type="paragraph" w:styleId="Verzeichnis1">
    <w:name w:val="toc 1"/>
    <w:basedOn w:val="Standard"/>
    <w:next w:val="Standard"/>
    <w:autoRedefine/>
    <w:uiPriority w:val="39"/>
    <w:unhideWhenUsed/>
    <w:rsid w:val="0069383F"/>
    <w:pPr>
      <w:spacing w:after="100"/>
    </w:pPr>
  </w:style>
  <w:style w:type="paragraph" w:styleId="Verzeichnis2">
    <w:name w:val="toc 2"/>
    <w:basedOn w:val="Standard"/>
    <w:next w:val="Standard"/>
    <w:autoRedefine/>
    <w:uiPriority w:val="39"/>
    <w:unhideWhenUsed/>
    <w:rsid w:val="0069383F"/>
    <w:pPr>
      <w:spacing w:after="100"/>
      <w:ind w:left="220"/>
    </w:pPr>
  </w:style>
  <w:style w:type="paragraph" w:styleId="Sprechblasentext">
    <w:name w:val="Balloon Text"/>
    <w:basedOn w:val="Standard"/>
    <w:link w:val="SprechblasentextZchn"/>
    <w:uiPriority w:val="99"/>
    <w:semiHidden/>
    <w:unhideWhenUsed/>
    <w:rsid w:val="006938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383F"/>
    <w:rPr>
      <w:rFonts w:ascii="Tahoma" w:hAnsi="Tahoma" w:cs="Tahoma"/>
      <w:sz w:val="16"/>
      <w:szCs w:val="16"/>
    </w:rPr>
  </w:style>
  <w:style w:type="paragraph" w:customStyle="1" w:styleId="TermDef">
    <w:name w:val="TermDef"/>
    <w:basedOn w:val="Standard"/>
    <w:next w:val="TermExplain"/>
    <w:link w:val="TermDefZchn"/>
    <w:qFormat/>
    <w:rsid w:val="00F73914"/>
    <w:pPr>
      <w:spacing w:before="120" w:after="0"/>
    </w:pPr>
    <w:rPr>
      <w:b/>
      <w:lang w:val="en-US"/>
    </w:rPr>
  </w:style>
  <w:style w:type="paragraph" w:customStyle="1" w:styleId="TermExplain">
    <w:name w:val="TermExplain"/>
    <w:basedOn w:val="Standard"/>
    <w:link w:val="TermExplainZchn"/>
    <w:qFormat/>
    <w:rsid w:val="00F73914"/>
    <w:pPr>
      <w:spacing w:line="240" w:lineRule="auto"/>
      <w:ind w:left="720"/>
    </w:pPr>
    <w:rPr>
      <w:lang w:val="en-US"/>
    </w:rPr>
  </w:style>
  <w:style w:type="character" w:customStyle="1" w:styleId="TermExplainZchn">
    <w:name w:val="TermExplain Zchn"/>
    <w:basedOn w:val="Absatz-Standardschriftart"/>
    <w:link w:val="TermExplain"/>
    <w:rsid w:val="00F73914"/>
    <w:rPr>
      <w:lang w:val="en-US"/>
    </w:rPr>
  </w:style>
  <w:style w:type="character" w:customStyle="1" w:styleId="TermDefZchn">
    <w:name w:val="TermDef Zchn"/>
    <w:basedOn w:val="Absatz-Standardschriftart"/>
    <w:link w:val="TermDef"/>
    <w:rsid w:val="00F73914"/>
    <w:rPr>
      <w:b/>
      <w:lang w:val="en-US"/>
    </w:rPr>
  </w:style>
  <w:style w:type="paragraph" w:styleId="KeinLeerraum">
    <w:name w:val="No Spacing"/>
    <w:uiPriority w:val="1"/>
    <w:qFormat/>
    <w:rsid w:val="008D2739"/>
    <w:pPr>
      <w:spacing w:after="0" w:line="240" w:lineRule="auto"/>
    </w:pPr>
    <w:rPr>
      <w:lang w:val="en-GB"/>
    </w:rPr>
  </w:style>
  <w:style w:type="table" w:styleId="Tabellengitternetz">
    <w:name w:val="Table Grid"/>
    <w:basedOn w:val="NormaleTabelle"/>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Formularbeginn">
    <w:name w:val="HTML Top of Form"/>
    <w:basedOn w:val="Standard"/>
    <w:next w:val="Standard"/>
    <w:link w:val="z-FormularbeginnZchn"/>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D42D55"/>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D42D55"/>
    <w:rPr>
      <w:rFonts w:ascii="Arial" w:eastAsia="Times New Roman" w:hAnsi="Arial" w:cs="Arial"/>
      <w:vanish/>
      <w:sz w:val="16"/>
      <w:szCs w:val="16"/>
      <w:lang w:eastAsia="de-AT"/>
    </w:rPr>
  </w:style>
  <w:style w:type="paragraph" w:styleId="Endnotentext">
    <w:name w:val="endnote text"/>
    <w:basedOn w:val="Standard"/>
    <w:link w:val="EndnotentextZchn"/>
    <w:uiPriority w:val="99"/>
    <w:semiHidden/>
    <w:unhideWhenUsed/>
    <w:rsid w:val="00F7391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3914"/>
    <w:rPr>
      <w:sz w:val="20"/>
      <w:szCs w:val="20"/>
    </w:rPr>
  </w:style>
  <w:style w:type="character" w:styleId="Endnotenzeichen">
    <w:name w:val="endnote reference"/>
    <w:basedOn w:val="Absatz-Standardschriftart"/>
    <w:uiPriority w:val="99"/>
    <w:semiHidden/>
    <w:unhideWhenUsed/>
    <w:rsid w:val="00F73914"/>
    <w:rPr>
      <w:vertAlign w:val="superscript"/>
    </w:rPr>
  </w:style>
  <w:style w:type="paragraph" w:styleId="Funotentext">
    <w:name w:val="footnote text"/>
    <w:basedOn w:val="Standard"/>
    <w:link w:val="FunotentextZchn"/>
    <w:unhideWhenUsed/>
    <w:rsid w:val="00F73914"/>
    <w:pPr>
      <w:spacing w:after="0" w:line="240" w:lineRule="auto"/>
    </w:pPr>
    <w:rPr>
      <w:sz w:val="20"/>
      <w:szCs w:val="20"/>
    </w:rPr>
  </w:style>
  <w:style w:type="character" w:customStyle="1" w:styleId="FunotentextZchn">
    <w:name w:val="Fußnotentext Zchn"/>
    <w:basedOn w:val="Absatz-Standardschriftart"/>
    <w:link w:val="Funotentext"/>
    <w:rsid w:val="00F73914"/>
    <w:rPr>
      <w:sz w:val="20"/>
      <w:szCs w:val="20"/>
    </w:rPr>
  </w:style>
  <w:style w:type="character" w:styleId="Funotenzeichen">
    <w:name w:val="footnote reference"/>
    <w:basedOn w:val="Absatz-Standardschriftart"/>
    <w:unhideWhenUsed/>
    <w:rsid w:val="00F73914"/>
    <w:rPr>
      <w:vertAlign w:val="superscript"/>
    </w:rPr>
  </w:style>
  <w:style w:type="paragraph" w:customStyle="1" w:styleId="Remark">
    <w:name w:val="Remark"/>
    <w:basedOn w:val="Standard"/>
    <w:link w:val="RemarkZchn"/>
    <w:qFormat/>
    <w:rsid w:val="003E59F5"/>
    <w:pPr>
      <w:ind w:left="-284"/>
    </w:pPr>
    <w:rPr>
      <w:i/>
      <w:color w:val="FF0000"/>
      <w:lang w:val="en-US"/>
    </w:rPr>
  </w:style>
  <w:style w:type="character" w:customStyle="1" w:styleId="RemarkZchn">
    <w:name w:val="Remark Zchn"/>
    <w:basedOn w:val="Absatz-Standardschriftart"/>
    <w:link w:val="Remark"/>
    <w:rsid w:val="003E59F5"/>
    <w:rPr>
      <w:i/>
      <w:color w:val="FF0000"/>
      <w:lang w:val="en-US"/>
    </w:rPr>
  </w:style>
  <w:style w:type="paragraph" w:styleId="Verzeichnis3">
    <w:name w:val="toc 3"/>
    <w:basedOn w:val="Standard"/>
    <w:next w:val="Standard"/>
    <w:autoRedefine/>
    <w:uiPriority w:val="39"/>
    <w:unhideWhenUsed/>
    <w:rsid w:val="007F357B"/>
    <w:pPr>
      <w:spacing w:after="100"/>
      <w:ind w:left="440"/>
    </w:pPr>
  </w:style>
  <w:style w:type="paragraph" w:styleId="Anfhrungszeichen">
    <w:name w:val="Quote"/>
    <w:basedOn w:val="Standard"/>
    <w:next w:val="Standard"/>
    <w:link w:val="AnfhrungszeichenZchn"/>
    <w:uiPriority w:val="29"/>
    <w:qFormat/>
    <w:rsid w:val="004B5C4E"/>
    <w:pPr>
      <w:ind w:left="284"/>
    </w:pPr>
    <w:rPr>
      <w:i/>
      <w:iCs/>
      <w:color w:val="000000" w:themeColor="text1"/>
    </w:rPr>
  </w:style>
  <w:style w:type="character" w:customStyle="1" w:styleId="AnfhrungszeichenZchn">
    <w:name w:val="Anführungszeichen Zchn"/>
    <w:basedOn w:val="Absatz-Standardschriftart"/>
    <w:link w:val="Anfhrungszeichen"/>
    <w:uiPriority w:val="29"/>
    <w:rsid w:val="004B5C4E"/>
    <w:rPr>
      <w:i/>
      <w:iCs/>
      <w:color w:val="000000" w:themeColor="text1"/>
    </w:rPr>
  </w:style>
  <w:style w:type="paragraph" w:styleId="Kopfzeile">
    <w:name w:val="header"/>
    <w:basedOn w:val="Standard"/>
    <w:link w:val="KopfzeileZchn"/>
    <w:uiPriority w:val="99"/>
    <w:semiHidden/>
    <w:unhideWhenUsed/>
    <w:rsid w:val="008B68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B682E"/>
  </w:style>
  <w:style w:type="paragraph" w:styleId="Fuzeile">
    <w:name w:val="footer"/>
    <w:basedOn w:val="Standard"/>
    <w:link w:val="FuzeileZchn"/>
    <w:uiPriority w:val="99"/>
    <w:unhideWhenUsed/>
    <w:rsid w:val="008B68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682E"/>
  </w:style>
  <w:style w:type="character" w:styleId="IntensiveHervorhebung">
    <w:name w:val="Intense Emphasis"/>
    <w:basedOn w:val="Absatz-Standardschriftart"/>
    <w:uiPriority w:val="21"/>
    <w:qFormat/>
    <w:rsid w:val="005D5DC7"/>
    <w:rPr>
      <w:b/>
      <w:bCs/>
      <w:i/>
      <w:iCs/>
      <w:color w:val="1F497D" w:themeColor="text2"/>
    </w:rPr>
  </w:style>
  <w:style w:type="character" w:styleId="BesuchterHyperlink">
    <w:name w:val="FollowedHyperlink"/>
    <w:basedOn w:val="Absatz-Standardschriftart"/>
    <w:uiPriority w:val="99"/>
    <w:semiHidden/>
    <w:unhideWhenUsed/>
    <w:rsid w:val="00061E64"/>
    <w:rPr>
      <w:color w:val="800080" w:themeColor="followedHyperlink"/>
      <w:u w:val="single"/>
    </w:rPr>
  </w:style>
  <w:style w:type="paragraph" w:customStyle="1" w:styleId="NamedEntity">
    <w:name w:val="NamedEntity"/>
    <w:basedOn w:val="Standard"/>
    <w:link w:val="NamedEntityZchn"/>
    <w:qFormat/>
    <w:rsid w:val="00E01979"/>
    <w:rPr>
      <w:i/>
      <w:color w:val="4F6228" w:themeColor="accent3" w:themeShade="80"/>
      <w:lang w:val="en-US"/>
    </w:rPr>
  </w:style>
  <w:style w:type="character" w:customStyle="1" w:styleId="NamedEntityZchn">
    <w:name w:val="NamedEntity Zchn"/>
    <w:basedOn w:val="Absatz-Standardschriftar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rPr>
      <w:rFonts w:ascii="Courier New" w:hAnsi="Courier New" w:cs="Courier New"/>
      <w:sz w:val="20"/>
      <w:szCs w:val="20"/>
      <w:shd w:val="clear" w:color="auto" w:fill="ECF1F8"/>
      <w:lang w:val="en-US"/>
    </w:rPr>
  </w:style>
  <w:style w:type="character" w:customStyle="1" w:styleId="Citing">
    <w:name w:val="Citing"/>
    <w:basedOn w:val="Absatz-Standardschriftart"/>
    <w:uiPriority w:val="1"/>
    <w:qFormat/>
    <w:rsid w:val="00B219E6"/>
    <w:rPr>
      <w:i/>
      <w:lang w:val="en-US"/>
    </w:rPr>
  </w:style>
  <w:style w:type="paragraph" w:styleId="Beschriftung">
    <w:name w:val="caption"/>
    <w:basedOn w:val="Standard"/>
    <w:next w:val="Standard"/>
    <w:uiPriority w:val="35"/>
    <w:unhideWhenUsed/>
    <w:qFormat/>
    <w:rsid w:val="00EA49F5"/>
    <w:pPr>
      <w:spacing w:after="200" w:line="240" w:lineRule="auto"/>
    </w:pPr>
    <w:rPr>
      <w:b/>
      <w:bCs/>
      <w:color w:val="4F81BD" w:themeColor="accent1"/>
      <w:sz w:val="18"/>
      <w:szCs w:val="18"/>
    </w:rPr>
  </w:style>
  <w:style w:type="character" w:styleId="SchwacheHervorhebung">
    <w:name w:val="Subtle Emphasis"/>
    <w:basedOn w:val="Absatz-Standardschriftart"/>
    <w:uiPriority w:val="19"/>
    <w:qFormat/>
    <w:rsid w:val="00D210CC"/>
    <w:rPr>
      <w:i/>
      <w:iCs/>
      <w:color w:val="808080" w:themeColor="text1" w:themeTint="7F"/>
    </w:rPr>
  </w:style>
  <w:style w:type="paragraph" w:styleId="HTMLVorformatiert">
    <w:name w:val="HTML Preformatted"/>
    <w:basedOn w:val="Standard"/>
    <w:link w:val="HTMLVorformatiertZchn"/>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VorformatiertZchn">
    <w:name w:val="HTML Vorformatiert Zchn"/>
    <w:basedOn w:val="Absatz-Standardschriftart"/>
    <w:link w:val="HTMLVorformatiert"/>
    <w:uiPriority w:val="99"/>
    <w:rsid w:val="00A24FF1"/>
    <w:rPr>
      <w:rFonts w:ascii="Courier" w:hAnsi="Courier" w:cs="Courier"/>
      <w:sz w:val="20"/>
      <w:szCs w:val="20"/>
      <w:lang w:val="en-US"/>
    </w:rPr>
  </w:style>
  <w:style w:type="character" w:styleId="HTMLSchreibmaschine">
    <w:name w:val="HTML Typewriter"/>
    <w:basedOn w:val="Absatz-Standardschriftart"/>
    <w:uiPriority w:val="99"/>
    <w:rsid w:val="001C4474"/>
    <w:rPr>
      <w:rFonts w:ascii="Courier" w:eastAsiaTheme="minorHAnsi" w:hAnsi="Courier" w:cs="Courier"/>
      <w:sz w:val="20"/>
    </w:rPr>
  </w:style>
  <w:style w:type="paragraph" w:customStyle="1" w:styleId="Appendix-Title">
    <w:name w:val="Appendix-Title"/>
    <w:basedOn w:val="berschrift1"/>
    <w:next w:val="Standard"/>
    <w:link w:val="Appendix-TitleZchn"/>
    <w:qFormat/>
    <w:rsid w:val="00A95363"/>
    <w:pPr>
      <w:numPr>
        <w:numId w:val="2"/>
      </w:numPr>
    </w:pPr>
    <w:rPr>
      <w:lang w:val="en-US"/>
    </w:rPr>
  </w:style>
  <w:style w:type="character" w:customStyle="1" w:styleId="Appendix-TitleZchn">
    <w:name w:val="Appendix-Title Zchn"/>
    <w:basedOn w:val="berschrift1Zchn"/>
    <w:link w:val="Appendix-Title"/>
    <w:rsid w:val="00A95363"/>
    <w:rPr>
      <w:rFonts w:asciiTheme="majorHAnsi" w:eastAsiaTheme="majorEastAsia" w:hAnsiTheme="majorHAnsi" w:cstheme="majorBidi"/>
      <w:b/>
      <w:bCs/>
      <w:color w:val="365F91" w:themeColor="accent1" w:themeShade="BF"/>
      <w:sz w:val="28"/>
      <w:szCs w:val="28"/>
      <w:lang w:val="en-US"/>
    </w:rPr>
  </w:style>
  <w:style w:type="paragraph" w:customStyle="1" w:styleId="AppendixTitleLevel2">
    <w:name w:val="Appendix Title Level 2"/>
    <w:basedOn w:val="berschrift2"/>
    <w:next w:val="Standard"/>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rFonts w:asciiTheme="majorHAnsi" w:eastAsiaTheme="majorEastAsia" w:hAnsiTheme="majorHAnsi" w:cstheme="majorBidi"/>
      <w:b/>
      <w:bCs/>
      <w:color w:val="4F81BD" w:themeColor="accent1"/>
      <w:sz w:val="24"/>
      <w:szCs w:val="26"/>
      <w:lang w:val="en-US"/>
    </w:rPr>
  </w:style>
  <w:style w:type="character" w:styleId="Kommentarzeichen">
    <w:name w:val="annotation reference"/>
    <w:basedOn w:val="Absatz-Standardschriftart"/>
    <w:uiPriority w:val="99"/>
    <w:semiHidden/>
    <w:unhideWhenUsed/>
    <w:rsid w:val="00F52CE9"/>
    <w:rPr>
      <w:sz w:val="18"/>
      <w:szCs w:val="18"/>
    </w:rPr>
  </w:style>
  <w:style w:type="paragraph" w:styleId="Kommentartext">
    <w:name w:val="annotation text"/>
    <w:basedOn w:val="Standard"/>
    <w:link w:val="KommentartextZchn"/>
    <w:uiPriority w:val="99"/>
    <w:semiHidden/>
    <w:unhideWhenUsed/>
    <w:rsid w:val="00F52CE9"/>
    <w:pPr>
      <w:spacing w:before="0" w:line="240" w:lineRule="auto"/>
    </w:pPr>
    <w:rPr>
      <w:sz w:val="24"/>
      <w:szCs w:val="24"/>
    </w:rPr>
  </w:style>
  <w:style w:type="character" w:customStyle="1" w:styleId="KommentartextZchn">
    <w:name w:val="Kommentartext Zchn"/>
    <w:basedOn w:val="Absatz-Standardschriftart"/>
    <w:link w:val="Kommentartext"/>
    <w:uiPriority w:val="99"/>
    <w:semiHidden/>
    <w:rsid w:val="00F52CE9"/>
    <w:rPr>
      <w:sz w:val="24"/>
      <w:szCs w:val="24"/>
    </w:rPr>
  </w:style>
  <w:style w:type="paragraph" w:styleId="Kommentarthema">
    <w:name w:val="annotation subject"/>
    <w:basedOn w:val="Kommentartext"/>
    <w:next w:val="Kommentartext"/>
    <w:link w:val="KommentarthemaZchn"/>
    <w:uiPriority w:val="99"/>
    <w:semiHidden/>
    <w:unhideWhenUsed/>
    <w:rsid w:val="00F52CE9"/>
    <w:pPr>
      <w:spacing w:before="80"/>
    </w:pPr>
    <w:rPr>
      <w:b/>
      <w:bCs/>
      <w:sz w:val="20"/>
      <w:szCs w:val="20"/>
    </w:rPr>
  </w:style>
  <w:style w:type="character" w:customStyle="1" w:styleId="KommentarthemaZchn">
    <w:name w:val="Kommentarthema Zchn"/>
    <w:basedOn w:val="KommentartextZchn"/>
    <w:link w:val="Kommentarthema"/>
    <w:uiPriority w:val="99"/>
    <w:semiHidden/>
    <w:rsid w:val="00F52CE9"/>
    <w:rPr>
      <w:b/>
      <w:bCs/>
      <w:sz w:val="20"/>
      <w:szCs w:val="20"/>
    </w:rPr>
  </w:style>
  <w:style w:type="character" w:styleId="Hervorhebung">
    <w:name w:val="Emphasis"/>
    <w:basedOn w:val="Absatz-Standardschriftart"/>
    <w:uiPriority w:val="20"/>
    <w:qFormat/>
    <w:rsid w:val="000C7DEA"/>
    <w:rPr>
      <w:i/>
      <w:iCs/>
    </w:rPr>
  </w:style>
  <w:style w:type="paragraph" w:styleId="Verzeichnis4">
    <w:name w:val="toc 4"/>
    <w:basedOn w:val="Standard"/>
    <w:next w:val="Standard"/>
    <w:autoRedefine/>
    <w:uiPriority w:val="39"/>
    <w:unhideWhenUsed/>
    <w:rsid w:val="00D775AB"/>
    <w:pPr>
      <w:spacing w:before="0" w:after="100" w:line="276" w:lineRule="auto"/>
      <w:ind w:left="660"/>
    </w:pPr>
    <w:rPr>
      <w:rFonts w:eastAsiaTheme="minorEastAsia"/>
      <w:lang w:eastAsia="de-AT"/>
    </w:rPr>
  </w:style>
  <w:style w:type="paragraph" w:styleId="Verzeichnis5">
    <w:name w:val="toc 5"/>
    <w:basedOn w:val="Standard"/>
    <w:next w:val="Standard"/>
    <w:autoRedefine/>
    <w:uiPriority w:val="39"/>
    <w:unhideWhenUsed/>
    <w:rsid w:val="00D775AB"/>
    <w:pPr>
      <w:spacing w:before="0" w:after="100" w:line="276" w:lineRule="auto"/>
      <w:ind w:left="880"/>
    </w:pPr>
    <w:rPr>
      <w:rFonts w:eastAsiaTheme="minorEastAsia"/>
      <w:lang w:eastAsia="de-AT"/>
    </w:rPr>
  </w:style>
  <w:style w:type="paragraph" w:styleId="Verzeichnis6">
    <w:name w:val="toc 6"/>
    <w:basedOn w:val="Standard"/>
    <w:next w:val="Standard"/>
    <w:autoRedefine/>
    <w:uiPriority w:val="39"/>
    <w:unhideWhenUsed/>
    <w:rsid w:val="00D775AB"/>
    <w:pPr>
      <w:spacing w:before="0" w:after="100" w:line="276" w:lineRule="auto"/>
      <w:ind w:left="1100"/>
    </w:pPr>
    <w:rPr>
      <w:rFonts w:eastAsiaTheme="minorEastAsia"/>
      <w:lang w:eastAsia="de-AT"/>
    </w:rPr>
  </w:style>
  <w:style w:type="paragraph" w:styleId="Verzeichnis7">
    <w:name w:val="toc 7"/>
    <w:basedOn w:val="Standard"/>
    <w:next w:val="Standard"/>
    <w:autoRedefine/>
    <w:uiPriority w:val="39"/>
    <w:unhideWhenUsed/>
    <w:rsid w:val="00D775AB"/>
    <w:pPr>
      <w:spacing w:before="0" w:after="100" w:line="276" w:lineRule="auto"/>
      <w:ind w:left="1320"/>
    </w:pPr>
    <w:rPr>
      <w:rFonts w:eastAsiaTheme="minorEastAsia"/>
      <w:lang w:eastAsia="de-AT"/>
    </w:rPr>
  </w:style>
  <w:style w:type="paragraph" w:styleId="Verzeichnis8">
    <w:name w:val="toc 8"/>
    <w:basedOn w:val="Standard"/>
    <w:next w:val="Standard"/>
    <w:autoRedefine/>
    <w:uiPriority w:val="39"/>
    <w:unhideWhenUsed/>
    <w:rsid w:val="00D775AB"/>
    <w:pPr>
      <w:spacing w:before="0" w:after="100" w:line="276" w:lineRule="auto"/>
      <w:ind w:left="1540"/>
    </w:pPr>
    <w:rPr>
      <w:rFonts w:eastAsiaTheme="minorEastAsia"/>
      <w:lang w:eastAsia="de-AT"/>
    </w:rPr>
  </w:style>
  <w:style w:type="paragraph" w:styleId="Verzeichnis9">
    <w:name w:val="toc 9"/>
    <w:basedOn w:val="Standard"/>
    <w:next w:val="Standard"/>
    <w:autoRedefine/>
    <w:uiPriority w:val="39"/>
    <w:unhideWhenUsed/>
    <w:rsid w:val="00D775AB"/>
    <w:pPr>
      <w:spacing w:before="0" w:after="100" w:line="276" w:lineRule="auto"/>
      <w:ind w:left="1760"/>
    </w:pPr>
    <w:rPr>
      <w:rFonts w:eastAsiaTheme="minorEastAsia"/>
      <w:lang w:eastAsia="de-A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061"/>
    <w:pPr>
      <w:spacing w:before="80" w:after="80" w:line="264" w:lineRule="auto"/>
    </w:pPr>
  </w:style>
  <w:style w:type="paragraph" w:styleId="Heading1">
    <w:name w:val="heading 1"/>
    <w:basedOn w:val="Normal"/>
    <w:next w:val="Normal"/>
    <w:link w:val="Heading1Char"/>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4F23"/>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Heading5">
    <w:name w:val="heading 5"/>
    <w:basedOn w:val="Normal"/>
    <w:next w:val="Normal"/>
    <w:link w:val="Heading5Char"/>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66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E4F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5975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975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975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755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25246"/>
    <w:pPr>
      <w:ind w:left="720"/>
      <w:contextualSpacing/>
    </w:pPr>
  </w:style>
  <w:style w:type="paragraph" w:customStyle="1" w:styleId="ExampleCode">
    <w:name w:val="ExampleCode"/>
    <w:basedOn w:val="Normal"/>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DefaultParagraphFont"/>
    <w:link w:val="ExampleCode"/>
    <w:rsid w:val="008B385D"/>
    <w:rPr>
      <w:rFonts w:ascii="Courier New" w:hAnsi="Courier New" w:cs="Courier New"/>
      <w:sz w:val="20"/>
      <w:szCs w:val="20"/>
      <w:shd w:val="clear" w:color="auto" w:fill="ECF1F8"/>
      <w:lang w:val="en-US"/>
    </w:rPr>
  </w:style>
  <w:style w:type="character" w:styleId="Hyperlink">
    <w:name w:val="Hyperlink"/>
    <w:basedOn w:val="DefaultParagraphFont"/>
    <w:uiPriority w:val="99"/>
    <w:unhideWhenUsed/>
    <w:rsid w:val="00542A6B"/>
    <w:rPr>
      <w:color w:val="0000FF" w:themeColor="hyperlink"/>
      <w:u w:val="single"/>
    </w:rPr>
  </w:style>
  <w:style w:type="paragraph" w:styleId="NormalWeb">
    <w:name w:val="Normal (Web)"/>
    <w:basedOn w:val="Normal"/>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Strong">
    <w:name w:val="Strong"/>
    <w:basedOn w:val="DefaultParagraphFont"/>
    <w:uiPriority w:val="22"/>
    <w:qFormat/>
    <w:rsid w:val="001D52CE"/>
    <w:rPr>
      <w:b/>
      <w:bCs/>
    </w:rPr>
  </w:style>
  <w:style w:type="character" w:customStyle="1" w:styleId="icon">
    <w:name w:val="icon"/>
    <w:basedOn w:val="DefaultParagraphFont"/>
    <w:rsid w:val="001D52CE"/>
  </w:style>
  <w:style w:type="paragraph" w:styleId="TOCHeading">
    <w:name w:val="TOC Heading"/>
    <w:basedOn w:val="Heading1"/>
    <w:next w:val="Normal"/>
    <w:uiPriority w:val="39"/>
    <w:semiHidden/>
    <w:unhideWhenUsed/>
    <w:qFormat/>
    <w:rsid w:val="0069383F"/>
    <w:pPr>
      <w:numPr>
        <w:numId w:val="0"/>
      </w:numPr>
      <w:outlineLvl w:val="9"/>
    </w:pPr>
    <w:rPr>
      <w:lang w:val="de-DE"/>
    </w:rPr>
  </w:style>
  <w:style w:type="paragraph" w:styleId="TOC1">
    <w:name w:val="toc 1"/>
    <w:basedOn w:val="Normal"/>
    <w:next w:val="Normal"/>
    <w:autoRedefine/>
    <w:uiPriority w:val="39"/>
    <w:unhideWhenUsed/>
    <w:rsid w:val="0069383F"/>
    <w:pPr>
      <w:spacing w:after="100"/>
    </w:pPr>
  </w:style>
  <w:style w:type="paragraph" w:styleId="TOC2">
    <w:name w:val="toc 2"/>
    <w:basedOn w:val="Normal"/>
    <w:next w:val="Normal"/>
    <w:autoRedefine/>
    <w:uiPriority w:val="39"/>
    <w:unhideWhenUsed/>
    <w:rsid w:val="0069383F"/>
    <w:pPr>
      <w:spacing w:after="100"/>
      <w:ind w:left="220"/>
    </w:pPr>
  </w:style>
  <w:style w:type="paragraph" w:styleId="BalloonText">
    <w:name w:val="Balloon Text"/>
    <w:basedOn w:val="Normal"/>
    <w:link w:val="BalloonTextChar"/>
    <w:uiPriority w:val="99"/>
    <w:semiHidden/>
    <w:unhideWhenUsed/>
    <w:rsid w:val="006938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83F"/>
    <w:rPr>
      <w:rFonts w:ascii="Tahoma" w:hAnsi="Tahoma" w:cs="Tahoma"/>
      <w:sz w:val="16"/>
      <w:szCs w:val="16"/>
    </w:rPr>
  </w:style>
  <w:style w:type="paragraph" w:customStyle="1" w:styleId="TermDef">
    <w:name w:val="TermDef"/>
    <w:basedOn w:val="Normal"/>
    <w:next w:val="TermExplain"/>
    <w:link w:val="TermDefZchn"/>
    <w:qFormat/>
    <w:rsid w:val="00F73914"/>
    <w:pPr>
      <w:spacing w:before="120" w:after="0"/>
    </w:pPr>
    <w:rPr>
      <w:b/>
      <w:lang w:val="en-US"/>
    </w:rPr>
  </w:style>
  <w:style w:type="paragraph" w:customStyle="1" w:styleId="TermExplain">
    <w:name w:val="TermExplain"/>
    <w:basedOn w:val="Normal"/>
    <w:link w:val="TermExplainZchn"/>
    <w:qFormat/>
    <w:rsid w:val="00F73914"/>
    <w:pPr>
      <w:spacing w:line="240" w:lineRule="auto"/>
      <w:ind w:left="720"/>
    </w:pPr>
    <w:rPr>
      <w:lang w:val="en-US"/>
    </w:rPr>
  </w:style>
  <w:style w:type="character" w:customStyle="1" w:styleId="TermExplainZchn">
    <w:name w:val="TermExplain Zchn"/>
    <w:basedOn w:val="DefaultParagraphFont"/>
    <w:link w:val="TermExplain"/>
    <w:rsid w:val="00F73914"/>
    <w:rPr>
      <w:lang w:val="en-US"/>
    </w:rPr>
  </w:style>
  <w:style w:type="character" w:customStyle="1" w:styleId="TermDefZchn">
    <w:name w:val="TermDef Zchn"/>
    <w:basedOn w:val="DefaultParagraphFont"/>
    <w:link w:val="TermDef"/>
    <w:rsid w:val="00F73914"/>
    <w:rPr>
      <w:b/>
      <w:lang w:val="en-US"/>
    </w:rPr>
  </w:style>
  <w:style w:type="paragraph" w:styleId="NoSpacing">
    <w:name w:val="No Spacing"/>
    <w:uiPriority w:val="1"/>
    <w:qFormat/>
    <w:rsid w:val="008D2739"/>
    <w:pPr>
      <w:spacing w:after="0" w:line="240" w:lineRule="auto"/>
    </w:pPr>
    <w:rPr>
      <w:lang w:val="en-GB"/>
    </w:rPr>
  </w:style>
  <w:style w:type="table" w:styleId="TableGrid">
    <w:name w:val="Table Grid"/>
    <w:basedOn w:val="TableNormal"/>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TopofFormChar">
    <w:name w:val="z-Top of Form Char"/>
    <w:basedOn w:val="DefaultParagraphFont"/>
    <w:link w:val="z-TopofForm"/>
    <w:uiPriority w:val="99"/>
    <w:semiHidden/>
    <w:rsid w:val="00D42D55"/>
    <w:rPr>
      <w:rFonts w:ascii="Arial" w:eastAsia="Times New Roman" w:hAnsi="Arial" w:cs="Arial"/>
      <w:vanish/>
      <w:sz w:val="16"/>
      <w:szCs w:val="16"/>
      <w:lang w:eastAsia="de-AT"/>
    </w:rPr>
  </w:style>
  <w:style w:type="paragraph" w:styleId="z-BottomofForm">
    <w:name w:val="HTML Bottom of Form"/>
    <w:basedOn w:val="Normal"/>
    <w:next w:val="Normal"/>
    <w:link w:val="z-BottomofFormChar"/>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BottomofFormChar">
    <w:name w:val="z-Bottom of Form Char"/>
    <w:basedOn w:val="DefaultParagraphFont"/>
    <w:link w:val="z-BottomofForm"/>
    <w:uiPriority w:val="99"/>
    <w:semiHidden/>
    <w:rsid w:val="00D42D55"/>
    <w:rPr>
      <w:rFonts w:ascii="Arial" w:eastAsia="Times New Roman" w:hAnsi="Arial" w:cs="Arial"/>
      <w:vanish/>
      <w:sz w:val="16"/>
      <w:szCs w:val="16"/>
      <w:lang w:eastAsia="de-AT"/>
    </w:rPr>
  </w:style>
  <w:style w:type="paragraph" w:styleId="EndnoteText">
    <w:name w:val="endnote text"/>
    <w:basedOn w:val="Normal"/>
    <w:link w:val="EndnoteTextChar"/>
    <w:uiPriority w:val="99"/>
    <w:semiHidden/>
    <w:unhideWhenUsed/>
    <w:rsid w:val="00F739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3914"/>
    <w:rPr>
      <w:sz w:val="20"/>
      <w:szCs w:val="20"/>
    </w:rPr>
  </w:style>
  <w:style w:type="character" w:styleId="EndnoteReference">
    <w:name w:val="endnote reference"/>
    <w:basedOn w:val="DefaultParagraphFont"/>
    <w:uiPriority w:val="99"/>
    <w:semiHidden/>
    <w:unhideWhenUsed/>
    <w:rsid w:val="00F73914"/>
    <w:rPr>
      <w:vertAlign w:val="superscript"/>
    </w:rPr>
  </w:style>
  <w:style w:type="paragraph" w:styleId="FootnoteText">
    <w:name w:val="footnote text"/>
    <w:basedOn w:val="Normal"/>
    <w:link w:val="FootnoteTextChar"/>
    <w:unhideWhenUsed/>
    <w:rsid w:val="00F73914"/>
    <w:pPr>
      <w:spacing w:after="0" w:line="240" w:lineRule="auto"/>
    </w:pPr>
    <w:rPr>
      <w:sz w:val="20"/>
      <w:szCs w:val="20"/>
    </w:rPr>
  </w:style>
  <w:style w:type="character" w:customStyle="1" w:styleId="FootnoteTextChar">
    <w:name w:val="Footnote Text Char"/>
    <w:basedOn w:val="DefaultParagraphFont"/>
    <w:link w:val="FootnoteText"/>
    <w:rsid w:val="00F73914"/>
    <w:rPr>
      <w:sz w:val="20"/>
      <w:szCs w:val="20"/>
    </w:rPr>
  </w:style>
  <w:style w:type="character" w:styleId="FootnoteReference">
    <w:name w:val="footnote reference"/>
    <w:basedOn w:val="DefaultParagraphFont"/>
    <w:unhideWhenUsed/>
    <w:rsid w:val="00F73914"/>
    <w:rPr>
      <w:vertAlign w:val="superscript"/>
    </w:rPr>
  </w:style>
  <w:style w:type="paragraph" w:customStyle="1" w:styleId="Remark">
    <w:name w:val="Remark"/>
    <w:basedOn w:val="Normal"/>
    <w:link w:val="RemarkZchn"/>
    <w:qFormat/>
    <w:rsid w:val="003E59F5"/>
    <w:pPr>
      <w:ind w:left="-284"/>
    </w:pPr>
    <w:rPr>
      <w:i/>
      <w:color w:val="FF0000"/>
      <w:lang w:val="en-US"/>
    </w:rPr>
  </w:style>
  <w:style w:type="character" w:customStyle="1" w:styleId="RemarkZchn">
    <w:name w:val="Remark Zchn"/>
    <w:basedOn w:val="DefaultParagraphFont"/>
    <w:link w:val="Remark"/>
    <w:rsid w:val="003E59F5"/>
    <w:rPr>
      <w:i/>
      <w:color w:val="FF0000"/>
      <w:lang w:val="en-US"/>
    </w:rPr>
  </w:style>
  <w:style w:type="paragraph" w:styleId="TOC3">
    <w:name w:val="toc 3"/>
    <w:basedOn w:val="Normal"/>
    <w:next w:val="Normal"/>
    <w:autoRedefine/>
    <w:uiPriority w:val="39"/>
    <w:unhideWhenUsed/>
    <w:rsid w:val="007F357B"/>
    <w:pPr>
      <w:spacing w:after="100"/>
      <w:ind w:left="440"/>
    </w:pPr>
  </w:style>
  <w:style w:type="paragraph" w:styleId="Quote">
    <w:name w:val="Quote"/>
    <w:basedOn w:val="Normal"/>
    <w:next w:val="Normal"/>
    <w:link w:val="QuoteChar"/>
    <w:uiPriority w:val="29"/>
    <w:qFormat/>
    <w:rsid w:val="004B5C4E"/>
    <w:pPr>
      <w:ind w:left="284"/>
    </w:pPr>
    <w:rPr>
      <w:i/>
      <w:iCs/>
      <w:color w:val="000000" w:themeColor="text1"/>
    </w:rPr>
  </w:style>
  <w:style w:type="character" w:customStyle="1" w:styleId="QuoteChar">
    <w:name w:val="Quote Char"/>
    <w:basedOn w:val="DefaultParagraphFont"/>
    <w:link w:val="Quote"/>
    <w:uiPriority w:val="29"/>
    <w:rsid w:val="004B5C4E"/>
    <w:rPr>
      <w:i/>
      <w:iCs/>
      <w:color w:val="000000" w:themeColor="text1"/>
    </w:rPr>
  </w:style>
  <w:style w:type="paragraph" w:styleId="Header">
    <w:name w:val="header"/>
    <w:basedOn w:val="Normal"/>
    <w:link w:val="HeaderChar"/>
    <w:uiPriority w:val="99"/>
    <w:semiHidden/>
    <w:unhideWhenUsed/>
    <w:rsid w:val="008B682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B682E"/>
  </w:style>
  <w:style w:type="paragraph" w:styleId="Footer">
    <w:name w:val="footer"/>
    <w:basedOn w:val="Normal"/>
    <w:link w:val="FooterChar"/>
    <w:uiPriority w:val="99"/>
    <w:unhideWhenUsed/>
    <w:rsid w:val="008B68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682E"/>
  </w:style>
  <w:style w:type="character" w:styleId="IntenseEmphasis">
    <w:name w:val="Intense Emphasis"/>
    <w:basedOn w:val="DefaultParagraphFont"/>
    <w:uiPriority w:val="21"/>
    <w:qFormat/>
    <w:rsid w:val="005D5DC7"/>
    <w:rPr>
      <w:b/>
      <w:bCs/>
      <w:i/>
      <w:iCs/>
      <w:color w:val="1F497D" w:themeColor="text2"/>
    </w:rPr>
  </w:style>
  <w:style w:type="character" w:styleId="FollowedHyperlink">
    <w:name w:val="FollowedHyperlink"/>
    <w:basedOn w:val="DefaultParagraphFont"/>
    <w:uiPriority w:val="99"/>
    <w:semiHidden/>
    <w:unhideWhenUsed/>
    <w:rsid w:val="00061E64"/>
    <w:rPr>
      <w:color w:val="800080" w:themeColor="followedHyperlink"/>
      <w:u w:val="single"/>
    </w:rPr>
  </w:style>
  <w:style w:type="paragraph" w:customStyle="1" w:styleId="NamedEntity">
    <w:name w:val="NamedEntity"/>
    <w:basedOn w:val="Normal"/>
    <w:link w:val="NamedEntityZchn"/>
    <w:qFormat/>
    <w:rsid w:val="00E01979"/>
    <w:rPr>
      <w:i/>
      <w:color w:val="4F6228" w:themeColor="accent3" w:themeShade="80"/>
      <w:lang w:val="en-US"/>
    </w:rPr>
  </w:style>
  <w:style w:type="character" w:customStyle="1" w:styleId="NamedEntityZchn">
    <w:name w:val="NamedEntity Zchn"/>
    <w:basedOn w:val="DefaultParagraphFon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rPr>
      <w:rFonts w:ascii="Courier New" w:hAnsi="Courier New" w:cs="Courier New"/>
      <w:sz w:val="20"/>
      <w:szCs w:val="20"/>
      <w:shd w:val="clear" w:color="auto" w:fill="ECF1F8"/>
      <w:lang w:val="en-US"/>
    </w:rPr>
  </w:style>
  <w:style w:type="character" w:customStyle="1" w:styleId="Citing">
    <w:name w:val="Citing"/>
    <w:basedOn w:val="DefaultParagraphFont"/>
    <w:uiPriority w:val="1"/>
    <w:qFormat/>
    <w:rsid w:val="00B219E6"/>
    <w:rPr>
      <w:i/>
      <w:lang w:val="en-US"/>
    </w:rPr>
  </w:style>
  <w:style w:type="paragraph" w:styleId="Caption">
    <w:name w:val="caption"/>
    <w:basedOn w:val="Normal"/>
    <w:next w:val="Normal"/>
    <w:uiPriority w:val="35"/>
    <w:unhideWhenUsed/>
    <w:qFormat/>
    <w:rsid w:val="00EA49F5"/>
    <w:pPr>
      <w:spacing w:after="200" w:line="240" w:lineRule="auto"/>
    </w:pPr>
    <w:rPr>
      <w:b/>
      <w:bCs/>
      <w:color w:val="4F81BD" w:themeColor="accent1"/>
      <w:sz w:val="18"/>
      <w:szCs w:val="18"/>
    </w:rPr>
  </w:style>
  <w:style w:type="character" w:styleId="SubtleEmphasis">
    <w:name w:val="Subtle Emphasis"/>
    <w:basedOn w:val="DefaultParagraphFont"/>
    <w:uiPriority w:val="19"/>
    <w:qFormat/>
    <w:rsid w:val="00D210CC"/>
    <w:rPr>
      <w:i/>
      <w:iCs/>
      <w:color w:val="808080" w:themeColor="text1" w:themeTint="7F"/>
    </w:rPr>
  </w:style>
  <w:style w:type="paragraph" w:styleId="HTMLPreformatted">
    <w:name w:val="HTML Preformatted"/>
    <w:basedOn w:val="Normal"/>
    <w:link w:val="HTMLPreformattedChar"/>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A24FF1"/>
    <w:rPr>
      <w:rFonts w:ascii="Courier" w:hAnsi="Courier" w:cs="Courier"/>
      <w:sz w:val="20"/>
      <w:szCs w:val="20"/>
      <w:lang w:val="en-US"/>
    </w:rPr>
  </w:style>
  <w:style w:type="character" w:styleId="HTMLTypewriter">
    <w:name w:val="HTML Typewriter"/>
    <w:basedOn w:val="DefaultParagraphFont"/>
    <w:uiPriority w:val="99"/>
    <w:rsid w:val="001C4474"/>
    <w:rPr>
      <w:rFonts w:ascii="Courier" w:eastAsiaTheme="minorHAnsi" w:hAnsi="Courier" w:cs="Courier"/>
      <w:sz w:val="20"/>
    </w:rPr>
  </w:style>
  <w:style w:type="paragraph" w:customStyle="1" w:styleId="Appendix-Title">
    <w:name w:val="Appendix-Title"/>
    <w:basedOn w:val="Heading1"/>
    <w:next w:val="Normal"/>
    <w:link w:val="Appendix-TitleZchn"/>
    <w:qFormat/>
    <w:rsid w:val="00A95363"/>
    <w:pPr>
      <w:numPr>
        <w:numId w:val="2"/>
      </w:numPr>
    </w:pPr>
    <w:rPr>
      <w:lang w:val="en-US"/>
    </w:rPr>
  </w:style>
  <w:style w:type="character" w:customStyle="1" w:styleId="Appendix-TitleZchn">
    <w:name w:val="Appendix-Title Zchn"/>
    <w:basedOn w:val="Heading1Char"/>
    <w:link w:val="Appendix-Title"/>
    <w:rsid w:val="00A95363"/>
    <w:rPr>
      <w:rFonts w:asciiTheme="majorHAnsi" w:eastAsiaTheme="majorEastAsia" w:hAnsiTheme="majorHAnsi" w:cstheme="majorBidi"/>
      <w:b/>
      <w:bCs/>
      <w:color w:val="365F91" w:themeColor="accent1" w:themeShade="BF"/>
      <w:sz w:val="28"/>
      <w:szCs w:val="28"/>
      <w:lang w:val="en-US"/>
    </w:rPr>
  </w:style>
  <w:style w:type="paragraph" w:customStyle="1" w:styleId="AppendixTitleLevel2">
    <w:name w:val="Appendix Title Level 2"/>
    <w:basedOn w:val="Heading2"/>
    <w:next w:val="Normal"/>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rFonts w:asciiTheme="majorHAnsi" w:eastAsiaTheme="majorEastAsia" w:hAnsiTheme="majorHAnsi" w:cstheme="majorBidi"/>
      <w:b/>
      <w:bCs/>
      <w:color w:val="4F81BD" w:themeColor="accent1"/>
      <w:sz w:val="24"/>
      <w:szCs w:val="26"/>
      <w:lang w:val="en-US"/>
    </w:rPr>
  </w:style>
  <w:style w:type="character" w:styleId="CommentReference">
    <w:name w:val="annotation reference"/>
    <w:basedOn w:val="DefaultParagraphFont"/>
    <w:uiPriority w:val="99"/>
    <w:semiHidden/>
    <w:unhideWhenUsed/>
    <w:rsid w:val="00F52CE9"/>
    <w:rPr>
      <w:sz w:val="18"/>
      <w:szCs w:val="18"/>
    </w:rPr>
  </w:style>
  <w:style w:type="paragraph" w:styleId="CommentText">
    <w:name w:val="annotation text"/>
    <w:basedOn w:val="Normal"/>
    <w:link w:val="CommentTextChar"/>
    <w:uiPriority w:val="99"/>
    <w:semiHidden/>
    <w:unhideWhenUsed/>
    <w:rsid w:val="00F52CE9"/>
    <w:pPr>
      <w:spacing w:before="0" w:line="240" w:lineRule="auto"/>
    </w:pPr>
    <w:rPr>
      <w:sz w:val="24"/>
      <w:szCs w:val="24"/>
    </w:rPr>
  </w:style>
  <w:style w:type="character" w:customStyle="1" w:styleId="CommentTextChar">
    <w:name w:val="Comment Text Char"/>
    <w:basedOn w:val="DefaultParagraphFont"/>
    <w:link w:val="CommentText"/>
    <w:uiPriority w:val="99"/>
    <w:semiHidden/>
    <w:rsid w:val="00F52CE9"/>
    <w:rPr>
      <w:sz w:val="24"/>
      <w:szCs w:val="24"/>
    </w:rPr>
  </w:style>
  <w:style w:type="paragraph" w:styleId="CommentSubject">
    <w:name w:val="annotation subject"/>
    <w:basedOn w:val="CommentText"/>
    <w:next w:val="CommentText"/>
    <w:link w:val="CommentSubjectChar"/>
    <w:uiPriority w:val="99"/>
    <w:semiHidden/>
    <w:unhideWhenUsed/>
    <w:rsid w:val="00F52CE9"/>
    <w:pPr>
      <w:spacing w:before="80"/>
    </w:pPr>
    <w:rPr>
      <w:b/>
      <w:bCs/>
      <w:sz w:val="20"/>
      <w:szCs w:val="20"/>
    </w:rPr>
  </w:style>
  <w:style w:type="character" w:customStyle="1" w:styleId="CommentSubjectChar">
    <w:name w:val="Comment Subject Char"/>
    <w:basedOn w:val="CommentTextChar"/>
    <w:link w:val="CommentSubject"/>
    <w:uiPriority w:val="99"/>
    <w:semiHidden/>
    <w:rsid w:val="00F52CE9"/>
    <w:rPr>
      <w:b/>
      <w:bCs/>
      <w:sz w:val="20"/>
      <w:szCs w:val="20"/>
    </w:rPr>
  </w:style>
  <w:style w:type="character" w:styleId="Emphasis">
    <w:name w:val="Emphasis"/>
    <w:basedOn w:val="DefaultParagraphFont"/>
    <w:uiPriority w:val="20"/>
    <w:qFormat/>
    <w:rsid w:val="000C7DEA"/>
    <w:rPr>
      <w:i/>
      <w:iCs/>
    </w:rPr>
  </w:style>
  <w:style w:type="paragraph" w:styleId="TOC4">
    <w:name w:val="toc 4"/>
    <w:basedOn w:val="Normal"/>
    <w:next w:val="Normal"/>
    <w:autoRedefine/>
    <w:uiPriority w:val="39"/>
    <w:unhideWhenUsed/>
    <w:rsid w:val="00D775AB"/>
    <w:pPr>
      <w:spacing w:before="0" w:after="100" w:line="276" w:lineRule="auto"/>
      <w:ind w:left="660"/>
    </w:pPr>
    <w:rPr>
      <w:rFonts w:eastAsiaTheme="minorEastAsia"/>
      <w:lang w:eastAsia="de-AT"/>
    </w:rPr>
  </w:style>
  <w:style w:type="paragraph" w:styleId="TOC5">
    <w:name w:val="toc 5"/>
    <w:basedOn w:val="Normal"/>
    <w:next w:val="Normal"/>
    <w:autoRedefine/>
    <w:uiPriority w:val="39"/>
    <w:unhideWhenUsed/>
    <w:rsid w:val="00D775AB"/>
    <w:pPr>
      <w:spacing w:before="0" w:after="100" w:line="276" w:lineRule="auto"/>
      <w:ind w:left="880"/>
    </w:pPr>
    <w:rPr>
      <w:rFonts w:eastAsiaTheme="minorEastAsia"/>
      <w:lang w:eastAsia="de-AT"/>
    </w:rPr>
  </w:style>
  <w:style w:type="paragraph" w:styleId="TOC6">
    <w:name w:val="toc 6"/>
    <w:basedOn w:val="Normal"/>
    <w:next w:val="Normal"/>
    <w:autoRedefine/>
    <w:uiPriority w:val="39"/>
    <w:unhideWhenUsed/>
    <w:rsid w:val="00D775AB"/>
    <w:pPr>
      <w:spacing w:before="0" w:after="100" w:line="276" w:lineRule="auto"/>
      <w:ind w:left="1100"/>
    </w:pPr>
    <w:rPr>
      <w:rFonts w:eastAsiaTheme="minorEastAsia"/>
      <w:lang w:eastAsia="de-AT"/>
    </w:rPr>
  </w:style>
  <w:style w:type="paragraph" w:styleId="TOC7">
    <w:name w:val="toc 7"/>
    <w:basedOn w:val="Normal"/>
    <w:next w:val="Normal"/>
    <w:autoRedefine/>
    <w:uiPriority w:val="39"/>
    <w:unhideWhenUsed/>
    <w:rsid w:val="00D775AB"/>
    <w:pPr>
      <w:spacing w:before="0" w:after="100" w:line="276" w:lineRule="auto"/>
      <w:ind w:left="1320"/>
    </w:pPr>
    <w:rPr>
      <w:rFonts w:eastAsiaTheme="minorEastAsia"/>
      <w:lang w:eastAsia="de-AT"/>
    </w:rPr>
  </w:style>
  <w:style w:type="paragraph" w:styleId="TOC8">
    <w:name w:val="toc 8"/>
    <w:basedOn w:val="Normal"/>
    <w:next w:val="Normal"/>
    <w:autoRedefine/>
    <w:uiPriority w:val="39"/>
    <w:unhideWhenUsed/>
    <w:rsid w:val="00D775AB"/>
    <w:pPr>
      <w:spacing w:before="0" w:after="100" w:line="276" w:lineRule="auto"/>
      <w:ind w:left="1540"/>
    </w:pPr>
    <w:rPr>
      <w:rFonts w:eastAsiaTheme="minorEastAsia"/>
      <w:lang w:eastAsia="de-AT"/>
    </w:rPr>
  </w:style>
  <w:style w:type="paragraph" w:styleId="TOC9">
    <w:name w:val="toc 9"/>
    <w:basedOn w:val="Normal"/>
    <w:next w:val="Normal"/>
    <w:autoRedefine/>
    <w:uiPriority w:val="39"/>
    <w:unhideWhenUsed/>
    <w:rsid w:val="00D775AB"/>
    <w:pPr>
      <w:spacing w:before="0" w:after="100" w:line="276" w:lineRule="auto"/>
      <w:ind w:left="1760"/>
    </w:pPr>
    <w:rPr>
      <w:rFonts w:eastAsiaTheme="minorEastAsia"/>
      <w:lang w:eastAsia="de-AT"/>
    </w:rPr>
  </w:style>
</w:styles>
</file>

<file path=word/webSettings.xml><?xml version="1.0" encoding="utf-8"?>
<w:webSettings xmlns:r="http://schemas.openxmlformats.org/officeDocument/2006/relationships" xmlns:w="http://schemas.openxmlformats.org/wordprocessingml/2006/main">
  <w:divs>
    <w:div w:id="78869583">
      <w:bodyDiv w:val="1"/>
      <w:marLeft w:val="0"/>
      <w:marRight w:val="0"/>
      <w:marTop w:val="0"/>
      <w:marBottom w:val="0"/>
      <w:divBdr>
        <w:top w:val="none" w:sz="0" w:space="0" w:color="auto"/>
        <w:left w:val="none" w:sz="0" w:space="0" w:color="auto"/>
        <w:bottom w:val="none" w:sz="0" w:space="0" w:color="auto"/>
        <w:right w:val="none" w:sz="0" w:space="0" w:color="auto"/>
      </w:divBdr>
    </w:div>
    <w:div w:id="171115213">
      <w:bodyDiv w:val="1"/>
      <w:marLeft w:val="0"/>
      <w:marRight w:val="0"/>
      <w:marTop w:val="0"/>
      <w:marBottom w:val="0"/>
      <w:divBdr>
        <w:top w:val="none" w:sz="0" w:space="0" w:color="auto"/>
        <w:left w:val="none" w:sz="0" w:space="0" w:color="auto"/>
        <w:bottom w:val="none" w:sz="0" w:space="0" w:color="auto"/>
        <w:right w:val="none" w:sz="0" w:space="0" w:color="auto"/>
      </w:divBdr>
    </w:div>
    <w:div w:id="179517770">
      <w:bodyDiv w:val="1"/>
      <w:marLeft w:val="0"/>
      <w:marRight w:val="0"/>
      <w:marTop w:val="0"/>
      <w:marBottom w:val="0"/>
      <w:divBdr>
        <w:top w:val="none" w:sz="0" w:space="0" w:color="auto"/>
        <w:left w:val="none" w:sz="0" w:space="0" w:color="auto"/>
        <w:bottom w:val="none" w:sz="0" w:space="0" w:color="auto"/>
        <w:right w:val="none" w:sz="0" w:space="0" w:color="auto"/>
      </w:divBdr>
    </w:div>
    <w:div w:id="500976174">
      <w:bodyDiv w:val="1"/>
      <w:marLeft w:val="0"/>
      <w:marRight w:val="0"/>
      <w:marTop w:val="0"/>
      <w:marBottom w:val="0"/>
      <w:divBdr>
        <w:top w:val="none" w:sz="0" w:space="0" w:color="auto"/>
        <w:left w:val="none" w:sz="0" w:space="0" w:color="auto"/>
        <w:bottom w:val="none" w:sz="0" w:space="0" w:color="auto"/>
        <w:right w:val="none" w:sz="0" w:space="0" w:color="auto"/>
      </w:divBdr>
    </w:div>
    <w:div w:id="550069894">
      <w:bodyDiv w:val="1"/>
      <w:marLeft w:val="0"/>
      <w:marRight w:val="0"/>
      <w:marTop w:val="0"/>
      <w:marBottom w:val="0"/>
      <w:divBdr>
        <w:top w:val="none" w:sz="0" w:space="0" w:color="auto"/>
        <w:left w:val="none" w:sz="0" w:space="0" w:color="auto"/>
        <w:bottom w:val="none" w:sz="0" w:space="0" w:color="auto"/>
        <w:right w:val="none" w:sz="0" w:space="0" w:color="auto"/>
      </w:divBdr>
    </w:div>
    <w:div w:id="561018077">
      <w:bodyDiv w:val="1"/>
      <w:marLeft w:val="0"/>
      <w:marRight w:val="0"/>
      <w:marTop w:val="0"/>
      <w:marBottom w:val="0"/>
      <w:divBdr>
        <w:top w:val="none" w:sz="0" w:space="0" w:color="auto"/>
        <w:left w:val="none" w:sz="0" w:space="0" w:color="auto"/>
        <w:bottom w:val="none" w:sz="0" w:space="0" w:color="auto"/>
        <w:right w:val="none" w:sz="0" w:space="0" w:color="auto"/>
      </w:divBdr>
    </w:div>
    <w:div w:id="588780701">
      <w:bodyDiv w:val="1"/>
      <w:marLeft w:val="0"/>
      <w:marRight w:val="0"/>
      <w:marTop w:val="0"/>
      <w:marBottom w:val="0"/>
      <w:divBdr>
        <w:top w:val="none" w:sz="0" w:space="0" w:color="auto"/>
        <w:left w:val="none" w:sz="0" w:space="0" w:color="auto"/>
        <w:bottom w:val="none" w:sz="0" w:space="0" w:color="auto"/>
        <w:right w:val="none" w:sz="0" w:space="0" w:color="auto"/>
      </w:divBdr>
    </w:div>
    <w:div w:id="590700596">
      <w:bodyDiv w:val="1"/>
      <w:marLeft w:val="0"/>
      <w:marRight w:val="0"/>
      <w:marTop w:val="0"/>
      <w:marBottom w:val="0"/>
      <w:divBdr>
        <w:top w:val="none" w:sz="0" w:space="0" w:color="auto"/>
        <w:left w:val="none" w:sz="0" w:space="0" w:color="auto"/>
        <w:bottom w:val="none" w:sz="0" w:space="0" w:color="auto"/>
        <w:right w:val="none" w:sz="0" w:space="0" w:color="auto"/>
      </w:divBdr>
    </w:div>
    <w:div w:id="609167749">
      <w:bodyDiv w:val="1"/>
      <w:marLeft w:val="0"/>
      <w:marRight w:val="0"/>
      <w:marTop w:val="0"/>
      <w:marBottom w:val="0"/>
      <w:divBdr>
        <w:top w:val="none" w:sz="0" w:space="0" w:color="auto"/>
        <w:left w:val="none" w:sz="0" w:space="0" w:color="auto"/>
        <w:bottom w:val="none" w:sz="0" w:space="0" w:color="auto"/>
        <w:right w:val="none" w:sz="0" w:space="0" w:color="auto"/>
      </w:divBdr>
    </w:div>
    <w:div w:id="636493666">
      <w:bodyDiv w:val="1"/>
      <w:marLeft w:val="0"/>
      <w:marRight w:val="0"/>
      <w:marTop w:val="0"/>
      <w:marBottom w:val="0"/>
      <w:divBdr>
        <w:top w:val="none" w:sz="0" w:space="0" w:color="auto"/>
        <w:left w:val="none" w:sz="0" w:space="0" w:color="auto"/>
        <w:bottom w:val="none" w:sz="0" w:space="0" w:color="auto"/>
        <w:right w:val="none" w:sz="0" w:space="0" w:color="auto"/>
      </w:divBdr>
    </w:div>
    <w:div w:id="652833357">
      <w:bodyDiv w:val="1"/>
      <w:marLeft w:val="0"/>
      <w:marRight w:val="0"/>
      <w:marTop w:val="0"/>
      <w:marBottom w:val="0"/>
      <w:divBdr>
        <w:top w:val="none" w:sz="0" w:space="0" w:color="auto"/>
        <w:left w:val="none" w:sz="0" w:space="0" w:color="auto"/>
        <w:bottom w:val="none" w:sz="0" w:space="0" w:color="auto"/>
        <w:right w:val="none" w:sz="0" w:space="0" w:color="auto"/>
      </w:divBdr>
    </w:div>
    <w:div w:id="769355917">
      <w:bodyDiv w:val="1"/>
      <w:marLeft w:val="0"/>
      <w:marRight w:val="0"/>
      <w:marTop w:val="0"/>
      <w:marBottom w:val="0"/>
      <w:divBdr>
        <w:top w:val="none" w:sz="0" w:space="0" w:color="auto"/>
        <w:left w:val="none" w:sz="0" w:space="0" w:color="auto"/>
        <w:bottom w:val="none" w:sz="0" w:space="0" w:color="auto"/>
        <w:right w:val="none" w:sz="0" w:space="0" w:color="auto"/>
      </w:divBdr>
    </w:div>
    <w:div w:id="1103765711">
      <w:bodyDiv w:val="1"/>
      <w:marLeft w:val="0"/>
      <w:marRight w:val="0"/>
      <w:marTop w:val="0"/>
      <w:marBottom w:val="0"/>
      <w:divBdr>
        <w:top w:val="none" w:sz="0" w:space="0" w:color="auto"/>
        <w:left w:val="none" w:sz="0" w:space="0" w:color="auto"/>
        <w:bottom w:val="none" w:sz="0" w:space="0" w:color="auto"/>
        <w:right w:val="none" w:sz="0" w:space="0" w:color="auto"/>
      </w:divBdr>
    </w:div>
    <w:div w:id="1143962106">
      <w:bodyDiv w:val="1"/>
      <w:marLeft w:val="0"/>
      <w:marRight w:val="0"/>
      <w:marTop w:val="0"/>
      <w:marBottom w:val="0"/>
      <w:divBdr>
        <w:top w:val="none" w:sz="0" w:space="0" w:color="auto"/>
        <w:left w:val="none" w:sz="0" w:space="0" w:color="auto"/>
        <w:bottom w:val="none" w:sz="0" w:space="0" w:color="auto"/>
        <w:right w:val="none" w:sz="0" w:space="0" w:color="auto"/>
      </w:divBdr>
    </w:div>
    <w:div w:id="1253079035">
      <w:bodyDiv w:val="1"/>
      <w:marLeft w:val="0"/>
      <w:marRight w:val="0"/>
      <w:marTop w:val="0"/>
      <w:marBottom w:val="0"/>
      <w:divBdr>
        <w:top w:val="none" w:sz="0" w:space="0" w:color="auto"/>
        <w:left w:val="none" w:sz="0" w:space="0" w:color="auto"/>
        <w:bottom w:val="none" w:sz="0" w:space="0" w:color="auto"/>
        <w:right w:val="none" w:sz="0" w:space="0" w:color="auto"/>
      </w:divBdr>
    </w:div>
    <w:div w:id="1378777178">
      <w:bodyDiv w:val="1"/>
      <w:marLeft w:val="0"/>
      <w:marRight w:val="0"/>
      <w:marTop w:val="0"/>
      <w:marBottom w:val="0"/>
      <w:divBdr>
        <w:top w:val="none" w:sz="0" w:space="0" w:color="auto"/>
        <w:left w:val="none" w:sz="0" w:space="0" w:color="auto"/>
        <w:bottom w:val="none" w:sz="0" w:space="0" w:color="auto"/>
        <w:right w:val="none" w:sz="0" w:space="0" w:color="auto"/>
      </w:divBdr>
      <w:divsChild>
        <w:div w:id="1365524123">
          <w:marLeft w:val="0"/>
          <w:marRight w:val="0"/>
          <w:marTop w:val="0"/>
          <w:marBottom w:val="0"/>
          <w:divBdr>
            <w:top w:val="none" w:sz="0" w:space="0" w:color="auto"/>
            <w:left w:val="none" w:sz="0" w:space="0" w:color="auto"/>
            <w:bottom w:val="none" w:sz="0" w:space="0" w:color="auto"/>
            <w:right w:val="none" w:sz="0" w:space="0" w:color="auto"/>
          </w:divBdr>
          <w:divsChild>
            <w:div w:id="6184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7840">
      <w:bodyDiv w:val="1"/>
      <w:marLeft w:val="0"/>
      <w:marRight w:val="0"/>
      <w:marTop w:val="0"/>
      <w:marBottom w:val="0"/>
      <w:divBdr>
        <w:top w:val="none" w:sz="0" w:space="0" w:color="auto"/>
        <w:left w:val="none" w:sz="0" w:space="0" w:color="auto"/>
        <w:bottom w:val="none" w:sz="0" w:space="0" w:color="auto"/>
        <w:right w:val="none" w:sz="0" w:space="0" w:color="auto"/>
      </w:divBdr>
    </w:div>
    <w:div w:id="1406494592">
      <w:bodyDiv w:val="1"/>
      <w:marLeft w:val="0"/>
      <w:marRight w:val="0"/>
      <w:marTop w:val="0"/>
      <w:marBottom w:val="0"/>
      <w:divBdr>
        <w:top w:val="none" w:sz="0" w:space="0" w:color="auto"/>
        <w:left w:val="none" w:sz="0" w:space="0" w:color="auto"/>
        <w:bottom w:val="none" w:sz="0" w:space="0" w:color="auto"/>
        <w:right w:val="none" w:sz="0" w:space="0" w:color="auto"/>
      </w:divBdr>
      <w:divsChild>
        <w:div w:id="1380010732">
          <w:marLeft w:val="0"/>
          <w:marRight w:val="0"/>
          <w:marTop w:val="0"/>
          <w:marBottom w:val="0"/>
          <w:divBdr>
            <w:top w:val="none" w:sz="0" w:space="0" w:color="auto"/>
            <w:left w:val="none" w:sz="0" w:space="0" w:color="auto"/>
            <w:bottom w:val="none" w:sz="0" w:space="0" w:color="auto"/>
            <w:right w:val="none" w:sz="0" w:space="0" w:color="auto"/>
          </w:divBdr>
          <w:divsChild>
            <w:div w:id="1599100459">
              <w:marLeft w:val="0"/>
              <w:marRight w:val="0"/>
              <w:marTop w:val="0"/>
              <w:marBottom w:val="0"/>
              <w:divBdr>
                <w:top w:val="none" w:sz="0" w:space="0" w:color="auto"/>
                <w:left w:val="none" w:sz="0" w:space="0" w:color="auto"/>
                <w:bottom w:val="none" w:sz="0" w:space="0" w:color="auto"/>
                <w:right w:val="none" w:sz="0" w:space="0" w:color="auto"/>
              </w:divBdr>
            </w:div>
          </w:divsChild>
        </w:div>
        <w:div w:id="1256668707">
          <w:marLeft w:val="0"/>
          <w:marRight w:val="0"/>
          <w:marTop w:val="0"/>
          <w:marBottom w:val="0"/>
          <w:divBdr>
            <w:top w:val="none" w:sz="0" w:space="0" w:color="auto"/>
            <w:left w:val="none" w:sz="0" w:space="0" w:color="auto"/>
            <w:bottom w:val="none" w:sz="0" w:space="0" w:color="auto"/>
            <w:right w:val="none" w:sz="0" w:space="0" w:color="auto"/>
          </w:divBdr>
          <w:divsChild>
            <w:div w:id="16162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6747">
      <w:bodyDiv w:val="1"/>
      <w:marLeft w:val="0"/>
      <w:marRight w:val="0"/>
      <w:marTop w:val="0"/>
      <w:marBottom w:val="0"/>
      <w:divBdr>
        <w:top w:val="none" w:sz="0" w:space="0" w:color="auto"/>
        <w:left w:val="none" w:sz="0" w:space="0" w:color="auto"/>
        <w:bottom w:val="none" w:sz="0" w:space="0" w:color="auto"/>
        <w:right w:val="none" w:sz="0" w:space="0" w:color="auto"/>
      </w:divBdr>
    </w:div>
    <w:div w:id="1552770992">
      <w:bodyDiv w:val="1"/>
      <w:marLeft w:val="0"/>
      <w:marRight w:val="0"/>
      <w:marTop w:val="0"/>
      <w:marBottom w:val="0"/>
      <w:divBdr>
        <w:top w:val="none" w:sz="0" w:space="0" w:color="auto"/>
        <w:left w:val="none" w:sz="0" w:space="0" w:color="auto"/>
        <w:bottom w:val="none" w:sz="0" w:space="0" w:color="auto"/>
        <w:right w:val="none" w:sz="0" w:space="0" w:color="auto"/>
      </w:divBdr>
    </w:div>
    <w:div w:id="1563130222">
      <w:bodyDiv w:val="1"/>
      <w:marLeft w:val="0"/>
      <w:marRight w:val="0"/>
      <w:marTop w:val="0"/>
      <w:marBottom w:val="0"/>
      <w:divBdr>
        <w:top w:val="none" w:sz="0" w:space="0" w:color="auto"/>
        <w:left w:val="none" w:sz="0" w:space="0" w:color="auto"/>
        <w:bottom w:val="none" w:sz="0" w:space="0" w:color="auto"/>
        <w:right w:val="none" w:sz="0" w:space="0" w:color="auto"/>
      </w:divBdr>
    </w:div>
    <w:div w:id="1571698071">
      <w:bodyDiv w:val="1"/>
      <w:marLeft w:val="0"/>
      <w:marRight w:val="0"/>
      <w:marTop w:val="0"/>
      <w:marBottom w:val="0"/>
      <w:divBdr>
        <w:top w:val="none" w:sz="0" w:space="0" w:color="auto"/>
        <w:left w:val="none" w:sz="0" w:space="0" w:color="auto"/>
        <w:bottom w:val="none" w:sz="0" w:space="0" w:color="auto"/>
        <w:right w:val="none" w:sz="0" w:space="0" w:color="auto"/>
      </w:divBdr>
    </w:div>
    <w:div w:id="19739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loc.gov/zing/srw/" TargetMode="External"/><Relationship Id="rId26" Type="http://schemas.openxmlformats.org/officeDocument/2006/relationships/image" Target="media/image10.png"/><Relationship Id="rId39" Type="http://schemas.openxmlformats.org/officeDocument/2006/relationships/hyperlink" Target="http://www.meertens.knaw.nl/nfb/"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chtk.unibas.ch/korpus-c4/search" TargetMode="External"/><Relationship Id="rId42" Type="http://schemas.openxmlformats.org/officeDocument/2006/relationships/hyperlink" Target="http://trac.clarin.eu/wiki/QueryLanguage" TargetMode="External"/><Relationship Id="rId47" Type="http://schemas.openxmlformats.org/officeDocument/2006/relationships/image" Target="media/image1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loc.gov/standards/sru/resources/extensions.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www.ddc-concordance.org/" TargetMode="External"/><Relationship Id="rId38" Type="http://schemas.openxmlformats.org/officeDocument/2006/relationships/image" Target="media/image12.png"/><Relationship Id="rId46" Type="http://schemas.openxmlformats.org/officeDocument/2006/relationships/hyperlink" Target="http://developer.yahoo.com/yq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explain.z3950.org/overview/" TargetMode="External"/><Relationship Id="rId41" Type="http://schemas.openxmlformats.org/officeDocument/2006/relationships/hyperlink" Target="http://trac.clarin.eu/wiki/SemanticMapp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oc.gov/zing/srw/" TargetMode="External"/><Relationship Id="rId24" Type="http://schemas.openxmlformats.org/officeDocument/2006/relationships/hyperlink" Target="http://www.clarin.eu/centres" TargetMode="External"/><Relationship Id="rId32" Type="http://schemas.openxmlformats.org/officeDocument/2006/relationships/hyperlink" Target="http://clarin.aac.ac.at/MDService2/static/CMDRSB_20110123.pdf" TargetMode="External"/><Relationship Id="rId37" Type="http://schemas.openxmlformats.org/officeDocument/2006/relationships/image" Target="media/image11.png"/><Relationship Id="rId40" Type="http://schemas.openxmlformats.org/officeDocument/2006/relationships/hyperlink" Target="http://clarin.aac.ac.at/MDService2/docs/htmlpage/queries" TargetMode="External"/><Relationship Id="rId45" Type="http://schemas.openxmlformats.org/officeDocument/2006/relationships/hyperlink" Target="http://lucene.apache.org/java/3_0_0/queryparsersynta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mpi.nl/tools/elan/EAFv2.2.xsd" TargetMode="External"/><Relationship Id="rId28" Type="http://schemas.openxmlformats.org/officeDocument/2006/relationships/hyperlink" Target="http://www.dlib.org/dlib/january09/denenberg/01denenberg.html" TargetMode="External"/><Relationship Id="rId36" Type="http://schemas.openxmlformats.org/officeDocument/2006/relationships/hyperlink" Target="http://corpus1.mpi.nl/ds/annex/search.jsp?nodeid=MPI76418%23&amp;row=37" TargetMode="External"/><Relationship Id="rId49" Type="http://schemas.openxmlformats.org/officeDocument/2006/relationships/fontTable" Target="fontTable.xml"/><Relationship Id="rId10" Type="http://schemas.openxmlformats.org/officeDocument/2006/relationships/hyperlink" Target="http://www.loc.gov/standards/sru/resources/context-sets.html" TargetMode="External"/><Relationship Id="rId19" Type="http://schemas.openxmlformats.org/officeDocument/2006/relationships/hyperlink" Target="http://www.loc.gov/standards/sru/specs/common.html" TargetMode="External"/><Relationship Id="rId31" Type="http://schemas.openxmlformats.org/officeDocument/2006/relationships/hyperlink" Target="http://clarin.aac.ac.at/MDService2/" TargetMode="External"/><Relationship Id="rId44" Type="http://schemas.openxmlformats.org/officeDocument/2006/relationships/hyperlink" Target="http://dlib.org/dlib/july10/hammond/07hammond.html" TargetMode="External"/><Relationship Id="rId4" Type="http://schemas.openxmlformats.org/officeDocument/2006/relationships/settings" Target="settings.xml"/><Relationship Id="rId9" Type="http://schemas.openxmlformats.org/officeDocument/2006/relationships/hyperlink" Target="http://markmail.org/search/?q=&amp;q=list%3Aorg.oasis-pen.lists.search-w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www.oasis-open.org/committees/documents.php?wg_abbrev=search-ws" TargetMode="External"/><Relationship Id="rId30" Type="http://schemas.openxmlformats.org/officeDocument/2006/relationships/hyperlink" Target="http://clarin.eu/centres" TargetMode="External"/><Relationship Id="rId35" Type="http://schemas.openxmlformats.org/officeDocument/2006/relationships/hyperlink" Target="http://www.lat-mpi.eu/tools/annex/manual/ch03.html" TargetMode="External"/><Relationship Id="rId43" Type="http://schemas.openxmlformats.org/officeDocument/2006/relationships/hyperlink" Target="http://www.opensearch.org/" TargetMode="External"/><Relationship Id="rId48" Type="http://schemas.openxmlformats.org/officeDocument/2006/relationships/footer" Target="footer1.xml"/><Relationship Id="rId8" Type="http://schemas.openxmlformats.org/officeDocument/2006/relationships/comments" Target="comments.xml"/><Relationship Id="rId51" Type="http://schemas.microsoft.com/office/2007/relationships/stylesWithEffects" Target="stylesWithEffects.xml"/></Relationships>
</file>

<file path=word/_rels/footnotes.xml.rels><?xml version="1.0" encoding="UTF-8" standalone="yes"?>
<Relationships xmlns="http://schemas.openxmlformats.org/package/2006/relationships"><Relationship Id="rId8" Type="http://schemas.openxmlformats.org/officeDocument/2006/relationships/hyperlink" Target="http://www.loc.gov/standards/sru/oasis/current/apd.doc" TargetMode="External"/><Relationship Id="rId13" Type="http://schemas.openxmlformats.org/officeDocument/2006/relationships/hyperlink" Target="http://www.loc.gov/standards/sru/oasis/current/cql.doc" TargetMode="External"/><Relationship Id="rId18" Type="http://schemas.openxmlformats.org/officeDocument/2006/relationships/hyperlink" Target="http://www.loc.gov/standards/sru/specs/common.html" TargetMode="External"/><Relationship Id="rId26" Type="http://schemas.openxmlformats.org/officeDocument/2006/relationships/hyperlink" Target="http://explain.z3950.org/overview/" TargetMode="External"/><Relationship Id="rId3" Type="http://schemas.openxmlformats.org/officeDocument/2006/relationships/hyperlink" Target="http://www.oclc.org/uk/en/worldcat/default.htm" TargetMode="External"/><Relationship Id="rId21" Type="http://schemas.openxmlformats.org/officeDocument/2006/relationships/hyperlink" Target="http://www.lat-mpi.eu/tools/elan/" TargetMode="External"/><Relationship Id="rId34" Type="http://schemas.openxmlformats.org/officeDocument/2006/relationships/hyperlink" Target="http://www.indexdata.com/pazpar2" TargetMode="External"/><Relationship Id="rId7" Type="http://schemas.openxmlformats.org/officeDocument/2006/relationships/hyperlink" Target="http://www.loc.gov/standards/sru/index.html" TargetMode="External"/><Relationship Id="rId12" Type="http://schemas.openxmlformats.org/officeDocument/2006/relationships/hyperlink" Target="http://www.loc.gov/standards/sru/resources/sort-context-set.html" TargetMode="External"/><Relationship Id="rId17" Type="http://schemas.openxmlformats.org/officeDocument/2006/relationships/hyperlink" Target="http://www.loc.gov/standards/sru/oasis/current/sru-2-0.doc" TargetMode="External"/><Relationship Id="rId25" Type="http://schemas.openxmlformats.org/officeDocument/2006/relationships/hyperlink" Target="http://www.dlib.org/dlib/january09/denenberg/01denenberg.html" TargetMode="External"/><Relationship Id="rId33" Type="http://schemas.openxmlformats.org/officeDocument/2006/relationships/hyperlink" Target="http://www.loc.gov/standards/sru/specs/search-retrieve.html" TargetMode="External"/><Relationship Id="rId2" Type="http://schemas.openxmlformats.org/officeDocument/2006/relationships/hyperlink" Target="http://clarin.aac.ac.at/MDService2/static/CMDRSB_20110123.pdf" TargetMode="External"/><Relationship Id="rId16" Type="http://schemas.openxmlformats.org/officeDocument/2006/relationships/hyperlink" Target="http://explain.z3950.org/" TargetMode="External"/><Relationship Id="rId20" Type="http://schemas.openxmlformats.org/officeDocument/2006/relationships/hyperlink" Target="http://clarin.aac.ac.at/MDService2/terms/htmlpage/?q=all&amp;repository=2&amp;maxdepth=8" TargetMode="External"/><Relationship Id="rId29" Type="http://schemas.openxmlformats.org/officeDocument/2006/relationships/hyperlink" Target="http://clarin.aac.ac.at/MDService2/?q=&amp;squery=&amp;collection=oai:acl.sr.language-archives.org&amp;columns=&amp;startItem=1&amp;maximumItems=10&amp;repository=1" TargetMode="External"/><Relationship Id="rId1" Type="http://schemas.openxmlformats.org/officeDocument/2006/relationships/hyperlink" Target="http://www.clarin.eu/cmdi" TargetMode="External"/><Relationship Id="rId6" Type="http://schemas.openxmlformats.org/officeDocument/2006/relationships/hyperlink" Target="http://www.loc.gov/standards/sru/oasis" TargetMode="External"/><Relationship Id="rId11" Type="http://schemas.openxmlformats.org/officeDocument/2006/relationships/hyperlink" Target="http://www.loc.gov/standards/sru/resources/cql-context-set-v1-2.html" TargetMode="External"/><Relationship Id="rId24" Type="http://schemas.openxmlformats.org/officeDocument/2006/relationships/hyperlink" Target="http://www.isocat.org/rest/dc/2462" TargetMode="External"/><Relationship Id="rId32" Type="http://schemas.openxmlformats.org/officeDocument/2006/relationships/hyperlink" Target="http://www.iso.org/iso/catalogue_detail.htm?csnumber=37333" TargetMode="External"/><Relationship Id="rId37" Type="http://schemas.openxmlformats.org/officeDocument/2006/relationships/hyperlink" Target="http://www.meertens.knaw.nl/cms/en/databases" TargetMode="External"/><Relationship Id="rId5" Type="http://schemas.openxmlformats.org/officeDocument/2006/relationships/hyperlink" Target="http://www.oasis-open.org/committees/tc_home.php?wg_abbrev=search-ws" TargetMode="External"/><Relationship Id="rId15" Type="http://schemas.openxmlformats.org/officeDocument/2006/relationships/hyperlink" Target="http://www.loc.gov/standards/sru/specs/explain.html" TargetMode="External"/><Relationship Id="rId23" Type="http://schemas.openxmlformats.org/officeDocument/2006/relationships/hyperlink" Target="ftp://ftp.cis.upenn.edu/pub/sb/sact/bird/annotation.pdf" TargetMode="External"/><Relationship Id="rId28" Type="http://schemas.openxmlformats.org/officeDocument/2006/relationships/hyperlink" Target="http://clarin.aac.ac.at/MDService2/collections/xml?repository=2" TargetMode="External"/><Relationship Id="rId36" Type="http://schemas.openxmlformats.org/officeDocument/2006/relationships/hyperlink" Target="http://clarin.ids-mannheim.de/vcr/app/public" TargetMode="External"/><Relationship Id="rId10" Type="http://schemas.openxmlformats.org/officeDocument/2006/relationships/hyperlink" Target="http://www.loc.gov/standards/sru/specs/diagnostics.html" TargetMode="External"/><Relationship Id="rId19" Type="http://schemas.openxmlformats.org/officeDocument/2006/relationships/hyperlink" Target="http://www.loc.gov/standards/sru/resources/dc-context-set.html" TargetMode="External"/><Relationship Id="rId31" Type="http://schemas.openxmlformats.org/officeDocument/2006/relationships/hyperlink" Target="http://www.sketchengine.co.uk/" TargetMode="External"/><Relationship Id="rId4" Type="http://schemas.openxmlformats.org/officeDocument/2006/relationships/hyperlink" Target="http://search.theeuropeanlibrary.org/portal/en/index.html" TargetMode="External"/><Relationship Id="rId9" Type="http://schemas.openxmlformats.org/officeDocument/2006/relationships/hyperlink" Target="http://www.loc.gov/standards/sru/specs/cql.html" TargetMode="External"/><Relationship Id="rId14" Type="http://schemas.openxmlformats.org/officeDocument/2006/relationships/hyperlink" Target="http://www.loc.gov/standards/sru/resources/cql-context-set-v1-2.html" TargetMode="External"/><Relationship Id="rId22" Type="http://schemas.openxmlformats.org/officeDocument/2006/relationships/hyperlink" Target="http://catalog.clarin.eu/ds/ComponentRegistry/?item=clarin.eu:cr1:c_1271859438158" TargetMode="External"/><Relationship Id="rId27" Type="http://schemas.openxmlformats.org/officeDocument/2006/relationships/hyperlink" Target="http://demo.spraakdata.gu.se/clarin/cmd/model/stats?operation=getCollections&amp;collection=&amp;maxdepth=3" TargetMode="External"/><Relationship Id="rId30" Type="http://schemas.openxmlformats.org/officeDocument/2006/relationships/hyperlink" Target="http://corpus1.aac.ac.at/fackel/" TargetMode="External"/><Relationship Id="rId35" Type="http://schemas.openxmlformats.org/officeDocument/2006/relationships/hyperlink" Target="http://www.isocat.org"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E9921-21F6-488E-B02B-90807133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13434</Words>
  <Characters>84639</Characters>
  <Application>Microsoft Office Word</Application>
  <DocSecurity>0</DocSecurity>
  <Lines>705</Lines>
  <Paragraphs>195</Paragraphs>
  <ScaleCrop>false</ScaleCrop>
  <HeadingPairs>
    <vt:vector size="2" baseType="variant">
      <vt:variant>
        <vt:lpstr>Titel</vt:lpstr>
      </vt:variant>
      <vt:variant>
        <vt:i4>1</vt:i4>
      </vt:variant>
    </vt:vector>
  </HeadingPairs>
  <TitlesOfParts>
    <vt:vector size="1" baseType="lpstr">
      <vt:lpstr/>
    </vt:vector>
  </TitlesOfParts>
  <Company>WU Wien</Company>
  <LinksUpToDate>false</LinksUpToDate>
  <CharactersWithSpaces>97878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49</cp:revision>
  <cp:lastPrinted>2011-03-14T11:49:00Z</cp:lastPrinted>
  <dcterms:created xsi:type="dcterms:W3CDTF">2011-03-07T19:22:00Z</dcterms:created>
  <dcterms:modified xsi:type="dcterms:W3CDTF">2011-03-15T13:03:00Z</dcterms:modified>
</cp:coreProperties>
</file>